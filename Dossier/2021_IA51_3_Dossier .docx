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4919" w14:textId="77777777" w:rsidR="005779D4" w:rsidRPr="006A4396" w:rsidRDefault="00362927">
      <w:pPr>
        <w:spacing w:line="276" w:lineRule="auto"/>
        <w:jc w:val="left"/>
        <w:rPr>
          <w:rFonts w:cs="Wingdings"/>
          <w:lang w:val="en-US"/>
        </w:rPr>
      </w:pPr>
      <w:commentRangeStart w:id="0"/>
      <w:commentRangeEnd w:id="0"/>
      <w:r w:rsidRPr="006A4396">
        <w:rPr>
          <w:rStyle w:val="Marquedecommentaire"/>
          <w:lang w:val="en-US"/>
        </w:rPr>
        <w:commentReference w:id="0"/>
      </w:r>
      <w:r w:rsidR="000E1B2F" w:rsidRPr="006A4396">
        <w:rPr>
          <w:rFonts w:cs="Wingdings"/>
          <w:noProof/>
          <w:lang w:val="en-US" w:eastAsia="fr-FR"/>
        </w:rPr>
        <mc:AlternateContent>
          <mc:Choice Requires="wps">
            <w:drawing>
              <wp:anchor distT="0" distB="0" distL="114300" distR="114300" simplePos="0" relativeHeight="251655168" behindDoc="0" locked="0" layoutInCell="1" allowOverlap="1" wp14:anchorId="7BA1C993" wp14:editId="08BF0544">
                <wp:simplePos x="0" y="0"/>
                <wp:positionH relativeFrom="margin">
                  <wp:posOffset>3329940</wp:posOffset>
                </wp:positionH>
                <wp:positionV relativeFrom="paragraph">
                  <wp:posOffset>8518525</wp:posOffset>
                </wp:positionV>
                <wp:extent cx="3330575" cy="1391920"/>
                <wp:effectExtent l="0" t="0" r="0" b="0"/>
                <wp:wrapNone/>
                <wp:docPr id="1" name="Zone de texte 4"/>
                <wp:cNvGraphicFramePr/>
                <a:graphic xmlns:a="http://schemas.openxmlformats.org/drawingml/2006/main">
                  <a:graphicData uri="http://schemas.microsoft.com/office/word/2010/wordprocessingShape">
                    <wps:wsp>
                      <wps:cNvSpPr/>
                      <wps:spPr>
                        <a:xfrm>
                          <a:off x="0" y="0"/>
                          <a:ext cx="3330000" cy="1391400"/>
                        </a:xfrm>
                        <a:prstGeom prst="rect">
                          <a:avLst/>
                        </a:prstGeom>
                        <a:noFill/>
                        <a:ln>
                          <a:noFill/>
                        </a:ln>
                      </wps:spPr>
                      <wps:style>
                        <a:lnRef idx="0">
                          <a:scrgbClr r="0" g="0" b="0"/>
                        </a:lnRef>
                        <a:fillRef idx="0">
                          <a:scrgbClr r="0" g="0" b="0"/>
                        </a:fillRef>
                        <a:effectRef idx="0">
                          <a:scrgbClr r="0" g="0" b="0"/>
                        </a:effectRef>
                        <a:fontRef idx="minor"/>
                      </wps:style>
                      <wps:txbx>
                        <w:txbxContent>
                          <w:p w14:paraId="6C4B52A1" w14:textId="77777777" w:rsidR="00FE1FAA" w:rsidRDefault="00FE1FAA">
                            <w:pPr>
                              <w:pStyle w:val="Contenudecadre"/>
                              <w:spacing w:before="0" w:after="0"/>
                              <w:jc w:val="right"/>
                              <w:rPr>
                                <w:rFonts w:ascii="Arial" w:hAnsi="Arial"/>
                                <w:color w:val="FFFFFF" w:themeColor="background1"/>
                                <w:sz w:val="20"/>
                              </w:rPr>
                            </w:pPr>
                          </w:p>
                          <w:p w14:paraId="20ADD93C" w14:textId="77777777" w:rsidR="00FE1FAA" w:rsidRDefault="00FE1FAA">
                            <w:pPr>
                              <w:pStyle w:val="Contenudecadre"/>
                              <w:spacing w:before="0" w:after="0"/>
                              <w:jc w:val="right"/>
                              <w:rPr>
                                <w:rFonts w:ascii="Arial" w:hAnsi="Arial"/>
                                <w:color w:val="FFFFFF" w:themeColor="background1"/>
                                <w:sz w:val="20"/>
                              </w:rPr>
                            </w:pPr>
                          </w:p>
                          <w:p w14:paraId="48739841" w14:textId="77777777" w:rsidR="00FE1FAA" w:rsidRDefault="00FE1FAA">
                            <w:pPr>
                              <w:pStyle w:val="Contenudecadre"/>
                              <w:spacing w:before="0" w:after="0"/>
                              <w:jc w:val="right"/>
                              <w:rPr>
                                <w:rFonts w:ascii="Arial" w:hAnsi="Arial"/>
                                <w:color w:val="FFFFFF" w:themeColor="background1"/>
                                <w:sz w:val="20"/>
                              </w:rPr>
                            </w:pPr>
                          </w:p>
                          <w:p w14:paraId="15A4DE11" w14:textId="77777777" w:rsidR="00FE1FAA" w:rsidRDefault="00FE1FAA">
                            <w:pPr>
                              <w:pStyle w:val="Contenudecadre"/>
                              <w:spacing w:before="0" w:after="0"/>
                              <w:jc w:val="right"/>
                              <w:rPr>
                                <w:rFonts w:ascii="Arial" w:hAnsi="Arial"/>
                                <w:color w:val="FFFFFF" w:themeColor="background1"/>
                                <w:sz w:val="20"/>
                              </w:rPr>
                            </w:pPr>
                          </w:p>
                          <w:p w14:paraId="70E7ED9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13 rue Ernest Thierry Mieg</w:t>
                            </w:r>
                          </w:p>
                          <w:p w14:paraId="305D655B" w14:textId="77777777" w:rsidR="00FE1FAA" w:rsidRDefault="00FE1FAA">
                            <w:pPr>
                              <w:pStyle w:val="Contenudecadre"/>
                              <w:spacing w:before="0" w:after="0"/>
                              <w:jc w:val="right"/>
                            </w:pPr>
                            <w:r>
                              <w:rPr>
                                <w:rFonts w:ascii="Arial" w:hAnsi="Arial"/>
                                <w:color w:val="FFFFFF" w:themeColor="background1"/>
                                <w:sz w:val="20"/>
                              </w:rPr>
                              <w:t>90010 Belfort cedex, France</w:t>
                            </w:r>
                          </w:p>
                        </w:txbxContent>
                      </wps:txbx>
                      <wps:bodyPr>
                        <a:noAutofit/>
                      </wps:bodyPr>
                    </wps:wsp>
                  </a:graphicData>
                </a:graphic>
              </wp:anchor>
            </w:drawing>
          </mc:Choice>
          <mc:Fallback>
            <w:pict>
              <v:rect w14:anchorId="7BA1C993" id="Zone de texte 4" o:spid="_x0000_s1026" style="position:absolute;margin-left:262.2pt;margin-top:670.75pt;width:262.25pt;height:109.6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" filled="f" stroked="f">
                <v:textbox>
                  <w:txbxContent>
                    <w:p w14:paraId="6C4B52A1" w14:textId="77777777" w:rsidR="00FE1FAA" w:rsidRDefault="00FE1FAA">
                      <w:pPr>
                        <w:pStyle w:val="Contenudecadre"/>
                        <w:spacing w:before="0" w:after="0"/>
                        <w:jc w:val="right"/>
                        <w:rPr>
                          <w:rFonts w:ascii="Arial" w:hAnsi="Arial"/>
                          <w:color w:val="FFFFFF" w:themeColor="background1"/>
                          <w:sz w:val="20"/>
                        </w:rPr>
                      </w:pPr>
                    </w:p>
                    <w:p w14:paraId="20ADD93C" w14:textId="77777777" w:rsidR="00FE1FAA" w:rsidRDefault="00FE1FAA">
                      <w:pPr>
                        <w:pStyle w:val="Contenudecadre"/>
                        <w:spacing w:before="0" w:after="0"/>
                        <w:jc w:val="right"/>
                        <w:rPr>
                          <w:rFonts w:ascii="Arial" w:hAnsi="Arial"/>
                          <w:color w:val="FFFFFF" w:themeColor="background1"/>
                          <w:sz w:val="20"/>
                        </w:rPr>
                      </w:pPr>
                    </w:p>
                    <w:p w14:paraId="48739841" w14:textId="77777777" w:rsidR="00FE1FAA" w:rsidRDefault="00FE1FAA">
                      <w:pPr>
                        <w:pStyle w:val="Contenudecadre"/>
                        <w:spacing w:before="0" w:after="0"/>
                        <w:jc w:val="right"/>
                        <w:rPr>
                          <w:rFonts w:ascii="Arial" w:hAnsi="Arial"/>
                          <w:color w:val="FFFFFF" w:themeColor="background1"/>
                          <w:sz w:val="20"/>
                        </w:rPr>
                      </w:pPr>
                    </w:p>
                    <w:p w14:paraId="15A4DE11" w14:textId="77777777" w:rsidR="00FE1FAA" w:rsidRDefault="00FE1FAA">
                      <w:pPr>
                        <w:pStyle w:val="Contenudecadre"/>
                        <w:spacing w:before="0" w:after="0"/>
                        <w:jc w:val="right"/>
                        <w:rPr>
                          <w:rFonts w:ascii="Arial" w:hAnsi="Arial"/>
                          <w:color w:val="FFFFFF" w:themeColor="background1"/>
                          <w:sz w:val="20"/>
                        </w:rPr>
                      </w:pPr>
                    </w:p>
                    <w:p w14:paraId="70E7ED9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13 rue Ernest Thierry Mieg</w:t>
                      </w:r>
                    </w:p>
                    <w:p w14:paraId="305D655B" w14:textId="77777777" w:rsidR="00FE1FAA" w:rsidRDefault="00FE1FAA">
                      <w:pPr>
                        <w:pStyle w:val="Contenudecadre"/>
                        <w:spacing w:before="0" w:after="0"/>
                        <w:jc w:val="right"/>
                      </w:pPr>
                      <w:r>
                        <w:rPr>
                          <w:rFonts w:ascii="Arial" w:hAnsi="Arial"/>
                          <w:color w:val="FFFFFF" w:themeColor="background1"/>
                          <w:sz w:val="20"/>
                        </w:rPr>
                        <w:t>90010 Belfort cedex, France</w:t>
                      </w:r>
                    </w:p>
                  </w:txbxContent>
                </v:textbox>
                <w10:wrap anchorx="margin"/>
              </v:rect>
            </w:pict>
          </mc:Fallback>
        </mc:AlternateContent>
      </w:r>
      <w:r w:rsidR="000E1B2F" w:rsidRPr="006A4396">
        <w:rPr>
          <w:rFonts w:cs="Wingdings"/>
          <w:noProof/>
          <w:lang w:val="en-US" w:eastAsia="fr-FR"/>
        </w:rPr>
        <mc:AlternateContent>
          <mc:Choice Requires="wps">
            <w:drawing>
              <wp:anchor distT="0" distB="0" distL="114300" distR="114300" simplePos="0" relativeHeight="251657216" behindDoc="0" locked="0" layoutInCell="1" allowOverlap="1" wp14:anchorId="2339C31E" wp14:editId="79FF1F53">
                <wp:simplePos x="0" y="0"/>
                <wp:positionH relativeFrom="column">
                  <wp:posOffset>-767080</wp:posOffset>
                </wp:positionH>
                <wp:positionV relativeFrom="paragraph">
                  <wp:posOffset>4481195</wp:posOffset>
                </wp:positionV>
                <wp:extent cx="7165340" cy="3766185"/>
                <wp:effectExtent l="0" t="0" r="0" b="6350"/>
                <wp:wrapNone/>
                <wp:docPr id="3" name="Zone de texte 7"/>
                <wp:cNvGraphicFramePr/>
                <a:graphic xmlns:a="http://schemas.openxmlformats.org/drawingml/2006/main">
                  <a:graphicData uri="http://schemas.microsoft.com/office/word/2010/wordprocessingShape">
                    <wps:wsp>
                      <wps:cNvSpPr/>
                      <wps:spPr>
                        <a:xfrm>
                          <a:off x="0" y="0"/>
                          <a:ext cx="7164720" cy="3765600"/>
                        </a:xfrm>
                        <a:prstGeom prst="rect">
                          <a:avLst/>
                        </a:prstGeom>
                        <a:noFill/>
                        <a:ln>
                          <a:noFill/>
                        </a:ln>
                      </wps:spPr>
                      <wps:style>
                        <a:lnRef idx="0">
                          <a:scrgbClr r="0" g="0" b="0"/>
                        </a:lnRef>
                        <a:fillRef idx="0">
                          <a:scrgbClr r="0" g="0" b="0"/>
                        </a:fillRef>
                        <a:effectRef idx="0">
                          <a:scrgbClr r="0" g="0" b="0"/>
                        </a:effectRef>
                        <a:fontRef idx="minor"/>
                      </wps:style>
                      <wps:txbx>
                        <w:txbxContent>
                          <w:p w14:paraId="2991A870" w14:textId="6E601726" w:rsidR="00FE1FAA" w:rsidRDefault="00FE1FAA" w:rsidP="003C13E2">
                            <w:pPr>
                              <w:pStyle w:val="Contenudecadre"/>
                              <w:spacing w:before="0" w:after="0"/>
                              <w:ind w:firstLine="708"/>
                              <w:jc w:val="left"/>
                            </w:pPr>
                            <w:r>
                              <w:rPr>
                                <w:rFonts w:ascii="Arial Black" w:hAnsi="Arial Black"/>
                                <w:color w:val="FFFFFF" w:themeColor="background1"/>
                                <w:sz w:val="56"/>
                                <w:lang w:val="en-US"/>
                              </w:rPr>
                              <w:t>Crowd Simulator</w:t>
                            </w:r>
                          </w:p>
                        </w:txbxContent>
                      </wps:txbx>
                      <wps:bodyPr anchor="b">
                        <a:noAutofit/>
                      </wps:bodyPr>
                    </wps:wsp>
                  </a:graphicData>
                </a:graphic>
              </wp:anchor>
            </w:drawing>
          </mc:Choice>
          <mc:Fallback>
            <w:pict>
              <v:rect w14:anchorId="2339C31E" id="Zone de texte 7" o:spid="_x0000_s1027" style="position:absolute;margin-left:-60.4pt;margin-top:352.85pt;width:564.2pt;height:296.5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" filled="f" stroked="f">
                <v:textbox>
                  <w:txbxContent>
                    <w:p w14:paraId="2991A870" w14:textId="6E601726" w:rsidR="00FE1FAA" w:rsidRDefault="00FE1FAA" w:rsidP="003C13E2">
                      <w:pPr>
                        <w:pStyle w:val="Contenudecadre"/>
                        <w:spacing w:before="0" w:after="0"/>
                        <w:ind w:firstLine="708"/>
                        <w:jc w:val="left"/>
                      </w:pPr>
                      <w:r>
                        <w:rPr>
                          <w:rFonts w:ascii="Arial Black" w:hAnsi="Arial Black"/>
                          <w:color w:val="FFFFFF" w:themeColor="background1"/>
                          <w:sz w:val="56"/>
                          <w:lang w:val="en-US"/>
                        </w:rPr>
                        <w:t>Crowd Simulator</w:t>
                      </w:r>
                    </w:p>
                  </w:txbxContent>
                </v:textbox>
              </v:rect>
            </w:pict>
          </mc:Fallback>
        </mc:AlternateContent>
      </w:r>
      <w:r w:rsidR="000E1B2F" w:rsidRPr="006A4396">
        <w:rPr>
          <w:rFonts w:cs="Wingdings"/>
          <w:noProof/>
          <w:lang w:val="en-US" w:eastAsia="fr-FR"/>
        </w:rPr>
        <w:drawing>
          <wp:anchor distT="0" distB="0" distL="114300" distR="114935" simplePos="0" relativeHeight="251653120" behindDoc="0" locked="0" layoutInCell="1" allowOverlap="1" wp14:anchorId="4B61B3A7" wp14:editId="7E35FB49">
            <wp:simplePos x="0" y="0"/>
            <wp:positionH relativeFrom="margin">
              <wp:posOffset>5194300</wp:posOffset>
            </wp:positionH>
            <wp:positionV relativeFrom="paragraph">
              <wp:posOffset>3757295</wp:posOffset>
            </wp:positionV>
            <wp:extent cx="1275715" cy="597535"/>
            <wp:effectExtent l="0" t="0" r="0" b="0"/>
            <wp:wrapNone/>
            <wp:docPr id="5" name="Image 21" descr="Logo UBFC - CG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1" descr="Logo UBFC - CGFL"/>
                    <pic:cNvPicPr>
                      <a:picLocks noChangeAspect="1" noChangeArrowheads="1"/>
                    </pic:cNvPicPr>
                  </pic:nvPicPr>
                  <pic:blipFill>
                    <a:blip r:embed="rId15"/>
                    <a:stretch>
                      <a:fillRect/>
                    </a:stretch>
                  </pic:blipFill>
                  <pic:spPr bwMode="auto">
                    <a:xfrm>
                      <a:off x="0" y="0"/>
                      <a:ext cx="1275715" cy="597535"/>
                    </a:xfrm>
                    <a:prstGeom prst="rect">
                      <a:avLst/>
                    </a:prstGeom>
                  </pic:spPr>
                </pic:pic>
              </a:graphicData>
            </a:graphic>
          </wp:anchor>
        </w:drawing>
      </w:r>
      <w:r w:rsidR="000E1B2F" w:rsidRPr="006A4396">
        <w:rPr>
          <w:rFonts w:cs="Wingdings"/>
          <w:noProof/>
          <w:lang w:val="en-US" w:eastAsia="fr-FR"/>
        </w:rPr>
        <w:drawing>
          <wp:anchor distT="0" distB="0" distL="114300" distR="114300" simplePos="0" relativeHeight="251659264" behindDoc="1" locked="0" layoutInCell="1" allowOverlap="1" wp14:anchorId="77F615C1" wp14:editId="36AD7F3B">
            <wp:simplePos x="0" y="0"/>
            <wp:positionH relativeFrom="column">
              <wp:posOffset>-900430</wp:posOffset>
            </wp:positionH>
            <wp:positionV relativeFrom="paragraph">
              <wp:posOffset>4415155</wp:posOffset>
            </wp:positionV>
            <wp:extent cx="7560310" cy="5344795"/>
            <wp:effectExtent l="0" t="0" r="0" b="0"/>
            <wp:wrapNone/>
            <wp:docPr id="6" name="Image 5" descr="D:\Documents\Recherche\Projets\Proposals\Industriel\Alterface\fond-u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D:\Documents\Recherche\Projets\Proposals\Industriel\Alterface\fond-utbm.png"/>
                    <pic:cNvPicPr>
                      <a:picLocks noChangeAspect="1" noChangeArrowheads="1"/>
                    </pic:cNvPicPr>
                  </pic:nvPicPr>
                  <pic:blipFill>
                    <a:blip r:embed="rId16"/>
                    <a:stretch>
                      <a:fillRect/>
                    </a:stretch>
                  </pic:blipFill>
                  <pic:spPr bwMode="auto">
                    <a:xfrm>
                      <a:off x="0" y="0"/>
                      <a:ext cx="7560310" cy="5344795"/>
                    </a:xfrm>
                    <a:prstGeom prst="rect">
                      <a:avLst/>
                    </a:prstGeom>
                  </pic:spPr>
                </pic:pic>
              </a:graphicData>
            </a:graphic>
          </wp:anchor>
        </w:drawing>
      </w:r>
      <w:r w:rsidR="000E1B2F" w:rsidRPr="006A4396">
        <w:rPr>
          <w:rFonts w:cs="Wingdings"/>
          <w:noProof/>
          <w:lang w:val="en-US" w:eastAsia="fr-FR"/>
        </w:rPr>
        <w:drawing>
          <wp:anchor distT="0" distB="6985" distL="114300" distR="118745" simplePos="0" relativeHeight="251661312" behindDoc="0" locked="0" layoutInCell="1" allowOverlap="1" wp14:anchorId="38F6C67D" wp14:editId="6E296AE5">
            <wp:simplePos x="0" y="0"/>
            <wp:positionH relativeFrom="column">
              <wp:posOffset>3759835</wp:posOffset>
            </wp:positionH>
            <wp:positionV relativeFrom="paragraph">
              <wp:posOffset>3815080</wp:posOffset>
            </wp:positionV>
            <wp:extent cx="1291590" cy="545465"/>
            <wp:effectExtent l="0" t="0" r="0" b="0"/>
            <wp:wrapNone/>
            <wp:docPr id="7" name="il_fi" descr="ut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_fi" descr="utbm"/>
                    <pic:cNvPicPr>
                      <a:picLocks noChangeAspect="1" noChangeArrowheads="1"/>
                    </pic:cNvPicPr>
                  </pic:nvPicPr>
                  <pic:blipFill>
                    <a:blip r:embed="rId17"/>
                    <a:stretch>
                      <a:fillRect/>
                    </a:stretch>
                  </pic:blipFill>
                  <pic:spPr bwMode="auto">
                    <a:xfrm>
                      <a:off x="0" y="0"/>
                      <a:ext cx="1291590" cy="545465"/>
                    </a:xfrm>
                    <a:prstGeom prst="rect">
                      <a:avLst/>
                    </a:prstGeom>
                  </pic:spPr>
                </pic:pic>
              </a:graphicData>
            </a:graphic>
          </wp:anchor>
        </w:drawing>
      </w:r>
      <w:r w:rsidR="000E1B2F" w:rsidRPr="006A4396">
        <w:rPr>
          <w:lang w:val="en-US"/>
        </w:rPr>
        <w:br w:type="page"/>
      </w:r>
    </w:p>
    <w:p w14:paraId="6657336C" w14:textId="77777777" w:rsidR="005779D4" w:rsidRPr="006A4396" w:rsidRDefault="005779D4">
      <w:pPr>
        <w:suppressAutoHyphens/>
        <w:spacing w:after="0"/>
        <w:jc w:val="center"/>
        <w:rPr>
          <w:rFonts w:cs="Wingdings"/>
          <w:lang w:val="en-US"/>
        </w:rPr>
      </w:pPr>
    </w:p>
    <w:p w14:paraId="3A5CB34A" w14:textId="77777777" w:rsidR="005779D4" w:rsidRPr="006A4396" w:rsidRDefault="005779D4">
      <w:pPr>
        <w:spacing w:line="276" w:lineRule="auto"/>
        <w:jc w:val="left"/>
        <w:rPr>
          <w:rFonts w:cs="Wingdings"/>
          <w:sz w:val="20"/>
          <w:lang w:val="en-US"/>
        </w:rPr>
      </w:pPr>
    </w:p>
    <w:p w14:paraId="1156FDCB" w14:textId="77777777" w:rsidR="005779D4" w:rsidRPr="006A4396" w:rsidRDefault="005779D4">
      <w:pPr>
        <w:spacing w:line="276" w:lineRule="auto"/>
        <w:jc w:val="center"/>
        <w:rPr>
          <w:rFonts w:cs="Wingdings"/>
          <w:sz w:val="20"/>
          <w:lang w:val="en-US"/>
        </w:rPr>
      </w:pPr>
    </w:p>
    <w:tbl>
      <w:tblPr>
        <w:tblStyle w:val="Grilledutableau"/>
        <w:tblW w:w="9210" w:type="dxa"/>
        <w:tblLook w:val="04A0" w:firstRow="1" w:lastRow="0" w:firstColumn="1" w:lastColumn="0" w:noHBand="0" w:noVBand="1"/>
      </w:tblPr>
      <w:tblGrid>
        <w:gridCol w:w="4606"/>
        <w:gridCol w:w="4604"/>
      </w:tblGrid>
      <w:tr w:rsidR="005779D4" w:rsidRPr="006A4396" w14:paraId="0308FAA4" w14:textId="77777777" w:rsidTr="000E1B2F">
        <w:tc>
          <w:tcPr>
            <w:tcW w:w="4606" w:type="dxa"/>
            <w:shd w:val="clear" w:color="auto" w:fill="auto"/>
          </w:tcPr>
          <w:p w14:paraId="51531B67" w14:textId="77777777" w:rsidR="005779D4" w:rsidRPr="006A4396" w:rsidRDefault="000E1B2F">
            <w:pPr>
              <w:spacing w:before="0" w:after="0" w:line="276" w:lineRule="auto"/>
              <w:jc w:val="left"/>
              <w:rPr>
                <w:lang w:val="en-US"/>
              </w:rPr>
            </w:pPr>
            <w:r w:rsidRPr="006A4396">
              <w:rPr>
                <w:lang w:val="en-US"/>
              </w:rPr>
              <w:t>Document Reference</w:t>
            </w:r>
          </w:p>
        </w:tc>
        <w:tc>
          <w:tcPr>
            <w:tcW w:w="4604" w:type="dxa"/>
            <w:shd w:val="clear" w:color="auto" w:fill="auto"/>
          </w:tcPr>
          <w:p w14:paraId="7C4F2345" w14:textId="7EAAA674" w:rsidR="005779D4" w:rsidRPr="006A4396" w:rsidRDefault="000E1B2F" w:rsidP="000E1B2F">
            <w:pPr>
              <w:spacing w:before="0" w:after="0" w:line="276" w:lineRule="auto"/>
              <w:jc w:val="left"/>
              <w:rPr>
                <w:lang w:val="en-US"/>
              </w:rPr>
            </w:pPr>
            <w:r w:rsidRPr="006A4396">
              <w:rPr>
                <w:lang w:val="en-US"/>
              </w:rPr>
              <w:t>20</w:t>
            </w:r>
            <w:r w:rsidR="00514AAA" w:rsidRPr="006A4396">
              <w:rPr>
                <w:lang w:val="en-US"/>
              </w:rPr>
              <w:t>21</w:t>
            </w:r>
            <w:r w:rsidRPr="006A4396">
              <w:rPr>
                <w:lang w:val="en-US"/>
              </w:rPr>
              <w:t>_IA51_&lt;</w:t>
            </w:r>
            <w:del w:id="1" w:author="Thomas Carteret" w:date="2021-03-15T09:32:00Z">
              <w:r w:rsidRPr="006A4396" w:rsidDel="00A33417">
                <w:rPr>
                  <w:lang w:val="en-US"/>
                </w:rPr>
                <w:delText>GROUPID</w:delText>
              </w:r>
            </w:del>
            <w:ins w:id="2" w:author="Thomas Carteret" w:date="2021-03-15T09:32:00Z">
              <w:r w:rsidR="00A33417" w:rsidRPr="006A4396">
                <w:rPr>
                  <w:lang w:val="en-US"/>
                </w:rPr>
                <w:t>G3</w:t>
              </w:r>
            </w:ins>
            <w:r w:rsidRPr="006A4396">
              <w:rPr>
                <w:lang w:val="en-US"/>
              </w:rPr>
              <w:t>&gt;</w:t>
            </w:r>
          </w:p>
        </w:tc>
      </w:tr>
      <w:tr w:rsidR="005779D4" w:rsidRPr="006A4396" w14:paraId="058BD6B6" w14:textId="77777777" w:rsidTr="000E1B2F">
        <w:tc>
          <w:tcPr>
            <w:tcW w:w="4606" w:type="dxa"/>
            <w:shd w:val="clear" w:color="auto" w:fill="auto"/>
          </w:tcPr>
          <w:p w14:paraId="0A8420B3" w14:textId="77777777" w:rsidR="005779D4" w:rsidRPr="006A4396" w:rsidRDefault="000E1B2F">
            <w:pPr>
              <w:spacing w:before="0" w:after="0" w:line="276" w:lineRule="auto"/>
              <w:jc w:val="left"/>
              <w:rPr>
                <w:lang w:val="en-US"/>
              </w:rPr>
            </w:pPr>
            <w:r w:rsidRPr="006A4396">
              <w:rPr>
                <w:lang w:val="en-US"/>
              </w:rPr>
              <w:t>Date of publication</w:t>
            </w:r>
          </w:p>
        </w:tc>
        <w:tc>
          <w:tcPr>
            <w:tcW w:w="4604" w:type="dxa"/>
            <w:shd w:val="clear" w:color="auto" w:fill="auto"/>
          </w:tcPr>
          <w:p w14:paraId="09E73293" w14:textId="315B261A" w:rsidR="005779D4" w:rsidRPr="006A4396" w:rsidRDefault="000E1B2F" w:rsidP="000E1B2F">
            <w:pPr>
              <w:spacing w:before="0" w:after="0" w:line="276" w:lineRule="auto"/>
              <w:jc w:val="left"/>
              <w:rPr>
                <w:lang w:val="en-US"/>
              </w:rPr>
            </w:pPr>
            <w:r w:rsidRPr="006A4396">
              <w:rPr>
                <w:lang w:val="en-US"/>
              </w:rPr>
              <w:t>202</w:t>
            </w:r>
            <w:r w:rsidR="00197BA9" w:rsidRPr="006A4396">
              <w:rPr>
                <w:lang w:val="en-US"/>
              </w:rPr>
              <w:t>1</w:t>
            </w:r>
            <w:r w:rsidRPr="006A4396">
              <w:rPr>
                <w:lang w:val="en-US"/>
              </w:rPr>
              <w:t>-0</w:t>
            </w:r>
            <w:ins w:id="3" w:author="Thomas Carteret" w:date="2021-06-11T11:09:00Z">
              <w:r w:rsidR="008E53BA">
                <w:rPr>
                  <w:lang w:val="en-US"/>
                </w:rPr>
                <w:t>6</w:t>
              </w:r>
            </w:ins>
            <w:del w:id="4" w:author="Thomas Carteret" w:date="2021-06-11T11:09:00Z">
              <w:r w:rsidR="00197BA9" w:rsidRPr="006A4396" w:rsidDel="008E53BA">
                <w:rPr>
                  <w:lang w:val="en-US"/>
                </w:rPr>
                <w:delText>3</w:delText>
              </w:r>
            </w:del>
            <w:r w:rsidRPr="006A4396">
              <w:rPr>
                <w:lang w:val="en-US"/>
              </w:rPr>
              <w:t>-</w:t>
            </w:r>
            <w:del w:id="5" w:author="Thomas Carteret" w:date="2021-06-11T11:09:00Z">
              <w:r w:rsidR="00197BA9" w:rsidRPr="006A4396" w:rsidDel="008E53BA">
                <w:rPr>
                  <w:lang w:val="en-US"/>
                </w:rPr>
                <w:delText>08</w:delText>
              </w:r>
            </w:del>
            <w:ins w:id="6" w:author="Thomas Carteret" w:date="2021-06-11T11:09:00Z">
              <w:r w:rsidR="008E53BA">
                <w:rPr>
                  <w:lang w:val="en-US"/>
                </w:rPr>
                <w:t>11</w:t>
              </w:r>
            </w:ins>
          </w:p>
        </w:tc>
      </w:tr>
      <w:tr w:rsidR="000E1B2F" w:rsidRPr="00D96692" w14:paraId="76671EED" w14:textId="77777777" w:rsidTr="000E1B2F">
        <w:tc>
          <w:tcPr>
            <w:tcW w:w="4606" w:type="dxa"/>
            <w:shd w:val="clear" w:color="auto" w:fill="auto"/>
          </w:tcPr>
          <w:p w14:paraId="0E5A30E4" w14:textId="77777777" w:rsidR="00197BA9" w:rsidRPr="006A4396" w:rsidRDefault="00197BA9">
            <w:pPr>
              <w:spacing w:before="0" w:after="0" w:line="276" w:lineRule="auto"/>
              <w:jc w:val="left"/>
              <w:rPr>
                <w:lang w:val="en-US"/>
              </w:rPr>
            </w:pPr>
          </w:p>
          <w:p w14:paraId="60B8B9DE" w14:textId="1D1A2069" w:rsidR="000E1B2F" w:rsidRPr="006A4396" w:rsidRDefault="000E1B2F">
            <w:pPr>
              <w:spacing w:before="0" w:after="0" w:line="276" w:lineRule="auto"/>
              <w:jc w:val="left"/>
              <w:rPr>
                <w:lang w:val="en-US"/>
              </w:rPr>
            </w:pPr>
            <w:r w:rsidRPr="006A4396">
              <w:rPr>
                <w:lang w:val="en-US"/>
              </w:rPr>
              <w:t>Members of the Group</w:t>
            </w:r>
          </w:p>
        </w:tc>
        <w:tc>
          <w:tcPr>
            <w:tcW w:w="4604" w:type="dxa"/>
            <w:shd w:val="clear" w:color="auto" w:fill="auto"/>
          </w:tcPr>
          <w:p w14:paraId="29BF63F7" w14:textId="0369EB64" w:rsidR="000E1B2F" w:rsidRPr="006A4396" w:rsidRDefault="00514AAA" w:rsidP="000E1B2F">
            <w:pPr>
              <w:spacing w:before="0" w:after="0" w:line="276" w:lineRule="auto"/>
              <w:jc w:val="left"/>
              <w:rPr>
                <w:lang w:val="en-US"/>
              </w:rPr>
            </w:pPr>
            <w:r w:rsidRPr="006A4396">
              <w:rPr>
                <w:lang w:val="en-US"/>
              </w:rPr>
              <w:t>Carteret</w:t>
            </w:r>
            <w:r w:rsidR="000E1B2F" w:rsidRPr="006A4396">
              <w:rPr>
                <w:lang w:val="en-US"/>
              </w:rPr>
              <w:t xml:space="preserve"> </w:t>
            </w:r>
            <w:r w:rsidRPr="006A4396">
              <w:rPr>
                <w:rStyle w:val="Lienhypertexte"/>
                <w:lang w:val="en-US"/>
              </w:rPr>
              <w:t>thomas.carteret@utbm.fr</w:t>
            </w:r>
            <w:r w:rsidRPr="006A4396">
              <w:rPr>
                <w:lang w:val="en-US"/>
              </w:rPr>
              <w:t xml:space="preserve"> </w:t>
            </w:r>
          </w:p>
          <w:p w14:paraId="2E6ABB9F" w14:textId="42DA692B" w:rsidR="000E1B2F" w:rsidRPr="006A4396" w:rsidRDefault="00514AAA" w:rsidP="000E1B2F">
            <w:pPr>
              <w:spacing w:before="0" w:after="0" w:line="276" w:lineRule="auto"/>
              <w:jc w:val="left"/>
              <w:rPr>
                <w:lang w:val="en-US"/>
              </w:rPr>
            </w:pPr>
            <w:r w:rsidRPr="006A4396">
              <w:rPr>
                <w:lang w:val="en-US"/>
              </w:rPr>
              <w:t>Iovleff</w:t>
            </w:r>
            <w:r w:rsidR="000E1B2F" w:rsidRPr="006A4396">
              <w:rPr>
                <w:lang w:val="en-US"/>
              </w:rPr>
              <w:t xml:space="preserve"> </w:t>
            </w:r>
            <w:r w:rsidRPr="006A4396">
              <w:rPr>
                <w:rStyle w:val="Lienhypertexte"/>
                <w:lang w:val="en-US"/>
              </w:rPr>
              <w:t>stephane.iovleff@utbm.fr</w:t>
            </w:r>
          </w:p>
          <w:p w14:paraId="27FB7FEB" w14:textId="25F1EEEA" w:rsidR="000E1B2F" w:rsidRPr="006A4396" w:rsidRDefault="00514AAA" w:rsidP="00362927">
            <w:pPr>
              <w:spacing w:before="0" w:after="0" w:line="276" w:lineRule="auto"/>
              <w:jc w:val="left"/>
              <w:rPr>
                <w:lang w:val="en-US"/>
              </w:rPr>
            </w:pPr>
            <w:r w:rsidRPr="006A4396">
              <w:rPr>
                <w:lang w:val="en-US"/>
              </w:rPr>
              <w:t xml:space="preserve">Rothea </w:t>
            </w:r>
            <w:r w:rsidRPr="006A4396">
              <w:rPr>
                <w:rStyle w:val="Lienhypertexte"/>
                <w:lang w:val="en-US"/>
              </w:rPr>
              <w:t>hadrien.rothea@utbm.fr</w:t>
            </w:r>
            <w:r w:rsidR="000E1B2F" w:rsidRPr="006A4396">
              <w:rPr>
                <w:rStyle w:val="Lienhypertexte"/>
                <w:lang w:val="en-US"/>
              </w:rPr>
              <w:t xml:space="preserve"> </w:t>
            </w:r>
          </w:p>
        </w:tc>
      </w:tr>
    </w:tbl>
    <w:p w14:paraId="2A94F07A" w14:textId="77777777" w:rsidR="000E1B2F" w:rsidRPr="006A4396" w:rsidRDefault="000E1B2F">
      <w:pPr>
        <w:spacing w:line="276" w:lineRule="auto"/>
        <w:jc w:val="left"/>
        <w:rPr>
          <w:lang w:val="en-US"/>
        </w:rPr>
      </w:pPr>
    </w:p>
    <w:p w14:paraId="2EDA36E3" w14:textId="77777777" w:rsidR="005779D4" w:rsidRPr="006A4396" w:rsidRDefault="000E1B2F">
      <w:pPr>
        <w:spacing w:line="276" w:lineRule="auto"/>
        <w:jc w:val="left"/>
        <w:rPr>
          <w:lang w:val="en-US"/>
        </w:rPr>
      </w:pPr>
      <w:r w:rsidRPr="006A4396">
        <w:rPr>
          <w:lang w:val="en-US"/>
        </w:rPr>
        <w:br w:type="page"/>
      </w:r>
    </w:p>
    <w:bookmarkStart w:id="7" w:name="_Toc74303581" w:displacedByCustomXml="next"/>
    <w:bookmarkStart w:id="8" w:name="_Toc36812824" w:displacedByCustomXml="next"/>
    <w:sdt>
      <w:sdtPr>
        <w:rPr>
          <w:b w:val="0"/>
          <w:bCs w:val="0"/>
          <w:caps w:val="0"/>
          <w:spacing w:val="0"/>
          <w:szCs w:val="20"/>
          <w:lang w:val="en-US" w:bidi="ar-SA"/>
        </w:rPr>
        <w:id w:val="964057805"/>
        <w:docPartObj>
          <w:docPartGallery w:val="Table of Contents"/>
          <w:docPartUnique/>
        </w:docPartObj>
      </w:sdtPr>
      <w:sdtEndPr/>
      <w:sdtContent>
        <w:p w14:paraId="04786FA5" w14:textId="2BFD320D" w:rsidR="005779D4" w:rsidRPr="006A4396" w:rsidRDefault="000E1B2F">
          <w:pPr>
            <w:pStyle w:val="En-ttedetabledesmatires"/>
            <w:spacing w:before="0" w:after="200"/>
            <w:rPr>
              <w:lang w:val="en-US"/>
            </w:rPr>
          </w:pPr>
          <w:del w:id="9" w:author="Thomas CARTERET" w:date="2021-06-11T11:33:00Z">
            <w:r w:rsidRPr="006A4396" w:rsidDel="00A76C04">
              <w:rPr>
                <w:lang w:val="en-US"/>
              </w:rPr>
              <w:delText>C</w:delText>
            </w:r>
          </w:del>
          <w:ins w:id="10" w:author="Thomas CARTERET" w:date="2021-06-11T11:33:00Z">
            <w:r w:rsidR="00A76C04">
              <w:rPr>
                <w:lang w:val="en-US"/>
              </w:rPr>
              <w:t xml:space="preserve">Table of </w:t>
            </w:r>
          </w:ins>
          <w:ins w:id="11" w:author="Thomas CARTERET" w:date="2021-06-11T11:37:00Z">
            <w:r w:rsidR="000B6C4D">
              <w:rPr>
                <w:lang w:val="en-US"/>
              </w:rPr>
              <w:t>content</w:t>
            </w:r>
          </w:ins>
          <w:del w:id="12" w:author="Thomas CARTERET" w:date="2021-06-11T11:37:00Z">
            <w:r w:rsidRPr="006A4396" w:rsidDel="000B6C4D">
              <w:rPr>
                <w:lang w:val="en-US"/>
              </w:rPr>
              <w:delText>ONTENT</w:delText>
            </w:r>
          </w:del>
          <w:bookmarkEnd w:id="8"/>
          <w:bookmarkEnd w:id="7"/>
        </w:p>
        <w:p w14:paraId="354B2B7C" w14:textId="6818693F" w:rsidR="00A76C04" w:rsidRDefault="000E1B2F">
          <w:pPr>
            <w:pStyle w:val="TM1"/>
            <w:rPr>
              <w:ins w:id="13" w:author="Thomas CARTERET" w:date="2021-06-11T11:32:00Z"/>
              <w:noProof/>
              <w:sz w:val="22"/>
              <w:szCs w:val="22"/>
              <w:lang w:eastAsia="fr-FR"/>
            </w:rPr>
          </w:pPr>
          <w:r w:rsidRPr="006A4396">
            <w:rPr>
              <w:lang w:val="en-US"/>
              <w:rPrChange w:id="14" w:author="Thomas Carteret" w:date="2021-04-07T16:08:00Z">
                <w:rPr>
                  <w:lang w:val="en-US"/>
                </w:rPr>
              </w:rPrChange>
            </w:rPr>
            <w:fldChar w:fldCharType="begin"/>
          </w:r>
          <w:r w:rsidRPr="006A4396">
            <w:rPr>
              <w:rStyle w:val="Sautdindex"/>
              <w:webHidden/>
              <w:lang w:val="en-US"/>
            </w:rPr>
            <w:instrText>TOC \z \o "1-3" \u \h</w:instrText>
          </w:r>
          <w:r w:rsidRPr="006A4396">
            <w:rPr>
              <w:rStyle w:val="Sautdindex"/>
              <w:rPrChange w:id="15" w:author="Thomas Carteret" w:date="2021-04-07T16:08:00Z">
                <w:rPr>
                  <w:lang w:val="en-US"/>
                </w:rPr>
              </w:rPrChange>
            </w:rPr>
            <w:fldChar w:fldCharType="separate"/>
          </w:r>
          <w:ins w:id="16" w:author="Thomas CARTERET" w:date="2021-06-11T11:32:00Z">
            <w:r w:rsidR="00A76C04" w:rsidRPr="0065129A">
              <w:rPr>
                <w:rStyle w:val="Lienhypertexte"/>
                <w:noProof/>
              </w:rPr>
              <w:fldChar w:fldCharType="begin"/>
            </w:r>
            <w:r w:rsidR="00A76C04" w:rsidRPr="0065129A">
              <w:rPr>
                <w:rStyle w:val="Lienhypertexte"/>
                <w:noProof/>
              </w:rPr>
              <w:instrText xml:space="preserve"> </w:instrText>
            </w:r>
            <w:r w:rsidR="00A76C04">
              <w:rPr>
                <w:noProof/>
              </w:rPr>
              <w:instrText>HYPERLINK \l "_Toc74303581"</w:instrText>
            </w:r>
            <w:r w:rsidR="00A76C04" w:rsidRPr="0065129A">
              <w:rPr>
                <w:rStyle w:val="Lienhypertexte"/>
                <w:noProof/>
              </w:rPr>
              <w:instrText xml:space="preserve"> </w:instrText>
            </w:r>
            <w:r w:rsidR="00A76C04" w:rsidRPr="0065129A">
              <w:rPr>
                <w:rStyle w:val="Lienhypertexte"/>
                <w:noProof/>
              </w:rPr>
            </w:r>
            <w:r w:rsidR="00A76C04" w:rsidRPr="0065129A">
              <w:rPr>
                <w:rStyle w:val="Lienhypertexte"/>
                <w:noProof/>
              </w:rPr>
              <w:fldChar w:fldCharType="separate"/>
            </w:r>
            <w:r w:rsidR="00A76C04" w:rsidRPr="0065129A">
              <w:rPr>
                <w:rStyle w:val="Lienhypertexte"/>
                <w:noProof/>
                <w:lang w:val="en-US" w:bidi="en-US"/>
              </w:rPr>
              <w:t>CONTENT</w:t>
            </w:r>
            <w:r w:rsidR="00A76C04">
              <w:rPr>
                <w:noProof/>
                <w:webHidden/>
              </w:rPr>
              <w:tab/>
            </w:r>
            <w:r w:rsidR="00A76C04">
              <w:rPr>
                <w:noProof/>
                <w:webHidden/>
              </w:rPr>
              <w:fldChar w:fldCharType="begin"/>
            </w:r>
            <w:r w:rsidR="00A76C04">
              <w:rPr>
                <w:noProof/>
                <w:webHidden/>
              </w:rPr>
              <w:instrText xml:space="preserve"> PAGEREF _Toc74303581 \h </w:instrText>
            </w:r>
            <w:r w:rsidR="00A76C04">
              <w:rPr>
                <w:noProof/>
                <w:webHidden/>
              </w:rPr>
            </w:r>
          </w:ins>
          <w:r w:rsidR="00A76C04">
            <w:rPr>
              <w:noProof/>
              <w:webHidden/>
            </w:rPr>
            <w:fldChar w:fldCharType="separate"/>
          </w:r>
          <w:ins w:id="17" w:author="Thomas CARTERET" w:date="2021-06-11T11:32:00Z">
            <w:r w:rsidR="00A76C04">
              <w:rPr>
                <w:noProof/>
                <w:webHidden/>
              </w:rPr>
              <w:t>3</w:t>
            </w:r>
            <w:r w:rsidR="00A76C04">
              <w:rPr>
                <w:noProof/>
                <w:webHidden/>
              </w:rPr>
              <w:fldChar w:fldCharType="end"/>
            </w:r>
            <w:r w:rsidR="00A76C04" w:rsidRPr="0065129A">
              <w:rPr>
                <w:rStyle w:val="Lienhypertexte"/>
                <w:noProof/>
              </w:rPr>
              <w:fldChar w:fldCharType="end"/>
            </w:r>
          </w:ins>
        </w:p>
        <w:p w14:paraId="1FCFF4CA" w14:textId="254650D1" w:rsidR="00A76C04" w:rsidRDefault="00A76C04">
          <w:pPr>
            <w:pStyle w:val="TM1"/>
            <w:rPr>
              <w:ins w:id="18" w:author="Thomas CARTERET" w:date="2021-06-11T11:32:00Z"/>
              <w:noProof/>
              <w:sz w:val="22"/>
              <w:szCs w:val="22"/>
              <w:lang w:eastAsia="fr-FR"/>
            </w:rPr>
          </w:pPr>
          <w:ins w:id="19"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"_Toc74303582"</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1</w:t>
            </w:r>
            <w:r w:rsidRPr="0065129A">
              <w:rPr>
                <w:rStyle w:val="Lienhypertexte"/>
                <w:rFonts w:cstheme="minorHAnsi"/>
                <w:noProof/>
                <w:lang w:val="en-US"/>
              </w:rPr>
              <w:t>. General Presentation</w:t>
            </w:r>
            <w:r>
              <w:rPr>
                <w:noProof/>
                <w:webHidden/>
              </w:rPr>
              <w:tab/>
            </w:r>
            <w:r>
              <w:rPr>
                <w:noProof/>
                <w:webHidden/>
              </w:rPr>
              <w:fldChar w:fldCharType="begin"/>
            </w:r>
            <w:r>
              <w:rPr>
                <w:noProof/>
                <w:webHidden/>
              </w:rPr>
              <w:instrText xml:space="preserve"> PAGEREF _Toc74303582 \h </w:instrText>
            </w:r>
            <w:r>
              <w:rPr>
                <w:noProof/>
                <w:webHidden/>
              </w:rPr>
            </w:r>
          </w:ins>
          <w:r>
            <w:rPr>
              <w:noProof/>
              <w:webHidden/>
            </w:rPr>
            <w:fldChar w:fldCharType="separate"/>
          </w:r>
          <w:ins w:id="20" w:author="Thomas CARTERET" w:date="2021-06-11T11:32:00Z">
            <w:r>
              <w:rPr>
                <w:noProof/>
                <w:webHidden/>
              </w:rPr>
              <w:t>4</w:t>
            </w:r>
            <w:r>
              <w:rPr>
                <w:noProof/>
                <w:webHidden/>
              </w:rPr>
              <w:fldChar w:fldCharType="end"/>
            </w:r>
            <w:r w:rsidRPr="0065129A">
              <w:rPr>
                <w:rStyle w:val="Lienhypertexte"/>
                <w:noProof/>
              </w:rPr>
              <w:fldChar w:fldCharType="end"/>
            </w:r>
          </w:ins>
        </w:p>
        <w:p w14:paraId="07EE9A77" w14:textId="20F0735A" w:rsidR="00A76C04" w:rsidRDefault="00A76C04">
          <w:pPr>
            <w:pStyle w:val="TM2"/>
            <w:tabs>
              <w:tab w:val="right" w:leader="dot" w:pos="9060"/>
            </w:tabs>
            <w:rPr>
              <w:ins w:id="21" w:author="Thomas CARTERET" w:date="2021-06-11T11:32:00Z"/>
              <w:noProof/>
              <w:sz w:val="22"/>
              <w:szCs w:val="22"/>
              <w:lang w:eastAsia="fr-FR"/>
            </w:rPr>
          </w:pPr>
          <w:ins w:id="22"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"_Toc74303583"</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1.1. General Description of the Application</w:t>
            </w:r>
            <w:r>
              <w:rPr>
                <w:noProof/>
                <w:webHidden/>
              </w:rPr>
              <w:tab/>
            </w:r>
            <w:r>
              <w:rPr>
                <w:noProof/>
                <w:webHidden/>
              </w:rPr>
              <w:fldChar w:fldCharType="begin"/>
            </w:r>
            <w:r>
              <w:rPr>
                <w:noProof/>
                <w:webHidden/>
              </w:rPr>
              <w:instrText xml:space="preserve"> PAGEREF _Toc74303583 \h </w:instrText>
            </w:r>
            <w:r>
              <w:rPr>
                <w:noProof/>
                <w:webHidden/>
              </w:rPr>
            </w:r>
          </w:ins>
          <w:r>
            <w:rPr>
              <w:noProof/>
              <w:webHidden/>
            </w:rPr>
            <w:fldChar w:fldCharType="separate"/>
          </w:r>
          <w:ins w:id="23" w:author="Thomas CARTERET" w:date="2021-06-11T11:32:00Z">
            <w:r>
              <w:rPr>
                <w:noProof/>
                <w:webHidden/>
              </w:rPr>
              <w:t>4</w:t>
            </w:r>
            <w:r>
              <w:rPr>
                <w:noProof/>
                <w:webHidden/>
              </w:rPr>
              <w:fldChar w:fldCharType="end"/>
            </w:r>
            <w:r w:rsidRPr="0065129A">
              <w:rPr>
                <w:rStyle w:val="Lienhypertexte"/>
                <w:noProof/>
              </w:rPr>
              <w:fldChar w:fldCharType="end"/>
            </w:r>
          </w:ins>
        </w:p>
        <w:p w14:paraId="67A879BB" w14:textId="24E3FEF9" w:rsidR="00A76C04" w:rsidRDefault="00A76C04">
          <w:pPr>
            <w:pStyle w:val="TM2"/>
            <w:tabs>
              <w:tab w:val="right" w:leader="dot" w:pos="9060"/>
            </w:tabs>
            <w:rPr>
              <w:ins w:id="24" w:author="Thomas CARTERET" w:date="2021-06-11T11:32:00Z"/>
              <w:noProof/>
              <w:sz w:val="22"/>
              <w:szCs w:val="22"/>
              <w:lang w:eastAsia="fr-FR"/>
            </w:rPr>
          </w:pPr>
          <w:ins w:id="25"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"_Toc74303584"</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1.2. Expected Measurements</w:t>
            </w:r>
            <w:r>
              <w:rPr>
                <w:noProof/>
                <w:webHidden/>
              </w:rPr>
              <w:tab/>
            </w:r>
            <w:r>
              <w:rPr>
                <w:noProof/>
                <w:webHidden/>
              </w:rPr>
              <w:fldChar w:fldCharType="begin"/>
            </w:r>
            <w:r>
              <w:rPr>
                <w:noProof/>
                <w:webHidden/>
              </w:rPr>
              <w:instrText xml:space="preserve"> PAGEREF _Toc74303584 \h </w:instrText>
            </w:r>
            <w:r>
              <w:rPr>
                <w:noProof/>
                <w:webHidden/>
              </w:rPr>
            </w:r>
          </w:ins>
          <w:r>
            <w:rPr>
              <w:noProof/>
              <w:webHidden/>
            </w:rPr>
            <w:fldChar w:fldCharType="separate"/>
          </w:r>
          <w:ins w:id="26" w:author="Thomas CARTERET" w:date="2021-06-11T11:32:00Z">
            <w:r>
              <w:rPr>
                <w:noProof/>
                <w:webHidden/>
              </w:rPr>
              <w:t>4</w:t>
            </w:r>
            <w:r>
              <w:rPr>
                <w:noProof/>
                <w:webHidden/>
              </w:rPr>
              <w:fldChar w:fldCharType="end"/>
            </w:r>
            <w:r w:rsidRPr="0065129A">
              <w:rPr>
                <w:rStyle w:val="Lienhypertexte"/>
                <w:noProof/>
              </w:rPr>
              <w:fldChar w:fldCharType="end"/>
            </w:r>
          </w:ins>
        </w:p>
        <w:p w14:paraId="4552E51B" w14:textId="7FF7F478" w:rsidR="00A76C04" w:rsidRDefault="00A76C04">
          <w:pPr>
            <w:pStyle w:val="TM1"/>
            <w:rPr>
              <w:ins w:id="27" w:author="Thomas CARTERET" w:date="2021-06-11T11:32:00Z"/>
              <w:noProof/>
              <w:sz w:val="22"/>
              <w:szCs w:val="22"/>
              <w:lang w:eastAsia="fr-FR"/>
            </w:rPr>
          </w:pPr>
          <w:ins w:id="28"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"_Toc74303585"</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1</w:t>
            </w:r>
            <w:r w:rsidRPr="0065129A">
              <w:rPr>
                <w:rStyle w:val="Lienhypertexte"/>
                <w:rFonts w:cstheme="minorHAnsi"/>
                <w:noProof/>
                <w:lang w:val="en-US"/>
              </w:rPr>
              <w:t>. Project Management</w:t>
            </w:r>
            <w:r>
              <w:rPr>
                <w:noProof/>
                <w:webHidden/>
              </w:rPr>
              <w:tab/>
            </w:r>
            <w:r>
              <w:rPr>
                <w:noProof/>
                <w:webHidden/>
              </w:rPr>
              <w:fldChar w:fldCharType="begin"/>
            </w:r>
            <w:r>
              <w:rPr>
                <w:noProof/>
                <w:webHidden/>
              </w:rPr>
              <w:instrText xml:space="preserve"> PAGEREF _Toc74303585 \h </w:instrText>
            </w:r>
            <w:r>
              <w:rPr>
                <w:noProof/>
                <w:webHidden/>
              </w:rPr>
            </w:r>
          </w:ins>
          <w:r>
            <w:rPr>
              <w:noProof/>
              <w:webHidden/>
            </w:rPr>
            <w:fldChar w:fldCharType="separate"/>
          </w:r>
          <w:ins w:id="29" w:author="Thomas CARTERET" w:date="2021-06-11T11:32:00Z">
            <w:r>
              <w:rPr>
                <w:noProof/>
                <w:webHidden/>
              </w:rPr>
              <w:t>5</w:t>
            </w:r>
            <w:r>
              <w:rPr>
                <w:noProof/>
                <w:webHidden/>
              </w:rPr>
              <w:fldChar w:fldCharType="end"/>
            </w:r>
            <w:r w:rsidRPr="0065129A">
              <w:rPr>
                <w:rStyle w:val="Lienhypertexte"/>
                <w:noProof/>
              </w:rPr>
              <w:fldChar w:fldCharType="end"/>
            </w:r>
          </w:ins>
        </w:p>
        <w:p w14:paraId="182C2569" w14:textId="0B13343F" w:rsidR="00A76C04" w:rsidRDefault="00A76C04">
          <w:pPr>
            <w:pStyle w:val="TM2"/>
            <w:tabs>
              <w:tab w:val="right" w:leader="dot" w:pos="9060"/>
            </w:tabs>
            <w:rPr>
              <w:ins w:id="30" w:author="Thomas CARTERET" w:date="2021-06-11T11:32:00Z"/>
              <w:noProof/>
              <w:sz w:val="22"/>
              <w:szCs w:val="22"/>
              <w:lang w:eastAsia="fr-FR"/>
            </w:rPr>
          </w:pPr>
          <w:ins w:id="31"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"_Toc74303586"</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1.1. Agile methodology and Scrum Application</w:t>
            </w:r>
            <w:r>
              <w:rPr>
                <w:noProof/>
                <w:webHidden/>
              </w:rPr>
              <w:tab/>
            </w:r>
            <w:r>
              <w:rPr>
                <w:noProof/>
                <w:webHidden/>
              </w:rPr>
              <w:fldChar w:fldCharType="begin"/>
            </w:r>
            <w:r>
              <w:rPr>
                <w:noProof/>
                <w:webHidden/>
              </w:rPr>
              <w:instrText xml:space="preserve"> PAGEREF _Toc74303586 \h </w:instrText>
            </w:r>
            <w:r>
              <w:rPr>
                <w:noProof/>
                <w:webHidden/>
              </w:rPr>
            </w:r>
          </w:ins>
          <w:r>
            <w:rPr>
              <w:noProof/>
              <w:webHidden/>
            </w:rPr>
            <w:fldChar w:fldCharType="separate"/>
          </w:r>
          <w:ins w:id="32" w:author="Thomas CARTERET" w:date="2021-06-11T11:32:00Z">
            <w:r>
              <w:rPr>
                <w:noProof/>
                <w:webHidden/>
              </w:rPr>
              <w:t>5</w:t>
            </w:r>
            <w:r>
              <w:rPr>
                <w:noProof/>
                <w:webHidden/>
              </w:rPr>
              <w:fldChar w:fldCharType="end"/>
            </w:r>
            <w:r w:rsidRPr="0065129A">
              <w:rPr>
                <w:rStyle w:val="Lienhypertexte"/>
                <w:noProof/>
              </w:rPr>
              <w:fldChar w:fldCharType="end"/>
            </w:r>
          </w:ins>
        </w:p>
        <w:p w14:paraId="70A3F67F" w14:textId="21D534D5" w:rsidR="00A76C04" w:rsidRDefault="00A76C04">
          <w:pPr>
            <w:pStyle w:val="TM2"/>
            <w:tabs>
              <w:tab w:val="right" w:leader="dot" w:pos="9060"/>
            </w:tabs>
            <w:rPr>
              <w:ins w:id="33" w:author="Thomas CARTERET" w:date="2021-06-11T11:32:00Z"/>
              <w:noProof/>
              <w:sz w:val="22"/>
              <w:szCs w:val="22"/>
              <w:lang w:eastAsia="fr-FR"/>
            </w:rPr>
          </w:pPr>
          <w:ins w:id="34"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"_Toc74303587"</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1.2. DevOps</w:t>
            </w:r>
            <w:r>
              <w:rPr>
                <w:noProof/>
                <w:webHidden/>
              </w:rPr>
              <w:tab/>
            </w:r>
            <w:r>
              <w:rPr>
                <w:noProof/>
                <w:webHidden/>
              </w:rPr>
              <w:fldChar w:fldCharType="begin"/>
            </w:r>
            <w:r>
              <w:rPr>
                <w:noProof/>
                <w:webHidden/>
              </w:rPr>
              <w:instrText xml:space="preserve"> PAGEREF _Toc74303587 \h </w:instrText>
            </w:r>
            <w:r>
              <w:rPr>
                <w:noProof/>
                <w:webHidden/>
              </w:rPr>
            </w:r>
          </w:ins>
          <w:r>
            <w:rPr>
              <w:noProof/>
              <w:webHidden/>
            </w:rPr>
            <w:fldChar w:fldCharType="separate"/>
          </w:r>
          <w:ins w:id="35" w:author="Thomas CARTERET" w:date="2021-06-11T11:32:00Z">
            <w:r>
              <w:rPr>
                <w:noProof/>
                <w:webHidden/>
              </w:rPr>
              <w:t>5</w:t>
            </w:r>
            <w:r>
              <w:rPr>
                <w:noProof/>
                <w:webHidden/>
              </w:rPr>
              <w:fldChar w:fldCharType="end"/>
            </w:r>
            <w:r w:rsidRPr="0065129A">
              <w:rPr>
                <w:rStyle w:val="Lienhypertexte"/>
                <w:noProof/>
              </w:rPr>
              <w:fldChar w:fldCharType="end"/>
            </w:r>
          </w:ins>
        </w:p>
        <w:p w14:paraId="5D345FAB" w14:textId="160A6E98" w:rsidR="00A76C04" w:rsidRDefault="00A76C04">
          <w:pPr>
            <w:pStyle w:val="TM1"/>
            <w:rPr>
              <w:ins w:id="36" w:author="Thomas CARTERET" w:date="2021-06-11T11:32:00Z"/>
              <w:noProof/>
              <w:sz w:val="22"/>
              <w:szCs w:val="22"/>
              <w:lang w:eastAsia="fr-FR"/>
            </w:rPr>
          </w:pPr>
          <w:ins w:id="37"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"_Toc74303588"</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2</w:t>
            </w:r>
            <w:r w:rsidRPr="0065129A">
              <w:rPr>
                <w:rStyle w:val="Lienhypertexte"/>
                <w:rFonts w:cstheme="minorHAnsi"/>
                <w:noProof/>
                <w:lang w:val="en-US"/>
              </w:rPr>
              <w:t>. Detailled Description</w:t>
            </w:r>
            <w:r>
              <w:rPr>
                <w:noProof/>
                <w:webHidden/>
              </w:rPr>
              <w:tab/>
            </w:r>
            <w:r>
              <w:rPr>
                <w:noProof/>
                <w:webHidden/>
              </w:rPr>
              <w:fldChar w:fldCharType="begin"/>
            </w:r>
            <w:r>
              <w:rPr>
                <w:noProof/>
                <w:webHidden/>
              </w:rPr>
              <w:instrText xml:space="preserve"> PAGEREF _Toc74303588 \h </w:instrText>
            </w:r>
            <w:r>
              <w:rPr>
                <w:noProof/>
                <w:webHidden/>
              </w:rPr>
            </w:r>
          </w:ins>
          <w:r>
            <w:rPr>
              <w:noProof/>
              <w:webHidden/>
            </w:rPr>
            <w:fldChar w:fldCharType="separate"/>
          </w:r>
          <w:ins w:id="38" w:author="Thomas CARTERET" w:date="2021-06-11T11:32:00Z">
            <w:r>
              <w:rPr>
                <w:noProof/>
                <w:webHidden/>
              </w:rPr>
              <w:t>6</w:t>
            </w:r>
            <w:r>
              <w:rPr>
                <w:noProof/>
                <w:webHidden/>
              </w:rPr>
              <w:fldChar w:fldCharType="end"/>
            </w:r>
            <w:r w:rsidRPr="0065129A">
              <w:rPr>
                <w:rStyle w:val="Lienhypertexte"/>
                <w:noProof/>
              </w:rPr>
              <w:fldChar w:fldCharType="end"/>
            </w:r>
          </w:ins>
        </w:p>
        <w:p w14:paraId="3D4714F0" w14:textId="78B20B52" w:rsidR="00A76C04" w:rsidRDefault="00A76C04">
          <w:pPr>
            <w:pStyle w:val="TM2"/>
            <w:tabs>
              <w:tab w:val="right" w:leader="dot" w:pos="9060"/>
            </w:tabs>
            <w:rPr>
              <w:ins w:id="39" w:author="Thomas CARTERET" w:date="2021-06-11T11:32:00Z"/>
              <w:noProof/>
              <w:sz w:val="22"/>
              <w:szCs w:val="22"/>
              <w:lang w:eastAsia="fr-FR"/>
            </w:rPr>
          </w:pPr>
          <w:ins w:id="40"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"_Toc74303589"</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2.1. Environment Description</w:t>
            </w:r>
            <w:r>
              <w:rPr>
                <w:noProof/>
                <w:webHidden/>
              </w:rPr>
              <w:tab/>
            </w:r>
            <w:r>
              <w:rPr>
                <w:noProof/>
                <w:webHidden/>
              </w:rPr>
              <w:fldChar w:fldCharType="begin"/>
            </w:r>
            <w:r>
              <w:rPr>
                <w:noProof/>
                <w:webHidden/>
              </w:rPr>
              <w:instrText xml:space="preserve"> PAGEREF _Toc74303589 \h </w:instrText>
            </w:r>
            <w:r>
              <w:rPr>
                <w:noProof/>
                <w:webHidden/>
              </w:rPr>
            </w:r>
          </w:ins>
          <w:r>
            <w:rPr>
              <w:noProof/>
              <w:webHidden/>
            </w:rPr>
            <w:fldChar w:fldCharType="separate"/>
          </w:r>
          <w:ins w:id="41" w:author="Thomas CARTERET" w:date="2021-06-11T11:32:00Z">
            <w:r>
              <w:rPr>
                <w:noProof/>
                <w:webHidden/>
              </w:rPr>
              <w:t>6</w:t>
            </w:r>
            <w:r>
              <w:rPr>
                <w:noProof/>
                <w:webHidden/>
              </w:rPr>
              <w:fldChar w:fldCharType="end"/>
            </w:r>
            <w:r w:rsidRPr="0065129A">
              <w:rPr>
                <w:rStyle w:val="Lienhypertexte"/>
                <w:noProof/>
              </w:rPr>
              <w:fldChar w:fldCharType="end"/>
            </w:r>
          </w:ins>
        </w:p>
        <w:p w14:paraId="6AFB11A7" w14:textId="42CA9055" w:rsidR="00A76C04" w:rsidRDefault="00A76C04">
          <w:pPr>
            <w:pStyle w:val="TM3"/>
            <w:rPr>
              <w:ins w:id="42" w:author="Thomas CARTERET" w:date="2021-06-11T11:32:00Z"/>
              <w:noProof/>
              <w:sz w:val="22"/>
              <w:szCs w:val="22"/>
              <w:lang w:eastAsia="fr-FR"/>
            </w:rPr>
          </w:pPr>
          <w:ins w:id="43"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"_Toc74303590"</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2.1.1. Environment Content</w:t>
            </w:r>
            <w:r>
              <w:rPr>
                <w:noProof/>
                <w:webHidden/>
              </w:rPr>
              <w:tab/>
            </w:r>
            <w:r>
              <w:rPr>
                <w:noProof/>
                <w:webHidden/>
              </w:rPr>
              <w:fldChar w:fldCharType="begin"/>
            </w:r>
            <w:r>
              <w:rPr>
                <w:noProof/>
                <w:webHidden/>
              </w:rPr>
              <w:instrText xml:space="preserve"> PAGEREF _Toc74303590 \h </w:instrText>
            </w:r>
            <w:r>
              <w:rPr>
                <w:noProof/>
                <w:webHidden/>
              </w:rPr>
            </w:r>
          </w:ins>
          <w:r>
            <w:rPr>
              <w:noProof/>
              <w:webHidden/>
            </w:rPr>
            <w:fldChar w:fldCharType="separate"/>
          </w:r>
          <w:ins w:id="44" w:author="Thomas CARTERET" w:date="2021-06-11T11:32:00Z">
            <w:r>
              <w:rPr>
                <w:noProof/>
                <w:webHidden/>
              </w:rPr>
              <w:t>6</w:t>
            </w:r>
            <w:r>
              <w:rPr>
                <w:noProof/>
                <w:webHidden/>
              </w:rPr>
              <w:fldChar w:fldCharType="end"/>
            </w:r>
            <w:r w:rsidRPr="0065129A">
              <w:rPr>
                <w:rStyle w:val="Lienhypertexte"/>
                <w:noProof/>
              </w:rPr>
              <w:fldChar w:fldCharType="end"/>
            </w:r>
          </w:ins>
        </w:p>
        <w:p w14:paraId="3CE12509" w14:textId="0898D875" w:rsidR="00A76C04" w:rsidRDefault="00A76C04">
          <w:pPr>
            <w:pStyle w:val="TM3"/>
            <w:rPr>
              <w:ins w:id="45" w:author="Thomas CARTERET" w:date="2021-06-11T11:32:00Z"/>
              <w:noProof/>
              <w:sz w:val="22"/>
              <w:szCs w:val="22"/>
              <w:lang w:eastAsia="fr-FR"/>
            </w:rPr>
          </w:pPr>
          <w:ins w:id="46"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"_Toc74303591"</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2.1.2. Environment Dynamics</w:t>
            </w:r>
            <w:r>
              <w:rPr>
                <w:noProof/>
                <w:webHidden/>
              </w:rPr>
              <w:tab/>
            </w:r>
            <w:r>
              <w:rPr>
                <w:noProof/>
                <w:webHidden/>
              </w:rPr>
              <w:fldChar w:fldCharType="begin"/>
            </w:r>
            <w:r>
              <w:rPr>
                <w:noProof/>
                <w:webHidden/>
              </w:rPr>
              <w:instrText xml:space="preserve"> PAGEREF _Toc74303591 \h </w:instrText>
            </w:r>
            <w:r>
              <w:rPr>
                <w:noProof/>
                <w:webHidden/>
              </w:rPr>
            </w:r>
          </w:ins>
          <w:r>
            <w:rPr>
              <w:noProof/>
              <w:webHidden/>
            </w:rPr>
            <w:fldChar w:fldCharType="separate"/>
          </w:r>
          <w:ins w:id="47" w:author="Thomas CARTERET" w:date="2021-06-11T11:32:00Z">
            <w:r>
              <w:rPr>
                <w:noProof/>
                <w:webHidden/>
              </w:rPr>
              <w:t>7</w:t>
            </w:r>
            <w:r>
              <w:rPr>
                <w:noProof/>
                <w:webHidden/>
              </w:rPr>
              <w:fldChar w:fldCharType="end"/>
            </w:r>
            <w:r w:rsidRPr="0065129A">
              <w:rPr>
                <w:rStyle w:val="Lienhypertexte"/>
                <w:noProof/>
              </w:rPr>
              <w:fldChar w:fldCharType="end"/>
            </w:r>
          </w:ins>
        </w:p>
        <w:p w14:paraId="24569D5E" w14:textId="375DA151" w:rsidR="00A76C04" w:rsidRDefault="00A76C04">
          <w:pPr>
            <w:pStyle w:val="TM2"/>
            <w:tabs>
              <w:tab w:val="right" w:leader="dot" w:pos="9060"/>
            </w:tabs>
            <w:rPr>
              <w:ins w:id="48" w:author="Thomas CARTERET" w:date="2021-06-11T11:32:00Z"/>
              <w:noProof/>
              <w:sz w:val="22"/>
              <w:szCs w:val="22"/>
              <w:lang w:eastAsia="fr-FR"/>
            </w:rPr>
          </w:pPr>
          <w:ins w:id="49"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"_Toc74303592"</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2.2. Intelligent Entities</w:t>
            </w:r>
            <w:r>
              <w:rPr>
                <w:noProof/>
                <w:webHidden/>
              </w:rPr>
              <w:tab/>
            </w:r>
            <w:r>
              <w:rPr>
                <w:noProof/>
                <w:webHidden/>
              </w:rPr>
              <w:fldChar w:fldCharType="begin"/>
            </w:r>
            <w:r>
              <w:rPr>
                <w:noProof/>
                <w:webHidden/>
              </w:rPr>
              <w:instrText xml:space="preserve"> PAGEREF _Toc74303592 \h </w:instrText>
            </w:r>
            <w:r>
              <w:rPr>
                <w:noProof/>
                <w:webHidden/>
              </w:rPr>
            </w:r>
          </w:ins>
          <w:r>
            <w:rPr>
              <w:noProof/>
              <w:webHidden/>
            </w:rPr>
            <w:fldChar w:fldCharType="separate"/>
          </w:r>
          <w:ins w:id="50" w:author="Thomas CARTERET" w:date="2021-06-11T11:32:00Z">
            <w:r>
              <w:rPr>
                <w:noProof/>
                <w:webHidden/>
              </w:rPr>
              <w:t>8</w:t>
            </w:r>
            <w:r>
              <w:rPr>
                <w:noProof/>
                <w:webHidden/>
              </w:rPr>
              <w:fldChar w:fldCharType="end"/>
            </w:r>
            <w:r w:rsidRPr="0065129A">
              <w:rPr>
                <w:rStyle w:val="Lienhypertexte"/>
                <w:noProof/>
              </w:rPr>
              <w:fldChar w:fldCharType="end"/>
            </w:r>
          </w:ins>
        </w:p>
        <w:p w14:paraId="29DFE37C" w14:textId="3E266806" w:rsidR="00A76C04" w:rsidRDefault="00A76C04">
          <w:pPr>
            <w:pStyle w:val="TM3"/>
            <w:rPr>
              <w:ins w:id="51" w:author="Thomas CARTERET" w:date="2021-06-11T11:32:00Z"/>
              <w:noProof/>
              <w:sz w:val="22"/>
              <w:szCs w:val="22"/>
              <w:lang w:eastAsia="fr-FR"/>
            </w:rPr>
          </w:pPr>
          <w:ins w:id="52"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"_Toc74303593"</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2.2.1. Protester</w:t>
            </w:r>
            <w:r>
              <w:rPr>
                <w:noProof/>
                <w:webHidden/>
              </w:rPr>
              <w:tab/>
            </w:r>
            <w:r>
              <w:rPr>
                <w:noProof/>
                <w:webHidden/>
              </w:rPr>
              <w:fldChar w:fldCharType="begin"/>
            </w:r>
            <w:r>
              <w:rPr>
                <w:noProof/>
                <w:webHidden/>
              </w:rPr>
              <w:instrText xml:space="preserve"> PAGEREF _Toc74303593 \h </w:instrText>
            </w:r>
            <w:r>
              <w:rPr>
                <w:noProof/>
                <w:webHidden/>
              </w:rPr>
            </w:r>
          </w:ins>
          <w:r>
            <w:rPr>
              <w:noProof/>
              <w:webHidden/>
            </w:rPr>
            <w:fldChar w:fldCharType="separate"/>
          </w:r>
          <w:ins w:id="53" w:author="Thomas CARTERET" w:date="2021-06-11T11:32:00Z">
            <w:r>
              <w:rPr>
                <w:noProof/>
                <w:webHidden/>
              </w:rPr>
              <w:t>8</w:t>
            </w:r>
            <w:r>
              <w:rPr>
                <w:noProof/>
                <w:webHidden/>
              </w:rPr>
              <w:fldChar w:fldCharType="end"/>
            </w:r>
            <w:r w:rsidRPr="0065129A">
              <w:rPr>
                <w:rStyle w:val="Lienhypertexte"/>
                <w:noProof/>
              </w:rPr>
              <w:fldChar w:fldCharType="end"/>
            </w:r>
          </w:ins>
        </w:p>
        <w:p w14:paraId="0D26D8B4" w14:textId="6151F72A" w:rsidR="00A76C04" w:rsidRDefault="00A76C04">
          <w:pPr>
            <w:pStyle w:val="TM3"/>
            <w:rPr>
              <w:ins w:id="54" w:author="Thomas CARTERET" w:date="2021-06-11T11:32:00Z"/>
              <w:noProof/>
              <w:sz w:val="22"/>
              <w:szCs w:val="22"/>
              <w:lang w:eastAsia="fr-FR"/>
            </w:rPr>
          </w:pPr>
          <w:ins w:id="55"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"_Toc74303594"</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2.2.1. CRS</w:t>
            </w:r>
            <w:r>
              <w:rPr>
                <w:noProof/>
                <w:webHidden/>
              </w:rPr>
              <w:tab/>
            </w:r>
            <w:r>
              <w:rPr>
                <w:noProof/>
                <w:webHidden/>
              </w:rPr>
              <w:fldChar w:fldCharType="begin"/>
            </w:r>
            <w:r>
              <w:rPr>
                <w:noProof/>
                <w:webHidden/>
              </w:rPr>
              <w:instrText xml:space="preserve"> PAGEREF _Toc74303594 \h </w:instrText>
            </w:r>
            <w:r>
              <w:rPr>
                <w:noProof/>
                <w:webHidden/>
              </w:rPr>
            </w:r>
          </w:ins>
          <w:r>
            <w:rPr>
              <w:noProof/>
              <w:webHidden/>
            </w:rPr>
            <w:fldChar w:fldCharType="separate"/>
          </w:r>
          <w:ins w:id="56" w:author="Thomas CARTERET" w:date="2021-06-11T11:32:00Z">
            <w:r>
              <w:rPr>
                <w:noProof/>
                <w:webHidden/>
              </w:rPr>
              <w:t>9</w:t>
            </w:r>
            <w:r>
              <w:rPr>
                <w:noProof/>
                <w:webHidden/>
              </w:rPr>
              <w:fldChar w:fldCharType="end"/>
            </w:r>
            <w:r w:rsidRPr="0065129A">
              <w:rPr>
                <w:rStyle w:val="Lienhypertexte"/>
                <w:noProof/>
              </w:rPr>
              <w:fldChar w:fldCharType="end"/>
            </w:r>
          </w:ins>
        </w:p>
        <w:p w14:paraId="26541DE6" w14:textId="0D6A9F71" w:rsidR="00A76C04" w:rsidRDefault="00A76C04">
          <w:pPr>
            <w:pStyle w:val="TM1"/>
            <w:rPr>
              <w:ins w:id="57" w:author="Thomas CARTERET" w:date="2021-06-11T11:32:00Z"/>
              <w:noProof/>
              <w:sz w:val="22"/>
              <w:szCs w:val="22"/>
              <w:lang w:eastAsia="fr-FR"/>
            </w:rPr>
          </w:pPr>
          <w:ins w:id="58"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"_Toc74303595"</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3</w:t>
            </w:r>
            <w:r w:rsidRPr="0065129A">
              <w:rPr>
                <w:rStyle w:val="Lienhypertexte"/>
                <w:rFonts w:cstheme="minorHAnsi"/>
                <w:noProof/>
                <w:lang w:val="en-US"/>
              </w:rPr>
              <w:t>. Technological Environment</w:t>
            </w:r>
            <w:r>
              <w:rPr>
                <w:noProof/>
                <w:webHidden/>
              </w:rPr>
              <w:tab/>
            </w:r>
            <w:r>
              <w:rPr>
                <w:noProof/>
                <w:webHidden/>
              </w:rPr>
              <w:fldChar w:fldCharType="begin"/>
            </w:r>
            <w:r>
              <w:rPr>
                <w:noProof/>
                <w:webHidden/>
              </w:rPr>
              <w:instrText xml:space="preserve"> PAGEREF _Toc74303595 \h </w:instrText>
            </w:r>
            <w:r>
              <w:rPr>
                <w:noProof/>
                <w:webHidden/>
              </w:rPr>
            </w:r>
          </w:ins>
          <w:r>
            <w:rPr>
              <w:noProof/>
              <w:webHidden/>
            </w:rPr>
            <w:fldChar w:fldCharType="separate"/>
          </w:r>
          <w:ins w:id="59" w:author="Thomas CARTERET" w:date="2021-06-11T11:32:00Z">
            <w:r>
              <w:rPr>
                <w:noProof/>
                <w:webHidden/>
              </w:rPr>
              <w:t>10</w:t>
            </w:r>
            <w:r>
              <w:rPr>
                <w:noProof/>
                <w:webHidden/>
              </w:rPr>
              <w:fldChar w:fldCharType="end"/>
            </w:r>
            <w:r w:rsidRPr="0065129A">
              <w:rPr>
                <w:rStyle w:val="Lienhypertexte"/>
                <w:noProof/>
              </w:rPr>
              <w:fldChar w:fldCharType="end"/>
            </w:r>
          </w:ins>
        </w:p>
        <w:p w14:paraId="040BD65A" w14:textId="18DDBF3F" w:rsidR="00A76C04" w:rsidRDefault="00A76C04">
          <w:pPr>
            <w:pStyle w:val="TM1"/>
            <w:rPr>
              <w:ins w:id="60" w:author="Thomas CARTERET" w:date="2021-06-11T11:32:00Z"/>
              <w:noProof/>
              <w:sz w:val="22"/>
              <w:szCs w:val="22"/>
              <w:lang w:eastAsia="fr-FR"/>
            </w:rPr>
          </w:pPr>
          <w:ins w:id="61"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"_Toc74303596"</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4</w:t>
            </w:r>
            <w:r w:rsidRPr="0065129A">
              <w:rPr>
                <w:rStyle w:val="Lienhypertexte"/>
                <w:rFonts w:cstheme="minorHAnsi"/>
                <w:noProof/>
                <w:lang w:val="en-US"/>
              </w:rPr>
              <w:t>. User Interface</w:t>
            </w:r>
            <w:r>
              <w:rPr>
                <w:noProof/>
                <w:webHidden/>
              </w:rPr>
              <w:tab/>
            </w:r>
            <w:r>
              <w:rPr>
                <w:noProof/>
                <w:webHidden/>
              </w:rPr>
              <w:fldChar w:fldCharType="begin"/>
            </w:r>
            <w:r>
              <w:rPr>
                <w:noProof/>
                <w:webHidden/>
              </w:rPr>
              <w:instrText xml:space="preserve"> PAGEREF _Toc74303596 \h </w:instrText>
            </w:r>
            <w:r>
              <w:rPr>
                <w:noProof/>
                <w:webHidden/>
              </w:rPr>
            </w:r>
          </w:ins>
          <w:r>
            <w:rPr>
              <w:noProof/>
              <w:webHidden/>
            </w:rPr>
            <w:fldChar w:fldCharType="separate"/>
          </w:r>
          <w:ins w:id="62" w:author="Thomas CARTERET" w:date="2021-06-11T11:32:00Z">
            <w:r>
              <w:rPr>
                <w:noProof/>
                <w:webHidden/>
              </w:rPr>
              <w:t>10</w:t>
            </w:r>
            <w:r>
              <w:rPr>
                <w:noProof/>
                <w:webHidden/>
              </w:rPr>
              <w:fldChar w:fldCharType="end"/>
            </w:r>
            <w:r w:rsidRPr="0065129A">
              <w:rPr>
                <w:rStyle w:val="Lienhypertexte"/>
                <w:noProof/>
              </w:rPr>
              <w:fldChar w:fldCharType="end"/>
            </w:r>
          </w:ins>
        </w:p>
        <w:p w14:paraId="552AED59" w14:textId="4C4AEFE0" w:rsidR="00A76C04" w:rsidRDefault="00A76C04">
          <w:pPr>
            <w:pStyle w:val="TM1"/>
            <w:rPr>
              <w:ins w:id="63" w:author="Thomas CARTERET" w:date="2021-06-11T11:32:00Z"/>
              <w:noProof/>
              <w:sz w:val="22"/>
              <w:szCs w:val="22"/>
              <w:lang w:eastAsia="fr-FR"/>
            </w:rPr>
          </w:pPr>
          <w:ins w:id="64" w:author="Thomas CARTERET" w:date="2021-06-11T11:32:00Z">
            <w:r w:rsidRPr="0065129A">
              <w:rPr>
                <w:rStyle w:val="Lienhypertexte"/>
                <w:noProof/>
              </w:rPr>
              <w:fldChar w:fldCharType="begin"/>
            </w:r>
            <w:r w:rsidRPr="0065129A">
              <w:rPr>
                <w:rStyle w:val="Lienhypertexte"/>
                <w:noProof/>
              </w:rPr>
              <w:instrText xml:space="preserve"> </w:instrText>
            </w:r>
            <w:r>
              <w:rPr>
                <w:noProof/>
              </w:rPr>
              <w:instrText>HYPERLINK \l "_Toc74303597"</w:instrText>
            </w:r>
            <w:r w:rsidRPr="0065129A">
              <w:rPr>
                <w:rStyle w:val="Lienhypertexte"/>
                <w:noProof/>
              </w:rPr>
              <w:instrText xml:space="preserve"> </w:instrText>
            </w:r>
            <w:r w:rsidRPr="0065129A">
              <w:rPr>
                <w:rStyle w:val="Lienhypertexte"/>
                <w:noProof/>
              </w:rPr>
            </w:r>
            <w:r w:rsidRPr="0065129A">
              <w:rPr>
                <w:rStyle w:val="Lienhypertexte"/>
                <w:noProof/>
              </w:rPr>
              <w:fldChar w:fldCharType="separate"/>
            </w:r>
            <w:r w:rsidRPr="0065129A">
              <w:rPr>
                <w:rStyle w:val="Lienhypertexte"/>
                <w:noProof/>
                <w:lang w:val="en-US"/>
              </w:rPr>
              <w:t>6. Risk Assessments</w:t>
            </w:r>
            <w:r>
              <w:rPr>
                <w:noProof/>
                <w:webHidden/>
              </w:rPr>
              <w:tab/>
            </w:r>
            <w:r>
              <w:rPr>
                <w:noProof/>
                <w:webHidden/>
              </w:rPr>
              <w:fldChar w:fldCharType="begin"/>
            </w:r>
            <w:r>
              <w:rPr>
                <w:noProof/>
                <w:webHidden/>
              </w:rPr>
              <w:instrText xml:space="preserve"> PAGEREF _Toc74303597 \h </w:instrText>
            </w:r>
            <w:r>
              <w:rPr>
                <w:noProof/>
                <w:webHidden/>
              </w:rPr>
            </w:r>
          </w:ins>
          <w:r>
            <w:rPr>
              <w:noProof/>
              <w:webHidden/>
            </w:rPr>
            <w:fldChar w:fldCharType="separate"/>
          </w:r>
          <w:ins w:id="65" w:author="Thomas CARTERET" w:date="2021-06-11T11:32:00Z">
            <w:r>
              <w:rPr>
                <w:noProof/>
                <w:webHidden/>
              </w:rPr>
              <w:t>11</w:t>
            </w:r>
            <w:r>
              <w:rPr>
                <w:noProof/>
                <w:webHidden/>
              </w:rPr>
              <w:fldChar w:fldCharType="end"/>
            </w:r>
            <w:r w:rsidRPr="0065129A">
              <w:rPr>
                <w:rStyle w:val="Lienhypertexte"/>
                <w:noProof/>
              </w:rPr>
              <w:fldChar w:fldCharType="end"/>
            </w:r>
          </w:ins>
        </w:p>
        <w:p w14:paraId="1B5FC3DE" w14:textId="6AE04114" w:rsidR="00E77741" w:rsidRPr="006A4396" w:rsidDel="00A76C04" w:rsidRDefault="00E77741">
          <w:pPr>
            <w:pStyle w:val="TM1"/>
            <w:rPr>
              <w:del w:id="66" w:author="Thomas CARTERET" w:date="2021-06-11T11:32:00Z"/>
              <w:noProof/>
              <w:sz w:val="22"/>
              <w:szCs w:val="22"/>
              <w:lang w:val="en-US" w:eastAsia="fr-FR"/>
            </w:rPr>
          </w:pPr>
        </w:p>
        <w:p w14:paraId="43E9D498" w14:textId="67E6239E" w:rsidR="00E77741" w:rsidRPr="006A4396" w:rsidDel="00A76C04" w:rsidRDefault="00FE1FAA">
          <w:pPr>
            <w:pStyle w:val="TM1"/>
            <w:rPr>
              <w:del w:id="67" w:author="Thomas CARTERET" w:date="2021-06-11T11:32:00Z"/>
              <w:noProof/>
              <w:sz w:val="22"/>
              <w:szCs w:val="22"/>
              <w:lang w:val="en-US" w:eastAsia="fr-FR"/>
            </w:rPr>
          </w:pPr>
          <w:del w:id="68" w:author="Thomas CARTERET" w:date="2021-06-11T11:32:00Z">
            <w:r w:rsidRPr="006A4396" w:rsidDel="00A76C04">
              <w:rPr>
                <w:noProof/>
                <w:lang w:val="en-US"/>
                <w:rPrChange w:id="69" w:author="Thomas Carteret" w:date="2021-04-07T16:08:00Z">
                  <w:rPr/>
                </w:rPrChange>
              </w:rPr>
              <w:fldChar w:fldCharType="begin"/>
            </w:r>
            <w:r w:rsidRPr="006A4396" w:rsidDel="00A76C04">
              <w:rPr>
                <w:noProof/>
                <w:lang w:val="en-US"/>
                <w:rPrChange w:id="70" w:author="Thomas Carteret" w:date="2021-04-07T16:08:00Z">
                  <w:rPr/>
                </w:rPrChange>
              </w:rPr>
              <w:delInstrText xml:space="preserve"> HYPERLINK \l "_Toc36812825" </w:delInstrText>
            </w:r>
            <w:r w:rsidRPr="006A4396" w:rsidDel="00A76C04">
              <w:rPr>
                <w:noProof/>
                <w:lang w:val="en-US"/>
                <w:rPrChange w:id="71" w:author="Thomas Carteret" w:date="2021-04-07T16:08:00Z">
                  <w:rPr>
                    <w:noProof/>
                    <w:lang w:val="en-US"/>
                  </w:rPr>
                </w:rPrChange>
              </w:rPr>
              <w:fldChar w:fldCharType="separate"/>
            </w:r>
          </w:del>
          <w:ins w:id="72" w:author="Thomas CARTERET" w:date="2021-06-11T11:32:00Z">
            <w:r w:rsidR="00A76C04">
              <w:rPr>
                <w:b/>
                <w:bCs/>
                <w:noProof/>
              </w:rPr>
              <w:t>Erreur ! Référence de lien hypertexte non valide.</w:t>
            </w:r>
          </w:ins>
          <w:del w:id="73" w:author="Thomas CARTERET" w:date="2021-06-11T11:32:00Z">
            <w:r w:rsidR="00E77741" w:rsidRPr="006A4396" w:rsidDel="00A76C04">
              <w:rPr>
                <w:rStyle w:val="Lienhypertexte"/>
                <w:noProof/>
                <w:lang w:val="en-US"/>
              </w:rPr>
              <w:delText>1</w:delText>
            </w:r>
            <w:r w:rsidR="00E77741" w:rsidRPr="006A4396" w:rsidDel="00A76C04">
              <w:rPr>
                <w:rStyle w:val="Lienhypertexte"/>
                <w:rFonts w:cstheme="minorHAnsi"/>
                <w:noProof/>
                <w:lang w:val="en-US"/>
              </w:rPr>
              <w:delText>. General Presentation</w:delText>
            </w:r>
            <w:r w:rsidR="00E77741" w:rsidRPr="006A4396" w:rsidDel="00A76C04">
              <w:rPr>
                <w:noProof/>
                <w:webHidden/>
                <w:lang w:val="en-US"/>
              </w:rPr>
              <w:tab/>
            </w:r>
            <w:r w:rsidR="00E77741" w:rsidRPr="006A4396" w:rsidDel="00A76C04">
              <w:rPr>
                <w:noProof/>
                <w:webHidden/>
                <w:lang w:val="en-US"/>
                <w:rPrChange w:id="7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_Toc36812825 \h </w:delInstrText>
            </w:r>
            <w:r w:rsidR="00E77741" w:rsidRPr="006A4396" w:rsidDel="00A76C04">
              <w:rPr>
                <w:noProof/>
                <w:webHidden/>
                <w:lang w:val="en-US"/>
                <w:rPrChange w:id="75" w:author="Thomas Carteret" w:date="2021-04-07T16:08:00Z">
                  <w:rPr>
                    <w:noProof/>
                    <w:webHidden/>
                    <w:lang w:val="en-US"/>
                  </w:rPr>
                </w:rPrChange>
              </w:rPr>
            </w:r>
            <w:r w:rsidR="00E77741" w:rsidRPr="006A4396" w:rsidDel="00A76C04">
              <w:rPr>
                <w:noProof/>
                <w:webHidden/>
                <w:lang w:val="en-US"/>
                <w:rPrChange w:id="76" w:author="Thomas Carteret" w:date="2021-04-07T16:08:00Z">
                  <w:rPr>
                    <w:noProof/>
                    <w:webHidden/>
                    <w:lang w:val="en-US"/>
                  </w:rPr>
                </w:rPrChange>
              </w:rPr>
              <w:fldChar w:fldCharType="separate"/>
            </w:r>
            <w:r w:rsidR="00E77741" w:rsidRPr="006A4396" w:rsidDel="00A76C04">
              <w:rPr>
                <w:noProof/>
                <w:webHidden/>
                <w:lang w:val="en-US"/>
              </w:rPr>
              <w:delText>4</w:delText>
            </w:r>
            <w:r w:rsidR="00E77741" w:rsidRPr="006A4396" w:rsidDel="00A76C04">
              <w:rPr>
                <w:noProof/>
                <w:webHidden/>
                <w:lang w:val="en-US"/>
                <w:rPrChange w:id="77" w:author="Thomas Carteret" w:date="2021-04-07T16:08:00Z">
                  <w:rPr>
                    <w:noProof/>
                    <w:webHidden/>
                    <w:lang w:val="en-US"/>
                  </w:rPr>
                </w:rPrChange>
              </w:rPr>
              <w:fldChar w:fldCharType="end"/>
            </w:r>
            <w:r w:rsidRPr="006A4396" w:rsidDel="00A76C04">
              <w:rPr>
                <w:noProof/>
                <w:lang w:val="en-US"/>
                <w:rPrChange w:id="78" w:author="Thomas Carteret" w:date="2021-04-07T16:08:00Z">
                  <w:rPr>
                    <w:noProof/>
                    <w:lang w:val="en-US"/>
                  </w:rPr>
                </w:rPrChange>
              </w:rPr>
              <w:fldChar w:fldCharType="end"/>
            </w:r>
          </w:del>
        </w:p>
        <w:p w14:paraId="7C8DA6DA" w14:textId="7F575483" w:rsidR="00E77741" w:rsidRPr="006A4396" w:rsidDel="00A76C04" w:rsidRDefault="00FE1FAA">
          <w:pPr>
            <w:pStyle w:val="TM2"/>
            <w:tabs>
              <w:tab w:val="right" w:leader="dot" w:pos="9060"/>
            </w:tabs>
            <w:rPr>
              <w:del w:id="79" w:author="Thomas CARTERET" w:date="2021-06-11T11:32:00Z"/>
              <w:noProof/>
              <w:sz w:val="22"/>
              <w:szCs w:val="22"/>
              <w:lang w:val="en-US" w:eastAsia="fr-FR"/>
            </w:rPr>
          </w:pPr>
          <w:del w:id="80" w:author="Thomas CARTERET" w:date="2021-06-11T11:32:00Z">
            <w:r w:rsidRPr="006A4396" w:rsidDel="00A76C04">
              <w:rPr>
                <w:noProof/>
                <w:lang w:val="en-US"/>
                <w:rPrChange w:id="81" w:author="Thomas Carteret" w:date="2021-04-07T16:08:00Z">
                  <w:rPr/>
                </w:rPrChange>
              </w:rPr>
              <w:fldChar w:fldCharType="begin"/>
            </w:r>
            <w:r w:rsidRPr="006A4396" w:rsidDel="00A76C04">
              <w:rPr>
                <w:noProof/>
                <w:lang w:val="en-US"/>
                <w:rPrChange w:id="82" w:author="Thomas Carteret" w:date="2021-04-07T16:08:00Z">
                  <w:rPr/>
                </w:rPrChange>
              </w:rPr>
              <w:delInstrText xml:space="preserve"> HYPERLINK \l "_Toc36812826" </w:delInstrText>
            </w:r>
            <w:r w:rsidRPr="006A4396" w:rsidDel="00A76C04">
              <w:rPr>
                <w:noProof/>
                <w:lang w:val="en-US"/>
                <w:rPrChange w:id="83" w:author="Thomas Carteret" w:date="2021-04-07T16:08:00Z">
                  <w:rPr>
                    <w:noProof/>
                    <w:lang w:val="en-US"/>
                  </w:rPr>
                </w:rPrChange>
              </w:rPr>
              <w:fldChar w:fldCharType="separate"/>
            </w:r>
          </w:del>
          <w:ins w:id="84" w:author="Thomas CARTERET" w:date="2021-06-11T11:32:00Z">
            <w:r w:rsidR="00A76C04">
              <w:rPr>
                <w:b/>
                <w:bCs/>
                <w:noProof/>
              </w:rPr>
              <w:t>Erreur ! Référence de lien hypertexte non valide.</w:t>
            </w:r>
          </w:ins>
          <w:del w:id="85" w:author="Thomas CARTERET" w:date="2021-06-11T11:32:00Z">
            <w:r w:rsidR="00E77741" w:rsidRPr="006A4396" w:rsidDel="00A76C04">
              <w:rPr>
                <w:rStyle w:val="Lienhypertexte"/>
                <w:noProof/>
                <w:lang w:val="en-US"/>
              </w:rPr>
              <w:delText>1.1. General Description of the Application</w:delText>
            </w:r>
            <w:r w:rsidR="00E77741" w:rsidRPr="006A4396" w:rsidDel="00A76C04">
              <w:rPr>
                <w:noProof/>
                <w:webHidden/>
                <w:lang w:val="en-US"/>
              </w:rPr>
              <w:tab/>
            </w:r>
            <w:r w:rsidR="00E77741" w:rsidRPr="006A4396" w:rsidDel="00A76C04">
              <w:rPr>
                <w:noProof/>
                <w:webHidden/>
                <w:lang w:val="en-US"/>
                <w:rPrChange w:id="86"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_Toc36812826 \h </w:delInstrText>
            </w:r>
            <w:r w:rsidR="00E77741" w:rsidRPr="006A4396" w:rsidDel="00A76C04">
              <w:rPr>
                <w:noProof/>
                <w:webHidden/>
                <w:lang w:val="en-US"/>
                <w:rPrChange w:id="87" w:author="Thomas Carteret" w:date="2021-04-07T16:08:00Z">
                  <w:rPr>
                    <w:noProof/>
                    <w:webHidden/>
                    <w:lang w:val="en-US"/>
                  </w:rPr>
                </w:rPrChange>
              </w:rPr>
            </w:r>
            <w:r w:rsidR="00E77741" w:rsidRPr="006A4396" w:rsidDel="00A76C04">
              <w:rPr>
                <w:noProof/>
                <w:webHidden/>
                <w:lang w:val="en-US"/>
                <w:rPrChange w:id="88" w:author="Thomas Carteret" w:date="2021-04-07T16:08:00Z">
                  <w:rPr>
                    <w:noProof/>
                    <w:webHidden/>
                    <w:lang w:val="en-US"/>
                  </w:rPr>
                </w:rPrChange>
              </w:rPr>
              <w:fldChar w:fldCharType="separate"/>
            </w:r>
            <w:r w:rsidR="00E77741" w:rsidRPr="006A4396" w:rsidDel="00A76C04">
              <w:rPr>
                <w:noProof/>
                <w:webHidden/>
                <w:lang w:val="en-US"/>
              </w:rPr>
              <w:delText>4</w:delText>
            </w:r>
            <w:r w:rsidR="00E77741" w:rsidRPr="006A4396" w:rsidDel="00A76C04">
              <w:rPr>
                <w:noProof/>
                <w:webHidden/>
                <w:lang w:val="en-US"/>
                <w:rPrChange w:id="89" w:author="Thomas Carteret" w:date="2021-04-07T16:08:00Z">
                  <w:rPr>
                    <w:noProof/>
                    <w:webHidden/>
                    <w:lang w:val="en-US"/>
                  </w:rPr>
                </w:rPrChange>
              </w:rPr>
              <w:fldChar w:fldCharType="end"/>
            </w:r>
            <w:r w:rsidRPr="006A4396" w:rsidDel="00A76C04">
              <w:rPr>
                <w:noProof/>
                <w:lang w:val="en-US"/>
                <w:rPrChange w:id="90" w:author="Thomas Carteret" w:date="2021-04-07T16:08:00Z">
                  <w:rPr>
                    <w:noProof/>
                    <w:lang w:val="en-US"/>
                  </w:rPr>
                </w:rPrChange>
              </w:rPr>
              <w:fldChar w:fldCharType="end"/>
            </w:r>
          </w:del>
        </w:p>
        <w:p w14:paraId="6146FF04" w14:textId="70696F6F" w:rsidR="00E77741" w:rsidRPr="006A4396" w:rsidDel="00A76C04" w:rsidRDefault="00FE1FAA">
          <w:pPr>
            <w:pStyle w:val="TM2"/>
            <w:tabs>
              <w:tab w:val="right" w:leader="dot" w:pos="9060"/>
            </w:tabs>
            <w:rPr>
              <w:del w:id="91" w:author="Thomas CARTERET" w:date="2021-06-11T11:32:00Z"/>
              <w:noProof/>
              <w:sz w:val="22"/>
              <w:szCs w:val="22"/>
              <w:lang w:val="en-US" w:eastAsia="fr-FR"/>
            </w:rPr>
          </w:pPr>
          <w:del w:id="92" w:author="Thomas CARTERET" w:date="2021-06-11T11:32:00Z">
            <w:r w:rsidRPr="006A4396" w:rsidDel="00A76C04">
              <w:rPr>
                <w:noProof/>
                <w:lang w:val="en-US"/>
                <w:rPrChange w:id="93" w:author="Thomas Carteret" w:date="2021-04-07T16:08:00Z">
                  <w:rPr/>
                </w:rPrChange>
              </w:rPr>
              <w:fldChar w:fldCharType="begin"/>
            </w:r>
            <w:r w:rsidRPr="006A4396" w:rsidDel="00A76C04">
              <w:rPr>
                <w:noProof/>
                <w:lang w:val="en-US"/>
                <w:rPrChange w:id="94" w:author="Thomas Carteret" w:date="2021-04-07T16:08:00Z">
                  <w:rPr/>
                </w:rPrChange>
              </w:rPr>
              <w:delInstrText xml:space="preserve"> HYPERLINK \l "_Toc36812827" </w:delInstrText>
            </w:r>
            <w:r w:rsidRPr="006A4396" w:rsidDel="00A76C04">
              <w:rPr>
                <w:noProof/>
                <w:lang w:val="en-US"/>
                <w:rPrChange w:id="95" w:author="Thomas Carteret" w:date="2021-04-07T16:08:00Z">
                  <w:rPr>
                    <w:noProof/>
                    <w:lang w:val="en-US"/>
                  </w:rPr>
                </w:rPrChange>
              </w:rPr>
              <w:fldChar w:fldCharType="separate"/>
            </w:r>
          </w:del>
          <w:ins w:id="96" w:author="Thomas CARTERET" w:date="2021-06-11T11:32:00Z">
            <w:r w:rsidR="00A76C04">
              <w:rPr>
                <w:b/>
                <w:bCs/>
                <w:noProof/>
              </w:rPr>
              <w:t>Erreur ! Référence de lien hypertexte non valide.</w:t>
            </w:r>
          </w:ins>
          <w:del w:id="97" w:author="Thomas CARTERET" w:date="2021-06-11T11:32:00Z">
            <w:r w:rsidR="00E77741" w:rsidRPr="006A4396" w:rsidDel="00A76C04">
              <w:rPr>
                <w:rStyle w:val="Lienhypertexte"/>
                <w:noProof/>
                <w:lang w:val="en-US"/>
              </w:rPr>
              <w:delText>1.2. Expected Measurements</w:delText>
            </w:r>
            <w:r w:rsidR="00E77741" w:rsidRPr="006A4396" w:rsidDel="00A76C04">
              <w:rPr>
                <w:noProof/>
                <w:webHidden/>
                <w:lang w:val="en-US"/>
              </w:rPr>
              <w:tab/>
            </w:r>
            <w:r w:rsidR="00E77741" w:rsidRPr="006A4396" w:rsidDel="00A76C04">
              <w:rPr>
                <w:noProof/>
                <w:webHidden/>
                <w:lang w:val="en-US"/>
                <w:rPrChange w:id="98"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_Toc36812827 \h </w:delInstrText>
            </w:r>
            <w:r w:rsidR="00E77741" w:rsidRPr="006A4396" w:rsidDel="00A76C04">
              <w:rPr>
                <w:noProof/>
                <w:webHidden/>
                <w:lang w:val="en-US"/>
                <w:rPrChange w:id="99" w:author="Thomas Carteret" w:date="2021-04-07T16:08:00Z">
                  <w:rPr>
                    <w:noProof/>
                    <w:webHidden/>
                    <w:lang w:val="en-US"/>
                  </w:rPr>
                </w:rPrChange>
              </w:rPr>
            </w:r>
            <w:r w:rsidR="00E77741" w:rsidRPr="006A4396" w:rsidDel="00A76C04">
              <w:rPr>
                <w:noProof/>
                <w:webHidden/>
                <w:lang w:val="en-US"/>
                <w:rPrChange w:id="100" w:author="Thomas Carteret" w:date="2021-04-07T16:08:00Z">
                  <w:rPr>
                    <w:noProof/>
                    <w:webHidden/>
                    <w:lang w:val="en-US"/>
                  </w:rPr>
                </w:rPrChange>
              </w:rPr>
              <w:fldChar w:fldCharType="separate"/>
            </w:r>
            <w:r w:rsidR="00E77741" w:rsidRPr="006A4396" w:rsidDel="00A76C04">
              <w:rPr>
                <w:noProof/>
                <w:webHidden/>
                <w:lang w:val="en-US"/>
              </w:rPr>
              <w:delText>4</w:delText>
            </w:r>
            <w:r w:rsidR="00E77741" w:rsidRPr="006A4396" w:rsidDel="00A76C04">
              <w:rPr>
                <w:noProof/>
                <w:webHidden/>
                <w:lang w:val="en-US"/>
                <w:rPrChange w:id="101" w:author="Thomas Carteret" w:date="2021-04-07T16:08:00Z">
                  <w:rPr>
                    <w:noProof/>
                    <w:webHidden/>
                    <w:lang w:val="en-US"/>
                  </w:rPr>
                </w:rPrChange>
              </w:rPr>
              <w:fldChar w:fldCharType="end"/>
            </w:r>
            <w:r w:rsidRPr="006A4396" w:rsidDel="00A76C04">
              <w:rPr>
                <w:noProof/>
                <w:lang w:val="en-US"/>
                <w:rPrChange w:id="102" w:author="Thomas Carteret" w:date="2021-04-07T16:08:00Z">
                  <w:rPr>
                    <w:noProof/>
                    <w:lang w:val="en-US"/>
                  </w:rPr>
                </w:rPrChange>
              </w:rPr>
              <w:fldChar w:fldCharType="end"/>
            </w:r>
          </w:del>
        </w:p>
        <w:p w14:paraId="7BB2262C" w14:textId="42BDCF9E" w:rsidR="00E77741" w:rsidRPr="006A4396" w:rsidDel="00A76C04" w:rsidRDefault="00FE1FAA">
          <w:pPr>
            <w:pStyle w:val="TM1"/>
            <w:rPr>
              <w:del w:id="103" w:author="Thomas CARTERET" w:date="2021-06-11T11:32:00Z"/>
              <w:noProof/>
              <w:sz w:val="22"/>
              <w:szCs w:val="22"/>
              <w:lang w:val="en-US" w:eastAsia="fr-FR"/>
            </w:rPr>
          </w:pPr>
          <w:del w:id="104" w:author="Thomas CARTERET" w:date="2021-06-11T11:32:00Z">
            <w:r w:rsidRPr="006A4396" w:rsidDel="00A76C04">
              <w:rPr>
                <w:noProof/>
                <w:lang w:val="en-US"/>
                <w:rPrChange w:id="105" w:author="Thomas Carteret" w:date="2021-04-07T16:08:00Z">
                  <w:rPr/>
                </w:rPrChange>
              </w:rPr>
              <w:fldChar w:fldCharType="begin"/>
            </w:r>
            <w:r w:rsidRPr="006A4396" w:rsidDel="00A76C04">
              <w:rPr>
                <w:noProof/>
                <w:lang w:val="en-US"/>
                <w:rPrChange w:id="106" w:author="Thomas Carteret" w:date="2021-04-07T16:08:00Z">
                  <w:rPr/>
                </w:rPrChange>
              </w:rPr>
              <w:delInstrText xml:space="preserve"> HYPERLINK \l "_Toc36812828" </w:delInstrText>
            </w:r>
            <w:r w:rsidRPr="006A4396" w:rsidDel="00A76C04">
              <w:rPr>
                <w:noProof/>
                <w:lang w:val="en-US"/>
                <w:rPrChange w:id="107" w:author="Thomas Carteret" w:date="2021-04-07T16:08:00Z">
                  <w:rPr>
                    <w:noProof/>
                    <w:lang w:val="en-US"/>
                  </w:rPr>
                </w:rPrChange>
              </w:rPr>
              <w:fldChar w:fldCharType="separate"/>
            </w:r>
          </w:del>
          <w:ins w:id="108" w:author="Thomas CARTERET" w:date="2021-06-11T11:32:00Z">
            <w:r w:rsidR="00A76C04">
              <w:rPr>
                <w:b/>
                <w:bCs/>
                <w:noProof/>
              </w:rPr>
              <w:t>Erreur ! Référence de lien hypertexte non valide.</w:t>
            </w:r>
          </w:ins>
          <w:del w:id="109" w:author="Thomas CARTERET" w:date="2021-06-11T11:32:00Z">
            <w:r w:rsidR="00E77741" w:rsidRPr="006A4396" w:rsidDel="00A76C04">
              <w:rPr>
                <w:rStyle w:val="Lienhypertexte"/>
                <w:noProof/>
                <w:lang w:val="en-US"/>
              </w:rPr>
              <w:delText>2</w:delText>
            </w:r>
            <w:r w:rsidR="00E77741" w:rsidRPr="006A4396" w:rsidDel="00A76C04">
              <w:rPr>
                <w:rStyle w:val="Lienhypertexte"/>
                <w:rFonts w:cstheme="minorHAnsi"/>
                <w:noProof/>
                <w:lang w:val="en-US"/>
              </w:rPr>
              <w:delText>. Detailled Description</w:delText>
            </w:r>
            <w:r w:rsidR="00E77741" w:rsidRPr="006A4396" w:rsidDel="00A76C04">
              <w:rPr>
                <w:noProof/>
                <w:webHidden/>
                <w:lang w:val="en-US"/>
              </w:rPr>
              <w:tab/>
            </w:r>
            <w:r w:rsidR="00E77741" w:rsidRPr="006A4396" w:rsidDel="00A76C04">
              <w:rPr>
                <w:noProof/>
                <w:webHidden/>
                <w:lang w:val="en-US"/>
                <w:rPrChange w:id="110"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_Toc36812828 \h </w:delInstrText>
            </w:r>
            <w:r w:rsidR="00E77741" w:rsidRPr="006A4396" w:rsidDel="00A76C04">
              <w:rPr>
                <w:noProof/>
                <w:webHidden/>
                <w:lang w:val="en-US"/>
                <w:rPrChange w:id="111" w:author="Thomas Carteret" w:date="2021-04-07T16:08:00Z">
                  <w:rPr>
                    <w:noProof/>
                    <w:webHidden/>
                    <w:lang w:val="en-US"/>
                  </w:rPr>
                </w:rPrChange>
              </w:rPr>
            </w:r>
            <w:r w:rsidR="00E77741" w:rsidRPr="006A4396" w:rsidDel="00A76C04">
              <w:rPr>
                <w:noProof/>
                <w:webHidden/>
                <w:lang w:val="en-US"/>
                <w:rPrChange w:id="112" w:author="Thomas Carteret" w:date="2021-04-07T16:08:00Z">
                  <w:rPr>
                    <w:noProof/>
                    <w:webHidden/>
                    <w:lang w:val="en-US"/>
                  </w:rPr>
                </w:rPrChange>
              </w:rPr>
              <w:fldChar w:fldCharType="separate"/>
            </w:r>
            <w:r w:rsidR="00E77741" w:rsidRPr="006A4396" w:rsidDel="00A76C04">
              <w:rPr>
                <w:noProof/>
                <w:webHidden/>
                <w:lang w:val="en-US"/>
              </w:rPr>
              <w:delText>4</w:delText>
            </w:r>
            <w:r w:rsidR="00E77741" w:rsidRPr="006A4396" w:rsidDel="00A76C04">
              <w:rPr>
                <w:noProof/>
                <w:webHidden/>
                <w:lang w:val="en-US"/>
                <w:rPrChange w:id="113" w:author="Thomas Carteret" w:date="2021-04-07T16:08:00Z">
                  <w:rPr>
                    <w:noProof/>
                    <w:webHidden/>
                    <w:lang w:val="en-US"/>
                  </w:rPr>
                </w:rPrChange>
              </w:rPr>
              <w:fldChar w:fldCharType="end"/>
            </w:r>
            <w:r w:rsidRPr="006A4396" w:rsidDel="00A76C04">
              <w:rPr>
                <w:noProof/>
                <w:lang w:val="en-US"/>
                <w:rPrChange w:id="114" w:author="Thomas Carteret" w:date="2021-04-07T16:08:00Z">
                  <w:rPr>
                    <w:noProof/>
                    <w:lang w:val="en-US"/>
                  </w:rPr>
                </w:rPrChange>
              </w:rPr>
              <w:fldChar w:fldCharType="end"/>
            </w:r>
          </w:del>
        </w:p>
        <w:p w14:paraId="7C6F717F" w14:textId="5F7B8E18" w:rsidR="00E77741" w:rsidRPr="006A4396" w:rsidDel="00A76C04" w:rsidRDefault="00FE1FAA">
          <w:pPr>
            <w:pStyle w:val="TM2"/>
            <w:tabs>
              <w:tab w:val="right" w:leader="dot" w:pos="9060"/>
            </w:tabs>
            <w:rPr>
              <w:del w:id="115" w:author="Thomas CARTERET" w:date="2021-06-11T11:32:00Z"/>
              <w:noProof/>
              <w:sz w:val="22"/>
              <w:szCs w:val="22"/>
              <w:lang w:val="en-US" w:eastAsia="fr-FR"/>
            </w:rPr>
          </w:pPr>
          <w:del w:id="116" w:author="Thomas CARTERET" w:date="2021-06-11T11:32:00Z">
            <w:r w:rsidRPr="006A4396" w:rsidDel="00A76C04">
              <w:rPr>
                <w:noProof/>
                <w:lang w:val="en-US"/>
                <w:rPrChange w:id="117" w:author="Thomas Carteret" w:date="2021-04-07T16:08:00Z">
                  <w:rPr/>
                </w:rPrChange>
              </w:rPr>
              <w:fldChar w:fldCharType="begin"/>
            </w:r>
            <w:r w:rsidRPr="006A4396" w:rsidDel="00A76C04">
              <w:rPr>
                <w:noProof/>
                <w:lang w:val="en-US"/>
                <w:rPrChange w:id="118" w:author="Thomas Carteret" w:date="2021-04-07T16:08:00Z">
                  <w:rPr/>
                </w:rPrChange>
              </w:rPr>
              <w:delInstrText xml:space="preserve"> HYPERLINK \l "_Toc36812829" </w:delInstrText>
            </w:r>
            <w:r w:rsidRPr="006A4396" w:rsidDel="00A76C04">
              <w:rPr>
                <w:noProof/>
                <w:lang w:val="en-US"/>
                <w:rPrChange w:id="119" w:author="Thomas Carteret" w:date="2021-04-07T16:08:00Z">
                  <w:rPr>
                    <w:noProof/>
                    <w:lang w:val="en-US"/>
                  </w:rPr>
                </w:rPrChange>
              </w:rPr>
              <w:fldChar w:fldCharType="separate"/>
            </w:r>
          </w:del>
          <w:ins w:id="120" w:author="Thomas CARTERET" w:date="2021-06-11T11:32:00Z">
            <w:r w:rsidR="00A76C04">
              <w:rPr>
                <w:b/>
                <w:bCs/>
                <w:noProof/>
              </w:rPr>
              <w:t>Erreur ! Référence de lien hypertexte non valide.</w:t>
            </w:r>
          </w:ins>
          <w:del w:id="121" w:author="Thomas CARTERET" w:date="2021-06-11T11:32:00Z">
            <w:r w:rsidR="00E77741" w:rsidRPr="006A4396" w:rsidDel="00A76C04">
              <w:rPr>
                <w:rStyle w:val="Lienhypertexte"/>
                <w:noProof/>
                <w:lang w:val="en-US"/>
              </w:rPr>
              <w:delText>2.1. Environment Description</w:delText>
            </w:r>
            <w:r w:rsidR="00E77741" w:rsidRPr="006A4396" w:rsidDel="00A76C04">
              <w:rPr>
                <w:noProof/>
                <w:webHidden/>
                <w:lang w:val="en-US"/>
              </w:rPr>
              <w:tab/>
            </w:r>
            <w:r w:rsidR="00E77741" w:rsidRPr="006A4396" w:rsidDel="00A76C04">
              <w:rPr>
                <w:noProof/>
                <w:webHidden/>
                <w:lang w:val="en-US"/>
                <w:rPrChange w:id="122"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_Toc36812829 \h </w:delInstrText>
            </w:r>
            <w:r w:rsidR="00E77741" w:rsidRPr="006A4396" w:rsidDel="00A76C04">
              <w:rPr>
                <w:noProof/>
                <w:webHidden/>
                <w:lang w:val="en-US"/>
                <w:rPrChange w:id="123" w:author="Thomas Carteret" w:date="2021-04-07T16:08:00Z">
                  <w:rPr>
                    <w:noProof/>
                    <w:webHidden/>
                    <w:lang w:val="en-US"/>
                  </w:rPr>
                </w:rPrChange>
              </w:rPr>
            </w:r>
            <w:r w:rsidR="00E77741" w:rsidRPr="006A4396" w:rsidDel="00A76C04">
              <w:rPr>
                <w:noProof/>
                <w:webHidden/>
                <w:lang w:val="en-US"/>
                <w:rPrChange w:id="124" w:author="Thomas Carteret" w:date="2021-04-07T16:08:00Z">
                  <w:rPr>
                    <w:noProof/>
                    <w:webHidden/>
                    <w:lang w:val="en-US"/>
                  </w:rPr>
                </w:rPrChange>
              </w:rPr>
              <w:fldChar w:fldCharType="separate"/>
            </w:r>
            <w:r w:rsidR="00E77741" w:rsidRPr="006A4396" w:rsidDel="00A76C04">
              <w:rPr>
                <w:noProof/>
                <w:webHidden/>
                <w:lang w:val="en-US"/>
              </w:rPr>
              <w:delText>4</w:delText>
            </w:r>
            <w:r w:rsidR="00E77741" w:rsidRPr="006A4396" w:rsidDel="00A76C04">
              <w:rPr>
                <w:noProof/>
                <w:webHidden/>
                <w:lang w:val="en-US"/>
                <w:rPrChange w:id="125" w:author="Thomas Carteret" w:date="2021-04-07T16:08:00Z">
                  <w:rPr>
                    <w:noProof/>
                    <w:webHidden/>
                    <w:lang w:val="en-US"/>
                  </w:rPr>
                </w:rPrChange>
              </w:rPr>
              <w:fldChar w:fldCharType="end"/>
            </w:r>
            <w:r w:rsidRPr="006A4396" w:rsidDel="00A76C04">
              <w:rPr>
                <w:noProof/>
                <w:lang w:val="en-US"/>
                <w:rPrChange w:id="126" w:author="Thomas Carteret" w:date="2021-04-07T16:08:00Z">
                  <w:rPr>
                    <w:noProof/>
                    <w:lang w:val="en-US"/>
                  </w:rPr>
                </w:rPrChange>
              </w:rPr>
              <w:fldChar w:fldCharType="end"/>
            </w:r>
          </w:del>
        </w:p>
        <w:p w14:paraId="5A621DBB" w14:textId="0663DF25" w:rsidR="00E77741" w:rsidRPr="006A4396" w:rsidDel="00A76C04" w:rsidRDefault="00FE1FAA">
          <w:pPr>
            <w:pStyle w:val="TM3"/>
            <w:rPr>
              <w:del w:id="127" w:author="Thomas CARTERET" w:date="2021-06-11T11:32:00Z"/>
              <w:noProof/>
              <w:sz w:val="22"/>
              <w:szCs w:val="22"/>
              <w:lang w:val="en-US" w:eastAsia="fr-FR"/>
            </w:rPr>
          </w:pPr>
          <w:del w:id="128" w:author="Thomas CARTERET" w:date="2021-06-11T11:32:00Z">
            <w:r w:rsidRPr="006A4396" w:rsidDel="00A76C04">
              <w:rPr>
                <w:noProof/>
                <w:lang w:val="en-US"/>
                <w:rPrChange w:id="129" w:author="Thomas Carteret" w:date="2021-04-07T16:08:00Z">
                  <w:rPr/>
                </w:rPrChange>
              </w:rPr>
              <w:fldChar w:fldCharType="begin"/>
            </w:r>
            <w:r w:rsidRPr="006A4396" w:rsidDel="00A76C04">
              <w:rPr>
                <w:noProof/>
                <w:lang w:val="en-US"/>
                <w:rPrChange w:id="130" w:author="Thomas Carteret" w:date="2021-04-07T16:08:00Z">
                  <w:rPr/>
                </w:rPrChange>
              </w:rPr>
              <w:delInstrText xml:space="preserve"> HYPERLINK \l "_Toc36812830" </w:delInstrText>
            </w:r>
            <w:r w:rsidRPr="006A4396" w:rsidDel="00A76C04">
              <w:rPr>
                <w:noProof/>
                <w:lang w:val="en-US"/>
                <w:rPrChange w:id="131" w:author="Thomas Carteret" w:date="2021-04-07T16:08:00Z">
                  <w:rPr>
                    <w:noProof/>
                    <w:lang w:val="en-US"/>
                  </w:rPr>
                </w:rPrChange>
              </w:rPr>
              <w:fldChar w:fldCharType="separate"/>
            </w:r>
          </w:del>
          <w:ins w:id="132" w:author="Thomas CARTERET" w:date="2021-06-11T11:32:00Z">
            <w:r w:rsidR="00A76C04">
              <w:rPr>
                <w:b/>
                <w:bCs/>
                <w:noProof/>
              </w:rPr>
              <w:t>Erreur ! Référence de lien hypertexte non valide.</w:t>
            </w:r>
          </w:ins>
          <w:del w:id="133" w:author="Thomas CARTERET" w:date="2021-06-11T11:32:00Z">
            <w:r w:rsidR="00E77741" w:rsidRPr="006A4396" w:rsidDel="00A76C04">
              <w:rPr>
                <w:rStyle w:val="Lienhypertexte"/>
                <w:noProof/>
                <w:lang w:val="en-US"/>
              </w:rPr>
              <w:delText>2.1.1. Environment Content</w:delText>
            </w:r>
            <w:r w:rsidR="00E77741" w:rsidRPr="006A4396" w:rsidDel="00A76C04">
              <w:rPr>
                <w:noProof/>
                <w:webHidden/>
                <w:lang w:val="en-US"/>
              </w:rPr>
              <w:tab/>
            </w:r>
            <w:r w:rsidR="00E77741" w:rsidRPr="006A4396" w:rsidDel="00A76C04">
              <w:rPr>
                <w:noProof/>
                <w:webHidden/>
                <w:lang w:val="en-US"/>
                <w:rPrChange w:id="13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_Toc36812830 \h </w:delInstrText>
            </w:r>
            <w:r w:rsidR="00E77741" w:rsidRPr="006A4396" w:rsidDel="00A76C04">
              <w:rPr>
                <w:noProof/>
                <w:webHidden/>
                <w:lang w:val="en-US"/>
                <w:rPrChange w:id="135" w:author="Thomas Carteret" w:date="2021-04-07T16:08:00Z">
                  <w:rPr>
                    <w:noProof/>
                    <w:webHidden/>
                    <w:lang w:val="en-US"/>
                  </w:rPr>
                </w:rPrChange>
              </w:rPr>
            </w:r>
            <w:r w:rsidR="00E77741" w:rsidRPr="006A4396" w:rsidDel="00A76C04">
              <w:rPr>
                <w:noProof/>
                <w:webHidden/>
                <w:lang w:val="en-US"/>
                <w:rPrChange w:id="136" w:author="Thomas Carteret" w:date="2021-04-07T16:08:00Z">
                  <w:rPr>
                    <w:noProof/>
                    <w:webHidden/>
                    <w:lang w:val="en-US"/>
                  </w:rPr>
                </w:rPrChange>
              </w:rPr>
              <w:fldChar w:fldCharType="separate"/>
            </w:r>
            <w:r w:rsidR="00E77741" w:rsidRPr="006A4396" w:rsidDel="00A76C04">
              <w:rPr>
                <w:noProof/>
                <w:webHidden/>
                <w:lang w:val="en-US"/>
              </w:rPr>
              <w:delText>4</w:delText>
            </w:r>
            <w:r w:rsidR="00E77741" w:rsidRPr="006A4396" w:rsidDel="00A76C04">
              <w:rPr>
                <w:noProof/>
                <w:webHidden/>
                <w:lang w:val="en-US"/>
                <w:rPrChange w:id="137" w:author="Thomas Carteret" w:date="2021-04-07T16:08:00Z">
                  <w:rPr>
                    <w:noProof/>
                    <w:webHidden/>
                    <w:lang w:val="en-US"/>
                  </w:rPr>
                </w:rPrChange>
              </w:rPr>
              <w:fldChar w:fldCharType="end"/>
            </w:r>
            <w:r w:rsidRPr="006A4396" w:rsidDel="00A76C04">
              <w:rPr>
                <w:noProof/>
                <w:lang w:val="en-US"/>
                <w:rPrChange w:id="138" w:author="Thomas Carteret" w:date="2021-04-07T16:08:00Z">
                  <w:rPr>
                    <w:noProof/>
                    <w:lang w:val="en-US"/>
                  </w:rPr>
                </w:rPrChange>
              </w:rPr>
              <w:fldChar w:fldCharType="end"/>
            </w:r>
          </w:del>
        </w:p>
        <w:p w14:paraId="011B6DDF" w14:textId="492B2DDC" w:rsidR="00E77741" w:rsidRPr="006A4396" w:rsidDel="00A76C04" w:rsidRDefault="00FE1FAA">
          <w:pPr>
            <w:pStyle w:val="TM3"/>
            <w:rPr>
              <w:del w:id="139" w:author="Thomas CARTERET" w:date="2021-06-11T11:32:00Z"/>
              <w:noProof/>
              <w:sz w:val="22"/>
              <w:szCs w:val="22"/>
              <w:lang w:val="en-US" w:eastAsia="fr-FR"/>
            </w:rPr>
          </w:pPr>
          <w:del w:id="140" w:author="Thomas CARTERET" w:date="2021-06-11T11:32:00Z">
            <w:r w:rsidRPr="006A4396" w:rsidDel="00A76C04">
              <w:rPr>
                <w:noProof/>
                <w:lang w:val="en-US"/>
                <w:rPrChange w:id="141" w:author="Thomas Carteret" w:date="2021-04-07T16:08:00Z">
                  <w:rPr/>
                </w:rPrChange>
              </w:rPr>
              <w:fldChar w:fldCharType="begin"/>
            </w:r>
            <w:r w:rsidRPr="006A4396" w:rsidDel="00A76C04">
              <w:rPr>
                <w:noProof/>
                <w:lang w:val="en-US"/>
                <w:rPrChange w:id="142" w:author="Thomas Carteret" w:date="2021-04-07T16:08:00Z">
                  <w:rPr/>
                </w:rPrChange>
              </w:rPr>
              <w:delInstrText xml:space="preserve"> HYPERLINK \l "_Toc36812831" </w:delInstrText>
            </w:r>
            <w:r w:rsidRPr="006A4396" w:rsidDel="00A76C04">
              <w:rPr>
                <w:noProof/>
                <w:lang w:val="en-US"/>
                <w:rPrChange w:id="143" w:author="Thomas Carteret" w:date="2021-04-07T16:08:00Z">
                  <w:rPr>
                    <w:noProof/>
                    <w:lang w:val="en-US"/>
                  </w:rPr>
                </w:rPrChange>
              </w:rPr>
              <w:fldChar w:fldCharType="separate"/>
            </w:r>
          </w:del>
          <w:ins w:id="144" w:author="Thomas CARTERET" w:date="2021-06-11T11:32:00Z">
            <w:r w:rsidR="00A76C04">
              <w:rPr>
                <w:b/>
                <w:bCs/>
                <w:noProof/>
              </w:rPr>
              <w:t>Erreur ! Référence de lien hypertexte non valide.</w:t>
            </w:r>
          </w:ins>
          <w:del w:id="145" w:author="Thomas CARTERET" w:date="2021-06-11T11:32:00Z">
            <w:r w:rsidR="00E77741" w:rsidRPr="006A4396" w:rsidDel="00A76C04">
              <w:rPr>
                <w:rStyle w:val="Lienhypertexte"/>
                <w:noProof/>
                <w:lang w:val="en-US"/>
              </w:rPr>
              <w:delText>2.1.2. Environment Dynamics</w:delText>
            </w:r>
            <w:r w:rsidR="00E77741" w:rsidRPr="006A4396" w:rsidDel="00A76C04">
              <w:rPr>
                <w:noProof/>
                <w:webHidden/>
                <w:lang w:val="en-US"/>
              </w:rPr>
              <w:tab/>
            </w:r>
            <w:r w:rsidR="00E77741" w:rsidRPr="006A4396" w:rsidDel="00A76C04">
              <w:rPr>
                <w:noProof/>
                <w:webHidden/>
                <w:lang w:val="en-US"/>
                <w:rPrChange w:id="146"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_Toc36812831 \h </w:delInstrText>
            </w:r>
            <w:r w:rsidR="00E77741" w:rsidRPr="006A4396" w:rsidDel="00A76C04">
              <w:rPr>
                <w:noProof/>
                <w:webHidden/>
                <w:lang w:val="en-US"/>
                <w:rPrChange w:id="147" w:author="Thomas Carteret" w:date="2021-04-07T16:08:00Z">
                  <w:rPr>
                    <w:noProof/>
                    <w:webHidden/>
                    <w:lang w:val="en-US"/>
                  </w:rPr>
                </w:rPrChange>
              </w:rPr>
            </w:r>
            <w:r w:rsidR="00E77741" w:rsidRPr="006A4396" w:rsidDel="00A76C04">
              <w:rPr>
                <w:noProof/>
                <w:webHidden/>
                <w:lang w:val="en-US"/>
                <w:rPrChange w:id="148" w:author="Thomas Carteret" w:date="2021-04-07T16:08:00Z">
                  <w:rPr>
                    <w:noProof/>
                    <w:webHidden/>
                    <w:lang w:val="en-US"/>
                  </w:rPr>
                </w:rPrChange>
              </w:rPr>
              <w:fldChar w:fldCharType="separate"/>
            </w:r>
            <w:r w:rsidR="00E77741" w:rsidRPr="006A4396" w:rsidDel="00A76C04">
              <w:rPr>
                <w:noProof/>
                <w:webHidden/>
                <w:lang w:val="en-US"/>
              </w:rPr>
              <w:delText>4</w:delText>
            </w:r>
            <w:r w:rsidR="00E77741" w:rsidRPr="006A4396" w:rsidDel="00A76C04">
              <w:rPr>
                <w:noProof/>
                <w:webHidden/>
                <w:lang w:val="en-US"/>
                <w:rPrChange w:id="149" w:author="Thomas Carteret" w:date="2021-04-07T16:08:00Z">
                  <w:rPr>
                    <w:noProof/>
                    <w:webHidden/>
                    <w:lang w:val="en-US"/>
                  </w:rPr>
                </w:rPrChange>
              </w:rPr>
              <w:fldChar w:fldCharType="end"/>
            </w:r>
            <w:r w:rsidRPr="006A4396" w:rsidDel="00A76C04">
              <w:rPr>
                <w:noProof/>
                <w:lang w:val="en-US"/>
                <w:rPrChange w:id="150" w:author="Thomas Carteret" w:date="2021-04-07T16:08:00Z">
                  <w:rPr>
                    <w:noProof/>
                    <w:lang w:val="en-US"/>
                  </w:rPr>
                </w:rPrChange>
              </w:rPr>
              <w:fldChar w:fldCharType="end"/>
            </w:r>
          </w:del>
        </w:p>
        <w:p w14:paraId="1452BCCF" w14:textId="2D61B31C" w:rsidR="00E77741" w:rsidRPr="006A4396" w:rsidDel="00A76C04" w:rsidRDefault="00FE1FAA">
          <w:pPr>
            <w:pStyle w:val="TM2"/>
            <w:tabs>
              <w:tab w:val="right" w:leader="dot" w:pos="9060"/>
            </w:tabs>
            <w:rPr>
              <w:del w:id="151" w:author="Thomas CARTERET" w:date="2021-06-11T11:32:00Z"/>
              <w:noProof/>
              <w:sz w:val="22"/>
              <w:szCs w:val="22"/>
              <w:lang w:val="en-US" w:eastAsia="fr-FR"/>
            </w:rPr>
          </w:pPr>
          <w:del w:id="152" w:author="Thomas CARTERET" w:date="2021-06-11T11:32:00Z">
            <w:r w:rsidRPr="006A4396" w:rsidDel="00A76C04">
              <w:rPr>
                <w:noProof/>
                <w:lang w:val="en-US"/>
                <w:rPrChange w:id="153" w:author="Thomas Carteret" w:date="2021-04-07T16:08:00Z">
                  <w:rPr/>
                </w:rPrChange>
              </w:rPr>
              <w:fldChar w:fldCharType="begin"/>
            </w:r>
            <w:r w:rsidRPr="006A4396" w:rsidDel="00A76C04">
              <w:rPr>
                <w:noProof/>
                <w:lang w:val="en-US"/>
                <w:rPrChange w:id="154" w:author="Thomas Carteret" w:date="2021-04-07T16:08:00Z">
                  <w:rPr/>
                </w:rPrChange>
              </w:rPr>
              <w:delInstrText xml:space="preserve"> HYPERLINK \l "_Toc36812832" </w:delInstrText>
            </w:r>
            <w:r w:rsidRPr="006A4396" w:rsidDel="00A76C04">
              <w:rPr>
                <w:noProof/>
                <w:lang w:val="en-US"/>
                <w:rPrChange w:id="155" w:author="Thomas Carteret" w:date="2021-04-07T16:08:00Z">
                  <w:rPr>
                    <w:noProof/>
                    <w:lang w:val="en-US"/>
                  </w:rPr>
                </w:rPrChange>
              </w:rPr>
              <w:fldChar w:fldCharType="separate"/>
            </w:r>
          </w:del>
          <w:ins w:id="156" w:author="Thomas CARTERET" w:date="2021-06-11T11:32:00Z">
            <w:r w:rsidR="00A76C04">
              <w:rPr>
                <w:b/>
                <w:bCs/>
                <w:noProof/>
              </w:rPr>
              <w:t>Erreur ! Référence de lien hypertexte non valide.</w:t>
            </w:r>
          </w:ins>
          <w:del w:id="157" w:author="Thomas CARTERET" w:date="2021-06-11T11:32:00Z">
            <w:r w:rsidR="00E77741" w:rsidRPr="006A4396" w:rsidDel="00A76C04">
              <w:rPr>
                <w:rStyle w:val="Lienhypertexte"/>
                <w:noProof/>
                <w:lang w:val="en-US"/>
              </w:rPr>
              <w:delText>2.2. Intelligent Entities</w:delText>
            </w:r>
            <w:r w:rsidR="00E77741" w:rsidRPr="006A4396" w:rsidDel="00A76C04">
              <w:rPr>
                <w:noProof/>
                <w:webHidden/>
                <w:lang w:val="en-US"/>
              </w:rPr>
              <w:tab/>
            </w:r>
            <w:r w:rsidR="00E77741" w:rsidRPr="006A4396" w:rsidDel="00A76C04">
              <w:rPr>
                <w:noProof/>
                <w:webHidden/>
                <w:lang w:val="en-US"/>
                <w:rPrChange w:id="158"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_Toc36812832 \h </w:delInstrText>
            </w:r>
            <w:r w:rsidR="00E77741" w:rsidRPr="006A4396" w:rsidDel="00A76C04">
              <w:rPr>
                <w:noProof/>
                <w:webHidden/>
                <w:lang w:val="en-US"/>
                <w:rPrChange w:id="159" w:author="Thomas Carteret" w:date="2021-04-07T16:08:00Z">
                  <w:rPr>
                    <w:noProof/>
                    <w:webHidden/>
                    <w:lang w:val="en-US"/>
                  </w:rPr>
                </w:rPrChange>
              </w:rPr>
            </w:r>
            <w:r w:rsidR="00E77741" w:rsidRPr="006A4396" w:rsidDel="00A76C04">
              <w:rPr>
                <w:noProof/>
                <w:webHidden/>
                <w:lang w:val="en-US"/>
                <w:rPrChange w:id="160" w:author="Thomas Carteret" w:date="2021-04-07T16:08:00Z">
                  <w:rPr>
                    <w:noProof/>
                    <w:webHidden/>
                    <w:lang w:val="en-US"/>
                  </w:rPr>
                </w:rPrChange>
              </w:rPr>
              <w:fldChar w:fldCharType="separate"/>
            </w:r>
            <w:r w:rsidR="00E77741" w:rsidRPr="006A4396" w:rsidDel="00A76C04">
              <w:rPr>
                <w:noProof/>
                <w:webHidden/>
                <w:lang w:val="en-US"/>
              </w:rPr>
              <w:delText>4</w:delText>
            </w:r>
            <w:r w:rsidR="00E77741" w:rsidRPr="006A4396" w:rsidDel="00A76C04">
              <w:rPr>
                <w:noProof/>
                <w:webHidden/>
                <w:lang w:val="en-US"/>
                <w:rPrChange w:id="161" w:author="Thomas Carteret" w:date="2021-04-07T16:08:00Z">
                  <w:rPr>
                    <w:noProof/>
                    <w:webHidden/>
                    <w:lang w:val="en-US"/>
                  </w:rPr>
                </w:rPrChange>
              </w:rPr>
              <w:fldChar w:fldCharType="end"/>
            </w:r>
            <w:r w:rsidRPr="006A4396" w:rsidDel="00A76C04">
              <w:rPr>
                <w:noProof/>
                <w:lang w:val="en-US"/>
                <w:rPrChange w:id="162" w:author="Thomas Carteret" w:date="2021-04-07T16:08:00Z">
                  <w:rPr>
                    <w:noProof/>
                    <w:lang w:val="en-US"/>
                  </w:rPr>
                </w:rPrChange>
              </w:rPr>
              <w:fldChar w:fldCharType="end"/>
            </w:r>
          </w:del>
        </w:p>
        <w:p w14:paraId="45221EE7" w14:textId="44D26F11" w:rsidR="00E77741" w:rsidRPr="006A4396" w:rsidDel="00A76C04" w:rsidRDefault="00FE1FAA">
          <w:pPr>
            <w:pStyle w:val="TM3"/>
            <w:rPr>
              <w:del w:id="163" w:author="Thomas CARTERET" w:date="2021-06-11T11:32:00Z"/>
              <w:noProof/>
              <w:sz w:val="22"/>
              <w:szCs w:val="22"/>
              <w:lang w:val="en-US" w:eastAsia="fr-FR"/>
            </w:rPr>
          </w:pPr>
          <w:del w:id="164" w:author="Thomas CARTERET" w:date="2021-06-11T11:32:00Z">
            <w:r w:rsidRPr="006A4396" w:rsidDel="00A76C04">
              <w:rPr>
                <w:noProof/>
                <w:lang w:val="en-US"/>
                <w:rPrChange w:id="165" w:author="Thomas Carteret" w:date="2021-04-07T16:08:00Z">
                  <w:rPr/>
                </w:rPrChange>
              </w:rPr>
              <w:fldChar w:fldCharType="begin"/>
            </w:r>
            <w:r w:rsidRPr="006A4396" w:rsidDel="00A76C04">
              <w:rPr>
                <w:noProof/>
                <w:lang w:val="en-US"/>
                <w:rPrChange w:id="166" w:author="Thomas Carteret" w:date="2021-04-07T16:08:00Z">
                  <w:rPr/>
                </w:rPrChange>
              </w:rPr>
              <w:delInstrText xml:space="preserve"> HYPERLINK \l "_Toc36812833" </w:delInstrText>
            </w:r>
            <w:r w:rsidRPr="006A4396" w:rsidDel="00A76C04">
              <w:rPr>
                <w:noProof/>
                <w:lang w:val="en-US"/>
                <w:rPrChange w:id="167" w:author="Thomas Carteret" w:date="2021-04-07T16:08:00Z">
                  <w:rPr>
                    <w:noProof/>
                    <w:lang w:val="en-US"/>
                  </w:rPr>
                </w:rPrChange>
              </w:rPr>
              <w:fldChar w:fldCharType="separate"/>
            </w:r>
          </w:del>
          <w:ins w:id="168" w:author="Thomas CARTERET" w:date="2021-06-11T11:32:00Z">
            <w:r w:rsidR="00A76C04">
              <w:rPr>
                <w:b/>
                <w:bCs/>
                <w:noProof/>
              </w:rPr>
              <w:t>Erreur ! Référence de lien hypertexte non valide.</w:t>
            </w:r>
          </w:ins>
          <w:del w:id="169" w:author="Thomas CARTERET" w:date="2021-06-11T11:32:00Z">
            <w:r w:rsidR="00E77741" w:rsidRPr="006A4396" w:rsidDel="00A76C04">
              <w:rPr>
                <w:rStyle w:val="Lienhypertexte"/>
                <w:noProof/>
                <w:lang w:val="en-US"/>
              </w:rPr>
              <w:delText>2.2.1. Agent Type 1</w:delText>
            </w:r>
            <w:r w:rsidR="00E77741" w:rsidRPr="006A4396" w:rsidDel="00A76C04">
              <w:rPr>
                <w:noProof/>
                <w:webHidden/>
                <w:lang w:val="en-US"/>
              </w:rPr>
              <w:tab/>
            </w:r>
            <w:r w:rsidR="00E77741" w:rsidRPr="006A4396" w:rsidDel="00A76C04">
              <w:rPr>
                <w:noProof/>
                <w:webHidden/>
                <w:lang w:val="en-US"/>
                <w:rPrChange w:id="170"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_Toc36812833 \h </w:delInstrText>
            </w:r>
            <w:r w:rsidR="00E77741" w:rsidRPr="006A4396" w:rsidDel="00A76C04">
              <w:rPr>
                <w:noProof/>
                <w:webHidden/>
                <w:lang w:val="en-US"/>
                <w:rPrChange w:id="171" w:author="Thomas Carteret" w:date="2021-04-07T16:08:00Z">
                  <w:rPr>
                    <w:noProof/>
                    <w:webHidden/>
                    <w:lang w:val="en-US"/>
                  </w:rPr>
                </w:rPrChange>
              </w:rPr>
            </w:r>
            <w:r w:rsidR="00E77741" w:rsidRPr="006A4396" w:rsidDel="00A76C04">
              <w:rPr>
                <w:noProof/>
                <w:webHidden/>
                <w:lang w:val="en-US"/>
                <w:rPrChange w:id="172" w:author="Thomas Carteret" w:date="2021-04-07T16:08:00Z">
                  <w:rPr>
                    <w:noProof/>
                    <w:webHidden/>
                    <w:lang w:val="en-US"/>
                  </w:rPr>
                </w:rPrChange>
              </w:rPr>
              <w:fldChar w:fldCharType="separate"/>
            </w:r>
            <w:r w:rsidR="00E77741" w:rsidRPr="006A4396" w:rsidDel="00A76C04">
              <w:rPr>
                <w:noProof/>
                <w:webHidden/>
                <w:lang w:val="en-US"/>
              </w:rPr>
              <w:delText>4</w:delText>
            </w:r>
            <w:r w:rsidR="00E77741" w:rsidRPr="006A4396" w:rsidDel="00A76C04">
              <w:rPr>
                <w:noProof/>
                <w:webHidden/>
                <w:lang w:val="en-US"/>
                <w:rPrChange w:id="173" w:author="Thomas Carteret" w:date="2021-04-07T16:08:00Z">
                  <w:rPr>
                    <w:noProof/>
                    <w:webHidden/>
                    <w:lang w:val="en-US"/>
                  </w:rPr>
                </w:rPrChange>
              </w:rPr>
              <w:fldChar w:fldCharType="end"/>
            </w:r>
            <w:r w:rsidRPr="006A4396" w:rsidDel="00A76C04">
              <w:rPr>
                <w:noProof/>
                <w:lang w:val="en-US"/>
                <w:rPrChange w:id="174" w:author="Thomas Carteret" w:date="2021-04-07T16:08:00Z">
                  <w:rPr>
                    <w:noProof/>
                    <w:lang w:val="en-US"/>
                  </w:rPr>
                </w:rPrChange>
              </w:rPr>
              <w:fldChar w:fldCharType="end"/>
            </w:r>
          </w:del>
        </w:p>
        <w:p w14:paraId="490850C2" w14:textId="70C46B4D" w:rsidR="00E77741" w:rsidRPr="006A4396" w:rsidDel="00A76C04" w:rsidRDefault="00FE1FAA">
          <w:pPr>
            <w:pStyle w:val="TM1"/>
            <w:rPr>
              <w:del w:id="175" w:author="Thomas CARTERET" w:date="2021-06-11T11:32:00Z"/>
              <w:noProof/>
              <w:sz w:val="22"/>
              <w:szCs w:val="22"/>
              <w:lang w:val="en-US" w:eastAsia="fr-FR"/>
            </w:rPr>
          </w:pPr>
          <w:del w:id="176" w:author="Thomas CARTERET" w:date="2021-06-11T11:32:00Z">
            <w:r w:rsidRPr="006A4396" w:rsidDel="00A76C04">
              <w:rPr>
                <w:noProof/>
                <w:lang w:val="en-US"/>
                <w:rPrChange w:id="177" w:author="Thomas Carteret" w:date="2021-04-07T16:08:00Z">
                  <w:rPr/>
                </w:rPrChange>
              </w:rPr>
              <w:fldChar w:fldCharType="begin"/>
            </w:r>
            <w:r w:rsidRPr="006A4396" w:rsidDel="00A76C04">
              <w:rPr>
                <w:noProof/>
                <w:lang w:val="en-US"/>
                <w:rPrChange w:id="178" w:author="Thomas Carteret" w:date="2021-04-07T16:08:00Z">
                  <w:rPr/>
                </w:rPrChange>
              </w:rPr>
              <w:delInstrText xml:space="preserve"> HYPERLINK \l "_Toc36812834" </w:delInstrText>
            </w:r>
            <w:r w:rsidRPr="006A4396" w:rsidDel="00A76C04">
              <w:rPr>
                <w:noProof/>
                <w:lang w:val="en-US"/>
                <w:rPrChange w:id="179" w:author="Thomas Carteret" w:date="2021-04-07T16:08:00Z">
                  <w:rPr>
                    <w:noProof/>
                    <w:lang w:val="en-US"/>
                  </w:rPr>
                </w:rPrChange>
              </w:rPr>
              <w:fldChar w:fldCharType="separate"/>
            </w:r>
          </w:del>
          <w:ins w:id="180" w:author="Thomas CARTERET" w:date="2021-06-11T11:32:00Z">
            <w:r w:rsidR="00A76C04">
              <w:rPr>
                <w:b/>
                <w:bCs/>
                <w:noProof/>
              </w:rPr>
              <w:t>Erreur ! Référence de lien hypertexte non valide.</w:t>
            </w:r>
          </w:ins>
          <w:del w:id="181" w:author="Thomas CARTERET" w:date="2021-06-11T11:32:00Z">
            <w:r w:rsidR="00E77741" w:rsidRPr="006A4396" w:rsidDel="00A76C04">
              <w:rPr>
                <w:rStyle w:val="Lienhypertexte"/>
                <w:noProof/>
                <w:lang w:val="en-US"/>
              </w:rPr>
              <w:delText>3</w:delText>
            </w:r>
            <w:r w:rsidR="00E77741" w:rsidRPr="006A4396" w:rsidDel="00A76C04">
              <w:rPr>
                <w:rStyle w:val="Lienhypertexte"/>
                <w:rFonts w:cstheme="minorHAnsi"/>
                <w:noProof/>
                <w:lang w:val="en-US"/>
              </w:rPr>
              <w:delText>. Technological Environment</w:delText>
            </w:r>
            <w:r w:rsidR="00E77741" w:rsidRPr="006A4396" w:rsidDel="00A76C04">
              <w:rPr>
                <w:noProof/>
                <w:webHidden/>
                <w:lang w:val="en-US"/>
              </w:rPr>
              <w:tab/>
            </w:r>
            <w:r w:rsidR="00E77741" w:rsidRPr="006A4396" w:rsidDel="00A76C04">
              <w:rPr>
                <w:noProof/>
                <w:webHidden/>
                <w:lang w:val="en-US"/>
                <w:rPrChange w:id="182"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_Toc36812834 \h </w:delInstrText>
            </w:r>
            <w:r w:rsidR="00E77741" w:rsidRPr="006A4396" w:rsidDel="00A76C04">
              <w:rPr>
                <w:noProof/>
                <w:webHidden/>
                <w:lang w:val="en-US"/>
                <w:rPrChange w:id="183" w:author="Thomas Carteret" w:date="2021-04-07T16:08:00Z">
                  <w:rPr>
                    <w:noProof/>
                    <w:webHidden/>
                    <w:lang w:val="en-US"/>
                  </w:rPr>
                </w:rPrChange>
              </w:rPr>
            </w:r>
            <w:r w:rsidR="00E77741" w:rsidRPr="006A4396" w:rsidDel="00A76C04">
              <w:rPr>
                <w:noProof/>
                <w:webHidden/>
                <w:lang w:val="en-US"/>
                <w:rPrChange w:id="184" w:author="Thomas Carteret" w:date="2021-04-07T16:08:00Z">
                  <w:rPr>
                    <w:noProof/>
                    <w:webHidden/>
                    <w:lang w:val="en-US"/>
                  </w:rPr>
                </w:rPrChange>
              </w:rPr>
              <w:fldChar w:fldCharType="separate"/>
            </w:r>
            <w:r w:rsidR="00E77741" w:rsidRPr="006A4396" w:rsidDel="00A76C04">
              <w:rPr>
                <w:noProof/>
                <w:webHidden/>
                <w:lang w:val="en-US"/>
              </w:rPr>
              <w:delText>5</w:delText>
            </w:r>
            <w:r w:rsidR="00E77741" w:rsidRPr="006A4396" w:rsidDel="00A76C04">
              <w:rPr>
                <w:noProof/>
                <w:webHidden/>
                <w:lang w:val="en-US"/>
                <w:rPrChange w:id="185" w:author="Thomas Carteret" w:date="2021-04-07T16:08:00Z">
                  <w:rPr>
                    <w:noProof/>
                    <w:webHidden/>
                    <w:lang w:val="en-US"/>
                  </w:rPr>
                </w:rPrChange>
              </w:rPr>
              <w:fldChar w:fldCharType="end"/>
            </w:r>
            <w:r w:rsidRPr="006A4396" w:rsidDel="00A76C04">
              <w:rPr>
                <w:noProof/>
                <w:lang w:val="en-US"/>
                <w:rPrChange w:id="186" w:author="Thomas Carteret" w:date="2021-04-07T16:08:00Z">
                  <w:rPr>
                    <w:noProof/>
                    <w:lang w:val="en-US"/>
                  </w:rPr>
                </w:rPrChange>
              </w:rPr>
              <w:fldChar w:fldCharType="end"/>
            </w:r>
          </w:del>
        </w:p>
        <w:p w14:paraId="5F0EF38C" w14:textId="77ED6978" w:rsidR="00E77741" w:rsidRPr="006A4396" w:rsidDel="00A76C04" w:rsidRDefault="00FE1FAA">
          <w:pPr>
            <w:pStyle w:val="TM1"/>
            <w:rPr>
              <w:del w:id="187" w:author="Thomas CARTERET" w:date="2021-06-11T11:32:00Z"/>
              <w:noProof/>
              <w:sz w:val="22"/>
              <w:szCs w:val="22"/>
              <w:lang w:val="en-US" w:eastAsia="fr-FR"/>
            </w:rPr>
          </w:pPr>
          <w:del w:id="188" w:author="Thomas CARTERET" w:date="2021-06-11T11:32:00Z">
            <w:r w:rsidRPr="006A4396" w:rsidDel="00A76C04">
              <w:rPr>
                <w:noProof/>
                <w:lang w:val="en-US"/>
                <w:rPrChange w:id="189" w:author="Thomas Carteret" w:date="2021-04-07T16:08:00Z">
                  <w:rPr/>
                </w:rPrChange>
              </w:rPr>
              <w:fldChar w:fldCharType="begin"/>
            </w:r>
            <w:r w:rsidRPr="006A4396" w:rsidDel="00A76C04">
              <w:rPr>
                <w:noProof/>
                <w:lang w:val="en-US"/>
                <w:rPrChange w:id="190" w:author="Thomas Carteret" w:date="2021-04-07T16:08:00Z">
                  <w:rPr/>
                </w:rPrChange>
              </w:rPr>
              <w:delInstrText xml:space="preserve"> HYPERLINK \l "_Toc36812835" </w:delInstrText>
            </w:r>
            <w:r w:rsidRPr="006A4396" w:rsidDel="00A76C04">
              <w:rPr>
                <w:noProof/>
                <w:lang w:val="en-US"/>
                <w:rPrChange w:id="191" w:author="Thomas Carteret" w:date="2021-04-07T16:08:00Z">
                  <w:rPr>
                    <w:noProof/>
                    <w:lang w:val="en-US"/>
                  </w:rPr>
                </w:rPrChange>
              </w:rPr>
              <w:fldChar w:fldCharType="separate"/>
            </w:r>
          </w:del>
          <w:ins w:id="192" w:author="Thomas CARTERET" w:date="2021-06-11T11:32:00Z">
            <w:r w:rsidR="00A76C04">
              <w:rPr>
                <w:b/>
                <w:bCs/>
                <w:noProof/>
              </w:rPr>
              <w:t>Erreur ! Référence de lien hypertexte non valide.</w:t>
            </w:r>
          </w:ins>
          <w:del w:id="193" w:author="Thomas CARTERET" w:date="2021-06-11T11:32:00Z">
            <w:r w:rsidR="00E77741" w:rsidRPr="006A4396" w:rsidDel="00A76C04">
              <w:rPr>
                <w:rStyle w:val="Lienhypertexte"/>
                <w:noProof/>
                <w:lang w:val="en-US"/>
              </w:rPr>
              <w:delText>4</w:delText>
            </w:r>
            <w:r w:rsidR="00E77741" w:rsidRPr="006A4396" w:rsidDel="00A76C04">
              <w:rPr>
                <w:rStyle w:val="Lienhypertexte"/>
                <w:rFonts w:cstheme="minorHAnsi"/>
                <w:noProof/>
                <w:lang w:val="en-US"/>
              </w:rPr>
              <w:delText>. User Interface</w:delText>
            </w:r>
            <w:r w:rsidR="00E77741" w:rsidRPr="006A4396" w:rsidDel="00A76C04">
              <w:rPr>
                <w:noProof/>
                <w:webHidden/>
                <w:lang w:val="en-US"/>
              </w:rPr>
              <w:tab/>
            </w:r>
            <w:r w:rsidR="00E77741" w:rsidRPr="006A4396" w:rsidDel="00A76C04">
              <w:rPr>
                <w:noProof/>
                <w:webHidden/>
                <w:lang w:val="en-US"/>
                <w:rPrChange w:id="19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_Toc36812835 \h </w:delInstrText>
            </w:r>
            <w:r w:rsidR="00E77741" w:rsidRPr="006A4396" w:rsidDel="00A76C04">
              <w:rPr>
                <w:noProof/>
                <w:webHidden/>
                <w:lang w:val="en-US"/>
                <w:rPrChange w:id="195" w:author="Thomas Carteret" w:date="2021-04-07T16:08:00Z">
                  <w:rPr>
                    <w:noProof/>
                    <w:webHidden/>
                    <w:lang w:val="en-US"/>
                  </w:rPr>
                </w:rPrChange>
              </w:rPr>
            </w:r>
            <w:r w:rsidR="00E77741" w:rsidRPr="006A4396" w:rsidDel="00A76C04">
              <w:rPr>
                <w:noProof/>
                <w:webHidden/>
                <w:lang w:val="en-US"/>
                <w:rPrChange w:id="196" w:author="Thomas Carteret" w:date="2021-04-07T16:08:00Z">
                  <w:rPr>
                    <w:noProof/>
                    <w:webHidden/>
                    <w:lang w:val="en-US"/>
                  </w:rPr>
                </w:rPrChange>
              </w:rPr>
              <w:fldChar w:fldCharType="separate"/>
            </w:r>
            <w:r w:rsidR="00E77741" w:rsidRPr="006A4396" w:rsidDel="00A76C04">
              <w:rPr>
                <w:noProof/>
                <w:webHidden/>
                <w:lang w:val="en-US"/>
              </w:rPr>
              <w:delText>5</w:delText>
            </w:r>
            <w:r w:rsidR="00E77741" w:rsidRPr="006A4396" w:rsidDel="00A76C04">
              <w:rPr>
                <w:noProof/>
                <w:webHidden/>
                <w:lang w:val="en-US"/>
                <w:rPrChange w:id="197" w:author="Thomas Carteret" w:date="2021-04-07T16:08:00Z">
                  <w:rPr>
                    <w:noProof/>
                    <w:webHidden/>
                    <w:lang w:val="en-US"/>
                  </w:rPr>
                </w:rPrChange>
              </w:rPr>
              <w:fldChar w:fldCharType="end"/>
            </w:r>
            <w:r w:rsidRPr="006A4396" w:rsidDel="00A76C04">
              <w:rPr>
                <w:noProof/>
                <w:lang w:val="en-US"/>
                <w:rPrChange w:id="198" w:author="Thomas Carteret" w:date="2021-04-07T16:08:00Z">
                  <w:rPr>
                    <w:noProof/>
                    <w:lang w:val="en-US"/>
                  </w:rPr>
                </w:rPrChange>
              </w:rPr>
              <w:fldChar w:fldCharType="end"/>
            </w:r>
          </w:del>
        </w:p>
        <w:p w14:paraId="5BA2303A" w14:textId="56DA1593" w:rsidR="00E77741" w:rsidRPr="006A4396" w:rsidDel="00A76C04" w:rsidRDefault="00FE1FAA">
          <w:pPr>
            <w:pStyle w:val="TM1"/>
            <w:rPr>
              <w:del w:id="199" w:author="Thomas CARTERET" w:date="2021-06-11T11:32:00Z"/>
              <w:noProof/>
              <w:sz w:val="22"/>
              <w:szCs w:val="22"/>
              <w:lang w:val="en-US" w:eastAsia="fr-FR"/>
            </w:rPr>
          </w:pPr>
          <w:del w:id="200" w:author="Thomas CARTERET" w:date="2021-06-11T11:32:00Z">
            <w:r w:rsidRPr="006A4396" w:rsidDel="00A76C04">
              <w:rPr>
                <w:noProof/>
                <w:lang w:val="en-US"/>
                <w:rPrChange w:id="201" w:author="Thomas Carteret" w:date="2021-04-07T16:08:00Z">
                  <w:rPr/>
                </w:rPrChange>
              </w:rPr>
              <w:fldChar w:fldCharType="begin"/>
            </w:r>
            <w:r w:rsidRPr="006A4396" w:rsidDel="00A76C04">
              <w:rPr>
                <w:noProof/>
                <w:lang w:val="en-US"/>
                <w:rPrChange w:id="202" w:author="Thomas Carteret" w:date="2021-04-07T16:08:00Z">
                  <w:rPr/>
                </w:rPrChange>
              </w:rPr>
              <w:delInstrText xml:space="preserve"> HYPERLINK \l "_Toc36812836" </w:delInstrText>
            </w:r>
            <w:r w:rsidRPr="006A4396" w:rsidDel="00A76C04">
              <w:rPr>
                <w:noProof/>
                <w:lang w:val="en-US"/>
                <w:rPrChange w:id="203" w:author="Thomas Carteret" w:date="2021-04-07T16:08:00Z">
                  <w:rPr>
                    <w:noProof/>
                    <w:lang w:val="en-US"/>
                  </w:rPr>
                </w:rPrChange>
              </w:rPr>
              <w:fldChar w:fldCharType="separate"/>
            </w:r>
          </w:del>
          <w:ins w:id="204" w:author="Thomas CARTERET" w:date="2021-06-11T11:32:00Z">
            <w:r w:rsidR="00A76C04">
              <w:rPr>
                <w:b/>
                <w:bCs/>
                <w:noProof/>
              </w:rPr>
              <w:t>Erreur ! Référence de lien hypertexte non valide.</w:t>
            </w:r>
          </w:ins>
          <w:del w:id="205" w:author="Thomas CARTERET" w:date="2021-06-11T11:32:00Z">
            <w:r w:rsidR="00E77741" w:rsidRPr="006A4396" w:rsidDel="00A76C04">
              <w:rPr>
                <w:rStyle w:val="Lienhypertexte"/>
                <w:noProof/>
                <w:lang w:val="en-US"/>
              </w:rPr>
              <w:delText>5</w:delText>
            </w:r>
            <w:r w:rsidR="00E77741" w:rsidRPr="006A4396" w:rsidDel="00A76C04">
              <w:rPr>
                <w:rStyle w:val="Lienhypertexte"/>
                <w:rFonts w:cstheme="minorHAnsi"/>
                <w:noProof/>
                <w:lang w:val="en-US"/>
              </w:rPr>
              <w:delText>. Work Packages</w:delText>
            </w:r>
            <w:r w:rsidR="00E77741" w:rsidRPr="006A4396" w:rsidDel="00A76C04">
              <w:rPr>
                <w:noProof/>
                <w:webHidden/>
                <w:lang w:val="en-US"/>
              </w:rPr>
              <w:tab/>
            </w:r>
            <w:r w:rsidR="00E77741" w:rsidRPr="006A4396" w:rsidDel="00A76C04">
              <w:rPr>
                <w:noProof/>
                <w:webHidden/>
                <w:lang w:val="en-US"/>
                <w:rPrChange w:id="206"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_Toc36812836 \h </w:delInstrText>
            </w:r>
            <w:r w:rsidR="00E77741" w:rsidRPr="006A4396" w:rsidDel="00A76C04">
              <w:rPr>
                <w:noProof/>
                <w:webHidden/>
                <w:lang w:val="en-US"/>
                <w:rPrChange w:id="207" w:author="Thomas Carteret" w:date="2021-04-07T16:08:00Z">
                  <w:rPr>
                    <w:noProof/>
                    <w:webHidden/>
                    <w:lang w:val="en-US"/>
                  </w:rPr>
                </w:rPrChange>
              </w:rPr>
            </w:r>
            <w:r w:rsidR="00E77741" w:rsidRPr="006A4396" w:rsidDel="00A76C04">
              <w:rPr>
                <w:noProof/>
                <w:webHidden/>
                <w:lang w:val="en-US"/>
                <w:rPrChange w:id="208" w:author="Thomas Carteret" w:date="2021-04-07T16:08:00Z">
                  <w:rPr>
                    <w:noProof/>
                    <w:webHidden/>
                    <w:lang w:val="en-US"/>
                  </w:rPr>
                </w:rPrChange>
              </w:rPr>
              <w:fldChar w:fldCharType="separate"/>
            </w:r>
            <w:r w:rsidR="00E77741" w:rsidRPr="006A4396" w:rsidDel="00A76C04">
              <w:rPr>
                <w:noProof/>
                <w:webHidden/>
                <w:lang w:val="en-US"/>
              </w:rPr>
              <w:delText>5</w:delText>
            </w:r>
            <w:r w:rsidR="00E77741" w:rsidRPr="006A4396" w:rsidDel="00A76C04">
              <w:rPr>
                <w:noProof/>
                <w:webHidden/>
                <w:lang w:val="en-US"/>
                <w:rPrChange w:id="209" w:author="Thomas Carteret" w:date="2021-04-07T16:08:00Z">
                  <w:rPr>
                    <w:noProof/>
                    <w:webHidden/>
                    <w:lang w:val="en-US"/>
                  </w:rPr>
                </w:rPrChange>
              </w:rPr>
              <w:fldChar w:fldCharType="end"/>
            </w:r>
            <w:r w:rsidRPr="006A4396" w:rsidDel="00A76C04">
              <w:rPr>
                <w:noProof/>
                <w:lang w:val="en-US"/>
                <w:rPrChange w:id="210" w:author="Thomas Carteret" w:date="2021-04-07T16:08:00Z">
                  <w:rPr>
                    <w:noProof/>
                    <w:lang w:val="en-US"/>
                  </w:rPr>
                </w:rPrChange>
              </w:rPr>
              <w:fldChar w:fldCharType="end"/>
            </w:r>
          </w:del>
        </w:p>
        <w:p w14:paraId="78211043" w14:textId="0458D9E0" w:rsidR="00E77741" w:rsidRPr="006A4396" w:rsidDel="00A76C04" w:rsidRDefault="00FE1FAA">
          <w:pPr>
            <w:pStyle w:val="TM2"/>
            <w:tabs>
              <w:tab w:val="right" w:leader="dot" w:pos="9060"/>
            </w:tabs>
            <w:rPr>
              <w:del w:id="211" w:author="Thomas CARTERET" w:date="2021-06-11T11:32:00Z"/>
              <w:noProof/>
              <w:sz w:val="22"/>
              <w:szCs w:val="22"/>
              <w:lang w:val="en-US" w:eastAsia="fr-FR"/>
            </w:rPr>
          </w:pPr>
          <w:del w:id="212" w:author="Thomas CARTERET" w:date="2021-06-11T11:32:00Z">
            <w:r w:rsidRPr="006A4396" w:rsidDel="00A76C04">
              <w:rPr>
                <w:noProof/>
                <w:lang w:val="en-US"/>
                <w:rPrChange w:id="213" w:author="Thomas Carteret" w:date="2021-04-07T16:08:00Z">
                  <w:rPr/>
                </w:rPrChange>
              </w:rPr>
              <w:fldChar w:fldCharType="begin"/>
            </w:r>
            <w:r w:rsidRPr="006A4396" w:rsidDel="00A76C04">
              <w:rPr>
                <w:noProof/>
                <w:lang w:val="en-US"/>
                <w:rPrChange w:id="214" w:author="Thomas Carteret" w:date="2021-04-07T16:08:00Z">
                  <w:rPr/>
                </w:rPrChange>
              </w:rPr>
              <w:delInstrText xml:space="preserve"> HYPERLINK \l "_Toc36812837" </w:delInstrText>
            </w:r>
            <w:r w:rsidRPr="006A4396" w:rsidDel="00A76C04">
              <w:rPr>
                <w:noProof/>
                <w:lang w:val="en-US"/>
                <w:rPrChange w:id="215" w:author="Thomas Carteret" w:date="2021-04-07T16:08:00Z">
                  <w:rPr>
                    <w:noProof/>
                    <w:lang w:val="en-US"/>
                  </w:rPr>
                </w:rPrChange>
              </w:rPr>
              <w:fldChar w:fldCharType="separate"/>
            </w:r>
          </w:del>
          <w:ins w:id="216" w:author="Thomas CARTERET" w:date="2021-06-11T11:32:00Z">
            <w:r w:rsidR="00A76C04">
              <w:rPr>
                <w:b/>
                <w:bCs/>
                <w:noProof/>
              </w:rPr>
              <w:t>Erreur ! Référence de lien hypertexte non valide.</w:t>
            </w:r>
          </w:ins>
          <w:del w:id="217" w:author="Thomas CARTERET" w:date="2021-06-11T11:32:00Z">
            <w:r w:rsidR="00E77741" w:rsidRPr="006A4396" w:rsidDel="00A76C04">
              <w:rPr>
                <w:rStyle w:val="Lienhypertexte"/>
                <w:noProof/>
                <w:lang w:val="en-US"/>
              </w:rPr>
              <w:delText>5.1. What is a Work-Package ?</w:delText>
            </w:r>
            <w:r w:rsidR="00E77741" w:rsidRPr="006A4396" w:rsidDel="00A76C04">
              <w:rPr>
                <w:noProof/>
                <w:webHidden/>
                <w:lang w:val="en-US"/>
              </w:rPr>
              <w:tab/>
            </w:r>
            <w:r w:rsidR="00E77741" w:rsidRPr="006A4396" w:rsidDel="00A76C04">
              <w:rPr>
                <w:noProof/>
                <w:webHidden/>
                <w:lang w:val="en-US"/>
                <w:rPrChange w:id="218"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_Toc36812837 \h </w:delInstrText>
            </w:r>
            <w:r w:rsidR="00E77741" w:rsidRPr="006A4396" w:rsidDel="00A76C04">
              <w:rPr>
                <w:noProof/>
                <w:webHidden/>
                <w:lang w:val="en-US"/>
                <w:rPrChange w:id="219" w:author="Thomas Carteret" w:date="2021-04-07T16:08:00Z">
                  <w:rPr>
                    <w:noProof/>
                    <w:webHidden/>
                    <w:lang w:val="en-US"/>
                  </w:rPr>
                </w:rPrChange>
              </w:rPr>
            </w:r>
            <w:r w:rsidR="00E77741" w:rsidRPr="006A4396" w:rsidDel="00A76C04">
              <w:rPr>
                <w:noProof/>
                <w:webHidden/>
                <w:lang w:val="en-US"/>
                <w:rPrChange w:id="220" w:author="Thomas Carteret" w:date="2021-04-07T16:08:00Z">
                  <w:rPr>
                    <w:noProof/>
                    <w:webHidden/>
                    <w:lang w:val="en-US"/>
                  </w:rPr>
                </w:rPrChange>
              </w:rPr>
              <w:fldChar w:fldCharType="separate"/>
            </w:r>
            <w:r w:rsidR="00E77741" w:rsidRPr="006A4396" w:rsidDel="00A76C04">
              <w:rPr>
                <w:noProof/>
                <w:webHidden/>
                <w:lang w:val="en-US"/>
              </w:rPr>
              <w:delText>5</w:delText>
            </w:r>
            <w:r w:rsidR="00E77741" w:rsidRPr="006A4396" w:rsidDel="00A76C04">
              <w:rPr>
                <w:noProof/>
                <w:webHidden/>
                <w:lang w:val="en-US"/>
                <w:rPrChange w:id="221" w:author="Thomas Carteret" w:date="2021-04-07T16:08:00Z">
                  <w:rPr>
                    <w:noProof/>
                    <w:webHidden/>
                    <w:lang w:val="en-US"/>
                  </w:rPr>
                </w:rPrChange>
              </w:rPr>
              <w:fldChar w:fldCharType="end"/>
            </w:r>
            <w:r w:rsidRPr="006A4396" w:rsidDel="00A76C04">
              <w:rPr>
                <w:noProof/>
                <w:lang w:val="en-US"/>
                <w:rPrChange w:id="222" w:author="Thomas Carteret" w:date="2021-04-07T16:08:00Z">
                  <w:rPr>
                    <w:noProof/>
                    <w:lang w:val="en-US"/>
                  </w:rPr>
                </w:rPrChange>
              </w:rPr>
              <w:fldChar w:fldCharType="end"/>
            </w:r>
          </w:del>
        </w:p>
        <w:p w14:paraId="2779C976" w14:textId="44B4D338" w:rsidR="00E77741" w:rsidRPr="006A4396" w:rsidDel="00A76C04" w:rsidRDefault="00FE1FAA">
          <w:pPr>
            <w:pStyle w:val="TM2"/>
            <w:tabs>
              <w:tab w:val="right" w:leader="dot" w:pos="9060"/>
            </w:tabs>
            <w:rPr>
              <w:del w:id="223" w:author="Thomas CARTERET" w:date="2021-06-11T11:32:00Z"/>
              <w:noProof/>
              <w:sz w:val="22"/>
              <w:szCs w:val="22"/>
              <w:lang w:val="en-US" w:eastAsia="fr-FR"/>
            </w:rPr>
          </w:pPr>
          <w:del w:id="224" w:author="Thomas CARTERET" w:date="2021-06-11T11:32:00Z">
            <w:r w:rsidRPr="006A4396" w:rsidDel="00A76C04">
              <w:rPr>
                <w:noProof/>
                <w:lang w:val="en-US"/>
                <w:rPrChange w:id="225" w:author="Thomas Carteret" w:date="2021-04-07T16:08:00Z">
                  <w:rPr/>
                </w:rPrChange>
              </w:rPr>
              <w:fldChar w:fldCharType="begin"/>
            </w:r>
            <w:r w:rsidRPr="006A4396" w:rsidDel="00A76C04">
              <w:rPr>
                <w:noProof/>
                <w:lang w:val="en-US"/>
                <w:rPrChange w:id="226" w:author="Thomas Carteret" w:date="2021-04-07T16:08:00Z">
                  <w:rPr/>
                </w:rPrChange>
              </w:rPr>
              <w:delInstrText xml:space="preserve"> HYPERLINK \l "_Toc36812838" </w:delInstrText>
            </w:r>
            <w:r w:rsidRPr="006A4396" w:rsidDel="00A76C04">
              <w:rPr>
                <w:noProof/>
                <w:lang w:val="en-US"/>
                <w:rPrChange w:id="227" w:author="Thomas Carteret" w:date="2021-04-07T16:08:00Z">
                  <w:rPr>
                    <w:noProof/>
                    <w:lang w:val="en-US"/>
                  </w:rPr>
                </w:rPrChange>
              </w:rPr>
              <w:fldChar w:fldCharType="separate"/>
            </w:r>
          </w:del>
          <w:ins w:id="228" w:author="Thomas CARTERET" w:date="2021-06-11T11:32:00Z">
            <w:r w:rsidR="00A76C04">
              <w:rPr>
                <w:b/>
                <w:bCs/>
                <w:noProof/>
              </w:rPr>
              <w:t>Erreur ! Référence de lien hypertexte non valide.</w:t>
            </w:r>
          </w:ins>
          <w:del w:id="229" w:author="Thomas CARTERET" w:date="2021-06-11T11:32:00Z">
            <w:r w:rsidR="00E77741" w:rsidRPr="006A4396" w:rsidDel="00A76C04">
              <w:rPr>
                <w:rStyle w:val="Lienhypertexte"/>
                <w:noProof/>
                <w:lang w:val="en-US"/>
              </w:rPr>
              <w:delText>5.1. Work Package 1: Environment</w:delText>
            </w:r>
            <w:r w:rsidR="00E77741" w:rsidRPr="006A4396" w:rsidDel="00A76C04">
              <w:rPr>
                <w:noProof/>
                <w:webHidden/>
                <w:lang w:val="en-US"/>
              </w:rPr>
              <w:tab/>
            </w:r>
            <w:r w:rsidR="00E77741" w:rsidRPr="006A4396" w:rsidDel="00A76C04">
              <w:rPr>
                <w:noProof/>
                <w:webHidden/>
                <w:lang w:val="en-US"/>
                <w:rPrChange w:id="230"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_Toc36812838 \h </w:delInstrText>
            </w:r>
            <w:r w:rsidR="00E77741" w:rsidRPr="006A4396" w:rsidDel="00A76C04">
              <w:rPr>
                <w:noProof/>
                <w:webHidden/>
                <w:lang w:val="en-US"/>
                <w:rPrChange w:id="231" w:author="Thomas Carteret" w:date="2021-04-07T16:08:00Z">
                  <w:rPr>
                    <w:noProof/>
                    <w:webHidden/>
                    <w:lang w:val="en-US"/>
                  </w:rPr>
                </w:rPrChange>
              </w:rPr>
            </w:r>
            <w:r w:rsidR="00E77741" w:rsidRPr="006A4396" w:rsidDel="00A76C04">
              <w:rPr>
                <w:noProof/>
                <w:webHidden/>
                <w:lang w:val="en-US"/>
                <w:rPrChange w:id="232" w:author="Thomas Carteret" w:date="2021-04-07T16:08:00Z">
                  <w:rPr>
                    <w:noProof/>
                    <w:webHidden/>
                    <w:lang w:val="en-US"/>
                  </w:rPr>
                </w:rPrChange>
              </w:rPr>
              <w:fldChar w:fldCharType="separate"/>
            </w:r>
            <w:r w:rsidR="00E77741" w:rsidRPr="006A4396" w:rsidDel="00A76C04">
              <w:rPr>
                <w:noProof/>
                <w:webHidden/>
                <w:lang w:val="en-US"/>
              </w:rPr>
              <w:delText>6</w:delText>
            </w:r>
            <w:r w:rsidR="00E77741" w:rsidRPr="006A4396" w:rsidDel="00A76C04">
              <w:rPr>
                <w:noProof/>
                <w:webHidden/>
                <w:lang w:val="en-US"/>
                <w:rPrChange w:id="233" w:author="Thomas Carteret" w:date="2021-04-07T16:08:00Z">
                  <w:rPr>
                    <w:noProof/>
                    <w:webHidden/>
                    <w:lang w:val="en-US"/>
                  </w:rPr>
                </w:rPrChange>
              </w:rPr>
              <w:fldChar w:fldCharType="end"/>
            </w:r>
            <w:r w:rsidRPr="006A4396" w:rsidDel="00A76C04">
              <w:rPr>
                <w:noProof/>
                <w:lang w:val="en-US"/>
                <w:rPrChange w:id="234" w:author="Thomas Carteret" w:date="2021-04-07T16:08:00Z">
                  <w:rPr>
                    <w:noProof/>
                    <w:lang w:val="en-US"/>
                  </w:rPr>
                </w:rPrChange>
              </w:rPr>
              <w:fldChar w:fldCharType="end"/>
            </w:r>
          </w:del>
        </w:p>
        <w:p w14:paraId="063275BC" w14:textId="750B4CE9" w:rsidR="00E77741" w:rsidRPr="006A4396" w:rsidDel="00A76C04" w:rsidRDefault="00FE1FAA">
          <w:pPr>
            <w:pStyle w:val="TM3"/>
            <w:rPr>
              <w:del w:id="235" w:author="Thomas CARTERET" w:date="2021-06-11T11:32:00Z"/>
              <w:noProof/>
              <w:sz w:val="22"/>
              <w:szCs w:val="22"/>
              <w:lang w:val="en-US" w:eastAsia="fr-FR"/>
            </w:rPr>
          </w:pPr>
          <w:del w:id="236" w:author="Thomas CARTERET" w:date="2021-06-11T11:32:00Z">
            <w:r w:rsidRPr="006A4396" w:rsidDel="00A76C04">
              <w:rPr>
                <w:noProof/>
                <w:lang w:val="en-US"/>
                <w:rPrChange w:id="237" w:author="Thomas Carteret" w:date="2021-04-07T16:08:00Z">
                  <w:rPr/>
                </w:rPrChange>
              </w:rPr>
              <w:fldChar w:fldCharType="begin"/>
            </w:r>
            <w:r w:rsidRPr="006A4396" w:rsidDel="00A76C04">
              <w:rPr>
                <w:noProof/>
                <w:lang w:val="en-US"/>
                <w:rPrChange w:id="238" w:author="Thomas Carteret" w:date="2021-04-07T16:08:00Z">
                  <w:rPr/>
                </w:rPrChange>
              </w:rPr>
              <w:delInstrText xml:space="preserve"> HYPERLINK \l "_Toc36812839" </w:delInstrText>
            </w:r>
            <w:r w:rsidRPr="006A4396" w:rsidDel="00A76C04">
              <w:rPr>
                <w:noProof/>
                <w:lang w:val="en-US"/>
                <w:rPrChange w:id="239" w:author="Thomas Carteret" w:date="2021-04-07T16:08:00Z">
                  <w:rPr>
                    <w:noProof/>
                    <w:lang w:val="en-US"/>
                  </w:rPr>
                </w:rPrChange>
              </w:rPr>
              <w:fldChar w:fldCharType="separate"/>
            </w:r>
          </w:del>
          <w:ins w:id="240" w:author="Thomas CARTERET" w:date="2021-06-11T11:32:00Z">
            <w:r w:rsidR="00A76C04">
              <w:rPr>
                <w:b/>
                <w:bCs/>
                <w:noProof/>
              </w:rPr>
              <w:t>Erreur ! Référence de lien hypertexte non valide.</w:t>
            </w:r>
          </w:ins>
          <w:del w:id="241" w:author="Thomas CARTERET" w:date="2021-06-11T11:32:00Z">
            <w:r w:rsidR="00E77741" w:rsidRPr="006A4396" w:rsidDel="00A76C04">
              <w:rPr>
                <w:rStyle w:val="Lienhypertexte"/>
                <w:noProof/>
                <w:lang w:val="en-US"/>
              </w:rPr>
              <w:delText>5.1.1. Description</w:delText>
            </w:r>
            <w:r w:rsidR="00E77741" w:rsidRPr="006A4396" w:rsidDel="00A76C04">
              <w:rPr>
                <w:noProof/>
                <w:webHidden/>
                <w:lang w:val="en-US"/>
              </w:rPr>
              <w:tab/>
            </w:r>
            <w:r w:rsidR="00E77741" w:rsidRPr="006A4396" w:rsidDel="00A76C04">
              <w:rPr>
                <w:noProof/>
                <w:webHidden/>
                <w:lang w:val="en-US"/>
                <w:rPrChange w:id="242"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_Toc36812839 \h </w:delInstrText>
            </w:r>
            <w:r w:rsidR="00E77741" w:rsidRPr="006A4396" w:rsidDel="00A76C04">
              <w:rPr>
                <w:noProof/>
                <w:webHidden/>
                <w:lang w:val="en-US"/>
                <w:rPrChange w:id="243" w:author="Thomas Carteret" w:date="2021-04-07T16:08:00Z">
                  <w:rPr>
                    <w:noProof/>
                    <w:webHidden/>
                    <w:lang w:val="en-US"/>
                  </w:rPr>
                </w:rPrChange>
              </w:rPr>
            </w:r>
            <w:r w:rsidR="00E77741" w:rsidRPr="006A4396" w:rsidDel="00A76C04">
              <w:rPr>
                <w:noProof/>
                <w:webHidden/>
                <w:lang w:val="en-US"/>
                <w:rPrChange w:id="244" w:author="Thomas Carteret" w:date="2021-04-07T16:08:00Z">
                  <w:rPr>
                    <w:noProof/>
                    <w:webHidden/>
                    <w:lang w:val="en-US"/>
                  </w:rPr>
                </w:rPrChange>
              </w:rPr>
              <w:fldChar w:fldCharType="separate"/>
            </w:r>
            <w:r w:rsidR="00E77741" w:rsidRPr="006A4396" w:rsidDel="00A76C04">
              <w:rPr>
                <w:noProof/>
                <w:webHidden/>
                <w:lang w:val="en-US"/>
              </w:rPr>
              <w:delText>6</w:delText>
            </w:r>
            <w:r w:rsidR="00E77741" w:rsidRPr="006A4396" w:rsidDel="00A76C04">
              <w:rPr>
                <w:noProof/>
                <w:webHidden/>
                <w:lang w:val="en-US"/>
                <w:rPrChange w:id="245" w:author="Thomas Carteret" w:date="2021-04-07T16:08:00Z">
                  <w:rPr>
                    <w:noProof/>
                    <w:webHidden/>
                    <w:lang w:val="en-US"/>
                  </w:rPr>
                </w:rPrChange>
              </w:rPr>
              <w:fldChar w:fldCharType="end"/>
            </w:r>
            <w:r w:rsidRPr="006A4396" w:rsidDel="00A76C04">
              <w:rPr>
                <w:noProof/>
                <w:lang w:val="en-US"/>
                <w:rPrChange w:id="246" w:author="Thomas Carteret" w:date="2021-04-07T16:08:00Z">
                  <w:rPr>
                    <w:noProof/>
                    <w:lang w:val="en-US"/>
                  </w:rPr>
                </w:rPrChange>
              </w:rPr>
              <w:fldChar w:fldCharType="end"/>
            </w:r>
          </w:del>
        </w:p>
        <w:p w14:paraId="58DB53CF" w14:textId="0896ECA8" w:rsidR="00E77741" w:rsidRPr="006A4396" w:rsidDel="00A76C04" w:rsidRDefault="00FE1FAA">
          <w:pPr>
            <w:pStyle w:val="TM3"/>
            <w:rPr>
              <w:del w:id="247" w:author="Thomas CARTERET" w:date="2021-06-11T11:32:00Z"/>
              <w:noProof/>
              <w:sz w:val="22"/>
              <w:szCs w:val="22"/>
              <w:lang w:val="en-US" w:eastAsia="fr-FR"/>
            </w:rPr>
          </w:pPr>
          <w:del w:id="248" w:author="Thomas CARTERET" w:date="2021-06-11T11:32:00Z">
            <w:r w:rsidRPr="006A4396" w:rsidDel="00A76C04">
              <w:rPr>
                <w:noProof/>
                <w:lang w:val="en-US"/>
                <w:rPrChange w:id="249" w:author="Thomas Carteret" w:date="2021-04-07T16:08:00Z">
                  <w:rPr/>
                </w:rPrChange>
              </w:rPr>
              <w:fldChar w:fldCharType="begin"/>
            </w:r>
            <w:r w:rsidRPr="006A4396" w:rsidDel="00A76C04">
              <w:rPr>
                <w:noProof/>
                <w:lang w:val="en-US"/>
                <w:rPrChange w:id="250" w:author="Thomas Carteret" w:date="2021-04-07T16:08:00Z">
                  <w:rPr/>
                </w:rPrChange>
              </w:rPr>
              <w:delInstrText xml:space="preserve"> HYPERLINK \l "_Toc36812840" </w:delInstrText>
            </w:r>
            <w:r w:rsidRPr="006A4396" w:rsidDel="00A76C04">
              <w:rPr>
                <w:noProof/>
                <w:lang w:val="en-US"/>
                <w:rPrChange w:id="251" w:author="Thomas Carteret" w:date="2021-04-07T16:08:00Z">
                  <w:rPr>
                    <w:noProof/>
                    <w:lang w:val="en-US"/>
                  </w:rPr>
                </w:rPrChange>
              </w:rPr>
              <w:fldChar w:fldCharType="separate"/>
            </w:r>
          </w:del>
          <w:ins w:id="252" w:author="Thomas CARTERET" w:date="2021-06-11T11:32:00Z">
            <w:r w:rsidR="00A76C04">
              <w:rPr>
                <w:b/>
                <w:bCs/>
                <w:noProof/>
              </w:rPr>
              <w:t>Erreur ! Référence de lien hypertexte non valide.</w:t>
            </w:r>
          </w:ins>
          <w:del w:id="253" w:author="Thomas CARTERET" w:date="2021-06-11T11:32:00Z">
            <w:r w:rsidR="00E77741" w:rsidRPr="006A4396" w:rsidDel="00A76C04">
              <w:rPr>
                <w:rStyle w:val="Lienhypertexte"/>
                <w:noProof/>
                <w:lang w:val="en-US"/>
              </w:rPr>
              <w:delText>5.1.2. Inputs</w:delText>
            </w:r>
            <w:r w:rsidR="00E77741" w:rsidRPr="006A4396" w:rsidDel="00A76C04">
              <w:rPr>
                <w:noProof/>
                <w:webHidden/>
                <w:lang w:val="en-US"/>
              </w:rPr>
              <w:tab/>
            </w:r>
            <w:r w:rsidR="00E77741" w:rsidRPr="006A4396" w:rsidDel="00A76C04">
              <w:rPr>
                <w:noProof/>
                <w:webHidden/>
                <w:lang w:val="en-US"/>
                <w:rPrChange w:id="25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_Toc36812840 \h </w:delInstrText>
            </w:r>
            <w:r w:rsidR="00E77741" w:rsidRPr="006A4396" w:rsidDel="00A76C04">
              <w:rPr>
                <w:noProof/>
                <w:webHidden/>
                <w:lang w:val="en-US"/>
                <w:rPrChange w:id="255" w:author="Thomas Carteret" w:date="2021-04-07T16:08:00Z">
                  <w:rPr>
                    <w:noProof/>
                    <w:webHidden/>
                    <w:lang w:val="en-US"/>
                  </w:rPr>
                </w:rPrChange>
              </w:rPr>
            </w:r>
            <w:r w:rsidR="00E77741" w:rsidRPr="006A4396" w:rsidDel="00A76C04">
              <w:rPr>
                <w:noProof/>
                <w:webHidden/>
                <w:lang w:val="en-US"/>
                <w:rPrChange w:id="256" w:author="Thomas Carteret" w:date="2021-04-07T16:08:00Z">
                  <w:rPr>
                    <w:noProof/>
                    <w:webHidden/>
                    <w:lang w:val="en-US"/>
                  </w:rPr>
                </w:rPrChange>
              </w:rPr>
              <w:fldChar w:fldCharType="separate"/>
            </w:r>
            <w:r w:rsidR="00E77741" w:rsidRPr="006A4396" w:rsidDel="00A76C04">
              <w:rPr>
                <w:noProof/>
                <w:webHidden/>
                <w:lang w:val="en-US"/>
              </w:rPr>
              <w:delText>6</w:delText>
            </w:r>
            <w:r w:rsidR="00E77741" w:rsidRPr="006A4396" w:rsidDel="00A76C04">
              <w:rPr>
                <w:noProof/>
                <w:webHidden/>
                <w:lang w:val="en-US"/>
                <w:rPrChange w:id="257" w:author="Thomas Carteret" w:date="2021-04-07T16:08:00Z">
                  <w:rPr>
                    <w:noProof/>
                    <w:webHidden/>
                    <w:lang w:val="en-US"/>
                  </w:rPr>
                </w:rPrChange>
              </w:rPr>
              <w:fldChar w:fldCharType="end"/>
            </w:r>
            <w:r w:rsidRPr="006A4396" w:rsidDel="00A76C04">
              <w:rPr>
                <w:noProof/>
                <w:lang w:val="en-US"/>
                <w:rPrChange w:id="258" w:author="Thomas Carteret" w:date="2021-04-07T16:08:00Z">
                  <w:rPr>
                    <w:noProof/>
                    <w:lang w:val="en-US"/>
                  </w:rPr>
                </w:rPrChange>
              </w:rPr>
              <w:fldChar w:fldCharType="end"/>
            </w:r>
          </w:del>
        </w:p>
        <w:p w14:paraId="712B13F9" w14:textId="5476A910" w:rsidR="00E77741" w:rsidRPr="006A4396" w:rsidDel="00A76C04" w:rsidRDefault="00FE1FAA">
          <w:pPr>
            <w:pStyle w:val="TM3"/>
            <w:rPr>
              <w:del w:id="259" w:author="Thomas CARTERET" w:date="2021-06-11T11:32:00Z"/>
              <w:noProof/>
              <w:sz w:val="22"/>
              <w:szCs w:val="22"/>
              <w:lang w:val="en-US" w:eastAsia="fr-FR"/>
            </w:rPr>
          </w:pPr>
          <w:del w:id="260" w:author="Thomas CARTERET" w:date="2021-06-11T11:32:00Z">
            <w:r w:rsidRPr="006A4396" w:rsidDel="00A76C04">
              <w:rPr>
                <w:noProof/>
                <w:lang w:val="en-US"/>
                <w:rPrChange w:id="261" w:author="Thomas Carteret" w:date="2021-04-07T16:08:00Z">
                  <w:rPr/>
                </w:rPrChange>
              </w:rPr>
              <w:fldChar w:fldCharType="begin"/>
            </w:r>
            <w:r w:rsidRPr="006A4396" w:rsidDel="00A76C04">
              <w:rPr>
                <w:noProof/>
                <w:lang w:val="en-US"/>
                <w:rPrChange w:id="262" w:author="Thomas Carteret" w:date="2021-04-07T16:08:00Z">
                  <w:rPr/>
                </w:rPrChange>
              </w:rPr>
              <w:delInstrText xml:space="preserve"> HYPERLINK \l "_Toc36812841" </w:delInstrText>
            </w:r>
            <w:r w:rsidRPr="006A4396" w:rsidDel="00A76C04">
              <w:rPr>
                <w:noProof/>
                <w:lang w:val="en-US"/>
                <w:rPrChange w:id="263" w:author="Thomas Carteret" w:date="2021-04-07T16:08:00Z">
                  <w:rPr>
                    <w:noProof/>
                    <w:lang w:val="en-US"/>
                  </w:rPr>
                </w:rPrChange>
              </w:rPr>
              <w:fldChar w:fldCharType="separate"/>
            </w:r>
          </w:del>
          <w:ins w:id="264" w:author="Thomas CARTERET" w:date="2021-06-11T11:32:00Z">
            <w:r w:rsidR="00A76C04">
              <w:rPr>
                <w:b/>
                <w:bCs/>
                <w:noProof/>
              </w:rPr>
              <w:t>Erreur ! Référence de lien hypertexte non valide.</w:t>
            </w:r>
          </w:ins>
          <w:del w:id="265" w:author="Thomas CARTERET" w:date="2021-06-11T11:32:00Z">
            <w:r w:rsidR="00E77741" w:rsidRPr="006A4396" w:rsidDel="00A76C04">
              <w:rPr>
                <w:rStyle w:val="Lienhypertexte"/>
                <w:noProof/>
                <w:lang w:val="en-US"/>
              </w:rPr>
              <w:delText>5.1.3. Outputs / Deliverables</w:delText>
            </w:r>
            <w:r w:rsidR="00E77741" w:rsidRPr="006A4396" w:rsidDel="00A76C04">
              <w:rPr>
                <w:noProof/>
                <w:webHidden/>
                <w:lang w:val="en-US"/>
              </w:rPr>
              <w:tab/>
            </w:r>
            <w:r w:rsidR="00E77741" w:rsidRPr="006A4396" w:rsidDel="00A76C04">
              <w:rPr>
                <w:noProof/>
                <w:webHidden/>
                <w:lang w:val="en-US"/>
                <w:rPrChange w:id="266"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_Toc36812841 \h </w:delInstrText>
            </w:r>
            <w:r w:rsidR="00E77741" w:rsidRPr="006A4396" w:rsidDel="00A76C04">
              <w:rPr>
                <w:noProof/>
                <w:webHidden/>
                <w:lang w:val="en-US"/>
                <w:rPrChange w:id="267" w:author="Thomas Carteret" w:date="2021-04-07T16:08:00Z">
                  <w:rPr>
                    <w:noProof/>
                    <w:webHidden/>
                    <w:lang w:val="en-US"/>
                  </w:rPr>
                </w:rPrChange>
              </w:rPr>
            </w:r>
            <w:r w:rsidR="00E77741" w:rsidRPr="006A4396" w:rsidDel="00A76C04">
              <w:rPr>
                <w:noProof/>
                <w:webHidden/>
                <w:lang w:val="en-US"/>
                <w:rPrChange w:id="268" w:author="Thomas Carteret" w:date="2021-04-07T16:08:00Z">
                  <w:rPr>
                    <w:noProof/>
                    <w:webHidden/>
                    <w:lang w:val="en-US"/>
                  </w:rPr>
                </w:rPrChange>
              </w:rPr>
              <w:fldChar w:fldCharType="separate"/>
            </w:r>
            <w:r w:rsidR="00E77741" w:rsidRPr="006A4396" w:rsidDel="00A76C04">
              <w:rPr>
                <w:noProof/>
                <w:webHidden/>
                <w:lang w:val="en-US"/>
              </w:rPr>
              <w:delText>6</w:delText>
            </w:r>
            <w:r w:rsidR="00E77741" w:rsidRPr="006A4396" w:rsidDel="00A76C04">
              <w:rPr>
                <w:noProof/>
                <w:webHidden/>
                <w:lang w:val="en-US"/>
                <w:rPrChange w:id="269" w:author="Thomas Carteret" w:date="2021-04-07T16:08:00Z">
                  <w:rPr>
                    <w:noProof/>
                    <w:webHidden/>
                    <w:lang w:val="en-US"/>
                  </w:rPr>
                </w:rPrChange>
              </w:rPr>
              <w:fldChar w:fldCharType="end"/>
            </w:r>
            <w:r w:rsidRPr="006A4396" w:rsidDel="00A76C04">
              <w:rPr>
                <w:noProof/>
                <w:lang w:val="en-US"/>
                <w:rPrChange w:id="270" w:author="Thomas Carteret" w:date="2021-04-07T16:08:00Z">
                  <w:rPr>
                    <w:noProof/>
                    <w:lang w:val="en-US"/>
                  </w:rPr>
                </w:rPrChange>
              </w:rPr>
              <w:fldChar w:fldCharType="end"/>
            </w:r>
          </w:del>
        </w:p>
        <w:p w14:paraId="1CAA2741" w14:textId="385DB0CB" w:rsidR="00E77741" w:rsidRPr="006A4396" w:rsidDel="00A76C04" w:rsidRDefault="00FE1FAA">
          <w:pPr>
            <w:pStyle w:val="TM2"/>
            <w:tabs>
              <w:tab w:val="right" w:leader="dot" w:pos="9060"/>
            </w:tabs>
            <w:rPr>
              <w:del w:id="271" w:author="Thomas CARTERET" w:date="2021-06-11T11:32:00Z"/>
              <w:noProof/>
              <w:sz w:val="22"/>
              <w:szCs w:val="22"/>
              <w:lang w:val="en-US" w:eastAsia="fr-FR"/>
            </w:rPr>
          </w:pPr>
          <w:del w:id="272" w:author="Thomas CARTERET" w:date="2021-06-11T11:32:00Z">
            <w:r w:rsidRPr="006A4396" w:rsidDel="00A76C04">
              <w:rPr>
                <w:noProof/>
                <w:lang w:val="en-US"/>
                <w:rPrChange w:id="273" w:author="Thomas Carteret" w:date="2021-04-07T16:08:00Z">
                  <w:rPr/>
                </w:rPrChange>
              </w:rPr>
              <w:fldChar w:fldCharType="begin"/>
            </w:r>
            <w:r w:rsidRPr="006A4396" w:rsidDel="00A76C04">
              <w:rPr>
                <w:noProof/>
                <w:lang w:val="en-US"/>
                <w:rPrChange w:id="274" w:author="Thomas Carteret" w:date="2021-04-07T16:08:00Z">
                  <w:rPr/>
                </w:rPrChange>
              </w:rPr>
              <w:delInstrText xml:space="preserve"> HYPERLINK \l "_Toc36812842" </w:delInstrText>
            </w:r>
            <w:r w:rsidRPr="006A4396" w:rsidDel="00A76C04">
              <w:rPr>
                <w:noProof/>
                <w:lang w:val="en-US"/>
                <w:rPrChange w:id="275" w:author="Thomas Carteret" w:date="2021-04-07T16:08:00Z">
                  <w:rPr>
                    <w:noProof/>
                    <w:lang w:val="en-US"/>
                  </w:rPr>
                </w:rPrChange>
              </w:rPr>
              <w:fldChar w:fldCharType="separate"/>
            </w:r>
          </w:del>
          <w:ins w:id="276" w:author="Thomas CARTERET" w:date="2021-06-11T11:32:00Z">
            <w:r w:rsidR="00A76C04">
              <w:rPr>
                <w:b/>
                <w:bCs/>
                <w:noProof/>
              </w:rPr>
              <w:t>Erreur ! Référence de lien hypertexte non valide.</w:t>
            </w:r>
          </w:ins>
          <w:del w:id="277" w:author="Thomas CARTERET" w:date="2021-06-11T11:32:00Z">
            <w:r w:rsidR="00E77741" w:rsidRPr="006A4396" w:rsidDel="00A76C04">
              <w:rPr>
                <w:rStyle w:val="Lienhypertexte"/>
                <w:noProof/>
                <w:lang w:val="en-US"/>
              </w:rPr>
              <w:delText>5.2. Work Package 2: Group 1 of Agents</w:delText>
            </w:r>
            <w:r w:rsidR="00E77741" w:rsidRPr="006A4396" w:rsidDel="00A76C04">
              <w:rPr>
                <w:noProof/>
                <w:webHidden/>
                <w:lang w:val="en-US"/>
              </w:rPr>
              <w:tab/>
            </w:r>
            <w:r w:rsidR="00E77741" w:rsidRPr="006A4396" w:rsidDel="00A76C04">
              <w:rPr>
                <w:noProof/>
                <w:webHidden/>
                <w:lang w:val="en-US"/>
                <w:rPrChange w:id="278"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_Toc36812842 \h </w:delInstrText>
            </w:r>
            <w:r w:rsidR="00E77741" w:rsidRPr="006A4396" w:rsidDel="00A76C04">
              <w:rPr>
                <w:noProof/>
                <w:webHidden/>
                <w:lang w:val="en-US"/>
                <w:rPrChange w:id="279" w:author="Thomas Carteret" w:date="2021-04-07T16:08:00Z">
                  <w:rPr>
                    <w:noProof/>
                    <w:webHidden/>
                    <w:lang w:val="en-US"/>
                  </w:rPr>
                </w:rPrChange>
              </w:rPr>
            </w:r>
            <w:r w:rsidR="00E77741" w:rsidRPr="006A4396" w:rsidDel="00A76C04">
              <w:rPr>
                <w:noProof/>
                <w:webHidden/>
                <w:lang w:val="en-US"/>
                <w:rPrChange w:id="280" w:author="Thomas Carteret" w:date="2021-04-07T16:08:00Z">
                  <w:rPr>
                    <w:noProof/>
                    <w:webHidden/>
                    <w:lang w:val="en-US"/>
                  </w:rPr>
                </w:rPrChange>
              </w:rPr>
              <w:fldChar w:fldCharType="separate"/>
            </w:r>
            <w:r w:rsidR="00E77741" w:rsidRPr="006A4396" w:rsidDel="00A76C04">
              <w:rPr>
                <w:noProof/>
                <w:webHidden/>
                <w:lang w:val="en-US"/>
              </w:rPr>
              <w:delText>6</w:delText>
            </w:r>
            <w:r w:rsidR="00E77741" w:rsidRPr="006A4396" w:rsidDel="00A76C04">
              <w:rPr>
                <w:noProof/>
                <w:webHidden/>
                <w:lang w:val="en-US"/>
                <w:rPrChange w:id="281" w:author="Thomas Carteret" w:date="2021-04-07T16:08:00Z">
                  <w:rPr>
                    <w:noProof/>
                    <w:webHidden/>
                    <w:lang w:val="en-US"/>
                  </w:rPr>
                </w:rPrChange>
              </w:rPr>
              <w:fldChar w:fldCharType="end"/>
            </w:r>
            <w:r w:rsidRPr="006A4396" w:rsidDel="00A76C04">
              <w:rPr>
                <w:noProof/>
                <w:lang w:val="en-US"/>
                <w:rPrChange w:id="282" w:author="Thomas Carteret" w:date="2021-04-07T16:08:00Z">
                  <w:rPr>
                    <w:noProof/>
                    <w:lang w:val="en-US"/>
                  </w:rPr>
                </w:rPrChange>
              </w:rPr>
              <w:fldChar w:fldCharType="end"/>
            </w:r>
          </w:del>
        </w:p>
        <w:p w14:paraId="46B09C63" w14:textId="2336A60E" w:rsidR="00E77741" w:rsidRPr="006A4396" w:rsidDel="00A76C04" w:rsidRDefault="00FE1FAA">
          <w:pPr>
            <w:pStyle w:val="TM3"/>
            <w:rPr>
              <w:del w:id="283" w:author="Thomas CARTERET" w:date="2021-06-11T11:32:00Z"/>
              <w:noProof/>
              <w:sz w:val="22"/>
              <w:szCs w:val="22"/>
              <w:lang w:val="en-US" w:eastAsia="fr-FR"/>
            </w:rPr>
          </w:pPr>
          <w:del w:id="284" w:author="Thomas CARTERET" w:date="2021-06-11T11:32:00Z">
            <w:r w:rsidRPr="006A4396" w:rsidDel="00A76C04">
              <w:rPr>
                <w:noProof/>
                <w:lang w:val="en-US"/>
                <w:rPrChange w:id="285" w:author="Thomas Carteret" w:date="2021-04-07T16:08:00Z">
                  <w:rPr/>
                </w:rPrChange>
              </w:rPr>
              <w:fldChar w:fldCharType="begin"/>
            </w:r>
            <w:r w:rsidRPr="006A4396" w:rsidDel="00A76C04">
              <w:rPr>
                <w:noProof/>
                <w:lang w:val="en-US"/>
                <w:rPrChange w:id="286" w:author="Thomas Carteret" w:date="2021-04-07T16:08:00Z">
                  <w:rPr/>
                </w:rPrChange>
              </w:rPr>
              <w:delInstrText xml:space="preserve"> HYPERLINK \l "_Toc36812843" </w:delInstrText>
            </w:r>
            <w:r w:rsidRPr="006A4396" w:rsidDel="00A76C04">
              <w:rPr>
                <w:noProof/>
                <w:lang w:val="en-US"/>
                <w:rPrChange w:id="287" w:author="Thomas Carteret" w:date="2021-04-07T16:08:00Z">
                  <w:rPr>
                    <w:noProof/>
                    <w:lang w:val="en-US"/>
                  </w:rPr>
                </w:rPrChange>
              </w:rPr>
              <w:fldChar w:fldCharType="separate"/>
            </w:r>
          </w:del>
          <w:ins w:id="288" w:author="Thomas CARTERET" w:date="2021-06-11T11:32:00Z">
            <w:r w:rsidR="00A76C04">
              <w:rPr>
                <w:b/>
                <w:bCs/>
                <w:noProof/>
              </w:rPr>
              <w:t>Erreur ! Référence de lien hypertexte non valide.</w:t>
            </w:r>
          </w:ins>
          <w:del w:id="289" w:author="Thomas CARTERET" w:date="2021-06-11T11:32:00Z">
            <w:r w:rsidR="00E77741" w:rsidRPr="006A4396" w:rsidDel="00A76C04">
              <w:rPr>
                <w:rStyle w:val="Lienhypertexte"/>
                <w:noProof/>
                <w:lang w:val="en-US"/>
              </w:rPr>
              <w:delText>5.2.1. Description</w:delText>
            </w:r>
            <w:r w:rsidR="00E77741" w:rsidRPr="006A4396" w:rsidDel="00A76C04">
              <w:rPr>
                <w:noProof/>
                <w:webHidden/>
                <w:lang w:val="en-US"/>
              </w:rPr>
              <w:tab/>
            </w:r>
            <w:r w:rsidR="00E77741" w:rsidRPr="006A4396" w:rsidDel="00A76C04">
              <w:rPr>
                <w:noProof/>
                <w:webHidden/>
                <w:lang w:val="en-US"/>
                <w:rPrChange w:id="290"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_Toc36812843 \h </w:delInstrText>
            </w:r>
            <w:r w:rsidR="00E77741" w:rsidRPr="006A4396" w:rsidDel="00A76C04">
              <w:rPr>
                <w:noProof/>
                <w:webHidden/>
                <w:lang w:val="en-US"/>
                <w:rPrChange w:id="291" w:author="Thomas Carteret" w:date="2021-04-07T16:08:00Z">
                  <w:rPr>
                    <w:noProof/>
                    <w:webHidden/>
                    <w:lang w:val="en-US"/>
                  </w:rPr>
                </w:rPrChange>
              </w:rPr>
            </w:r>
            <w:r w:rsidR="00E77741" w:rsidRPr="006A4396" w:rsidDel="00A76C04">
              <w:rPr>
                <w:noProof/>
                <w:webHidden/>
                <w:lang w:val="en-US"/>
                <w:rPrChange w:id="292" w:author="Thomas Carteret" w:date="2021-04-07T16:08:00Z">
                  <w:rPr>
                    <w:noProof/>
                    <w:webHidden/>
                    <w:lang w:val="en-US"/>
                  </w:rPr>
                </w:rPrChange>
              </w:rPr>
              <w:fldChar w:fldCharType="separate"/>
            </w:r>
            <w:r w:rsidR="00E77741" w:rsidRPr="006A4396" w:rsidDel="00A76C04">
              <w:rPr>
                <w:noProof/>
                <w:webHidden/>
                <w:lang w:val="en-US"/>
              </w:rPr>
              <w:delText>6</w:delText>
            </w:r>
            <w:r w:rsidR="00E77741" w:rsidRPr="006A4396" w:rsidDel="00A76C04">
              <w:rPr>
                <w:noProof/>
                <w:webHidden/>
                <w:lang w:val="en-US"/>
                <w:rPrChange w:id="293" w:author="Thomas Carteret" w:date="2021-04-07T16:08:00Z">
                  <w:rPr>
                    <w:noProof/>
                    <w:webHidden/>
                    <w:lang w:val="en-US"/>
                  </w:rPr>
                </w:rPrChange>
              </w:rPr>
              <w:fldChar w:fldCharType="end"/>
            </w:r>
            <w:r w:rsidRPr="006A4396" w:rsidDel="00A76C04">
              <w:rPr>
                <w:noProof/>
                <w:lang w:val="en-US"/>
                <w:rPrChange w:id="294" w:author="Thomas Carteret" w:date="2021-04-07T16:08:00Z">
                  <w:rPr>
                    <w:noProof/>
                    <w:lang w:val="en-US"/>
                  </w:rPr>
                </w:rPrChange>
              </w:rPr>
              <w:fldChar w:fldCharType="end"/>
            </w:r>
          </w:del>
        </w:p>
        <w:p w14:paraId="006C6F84" w14:textId="7AB9928D" w:rsidR="00E77741" w:rsidRPr="006A4396" w:rsidDel="00A76C04" w:rsidRDefault="00FE1FAA">
          <w:pPr>
            <w:pStyle w:val="TM3"/>
            <w:rPr>
              <w:del w:id="295" w:author="Thomas CARTERET" w:date="2021-06-11T11:32:00Z"/>
              <w:noProof/>
              <w:sz w:val="22"/>
              <w:szCs w:val="22"/>
              <w:lang w:val="en-US" w:eastAsia="fr-FR"/>
            </w:rPr>
          </w:pPr>
          <w:del w:id="296" w:author="Thomas CARTERET" w:date="2021-06-11T11:32:00Z">
            <w:r w:rsidRPr="006A4396" w:rsidDel="00A76C04">
              <w:rPr>
                <w:noProof/>
                <w:lang w:val="en-US"/>
                <w:rPrChange w:id="297" w:author="Thomas Carteret" w:date="2021-04-07T16:08:00Z">
                  <w:rPr/>
                </w:rPrChange>
              </w:rPr>
              <w:fldChar w:fldCharType="begin"/>
            </w:r>
            <w:r w:rsidRPr="006A4396" w:rsidDel="00A76C04">
              <w:rPr>
                <w:noProof/>
                <w:lang w:val="en-US"/>
                <w:rPrChange w:id="298" w:author="Thomas Carteret" w:date="2021-04-07T16:08:00Z">
                  <w:rPr/>
                </w:rPrChange>
              </w:rPr>
              <w:delInstrText xml:space="preserve"> HYPERLINK \l "_Toc36812844" </w:delInstrText>
            </w:r>
            <w:r w:rsidRPr="006A4396" w:rsidDel="00A76C04">
              <w:rPr>
                <w:noProof/>
                <w:lang w:val="en-US"/>
                <w:rPrChange w:id="299" w:author="Thomas Carteret" w:date="2021-04-07T16:08:00Z">
                  <w:rPr>
                    <w:noProof/>
                    <w:lang w:val="en-US"/>
                  </w:rPr>
                </w:rPrChange>
              </w:rPr>
              <w:fldChar w:fldCharType="separate"/>
            </w:r>
          </w:del>
          <w:ins w:id="300" w:author="Thomas CARTERET" w:date="2021-06-11T11:32:00Z">
            <w:r w:rsidR="00A76C04">
              <w:rPr>
                <w:b/>
                <w:bCs/>
                <w:noProof/>
              </w:rPr>
              <w:t>Erreur ! Référence de lien hypertexte non valide.</w:t>
            </w:r>
          </w:ins>
          <w:del w:id="301" w:author="Thomas CARTERET" w:date="2021-06-11T11:32:00Z">
            <w:r w:rsidR="00E77741" w:rsidRPr="006A4396" w:rsidDel="00A76C04">
              <w:rPr>
                <w:rStyle w:val="Lienhypertexte"/>
                <w:noProof/>
                <w:lang w:val="en-US"/>
              </w:rPr>
              <w:delText>5.2.2. Inputs</w:delText>
            </w:r>
            <w:r w:rsidR="00E77741" w:rsidRPr="006A4396" w:rsidDel="00A76C04">
              <w:rPr>
                <w:noProof/>
                <w:webHidden/>
                <w:lang w:val="en-US"/>
              </w:rPr>
              <w:tab/>
            </w:r>
            <w:r w:rsidR="00E77741" w:rsidRPr="006A4396" w:rsidDel="00A76C04">
              <w:rPr>
                <w:noProof/>
                <w:webHidden/>
                <w:lang w:val="en-US"/>
                <w:rPrChange w:id="302"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_Toc36812844 \h </w:delInstrText>
            </w:r>
            <w:r w:rsidR="00E77741" w:rsidRPr="006A4396" w:rsidDel="00A76C04">
              <w:rPr>
                <w:noProof/>
                <w:webHidden/>
                <w:lang w:val="en-US"/>
                <w:rPrChange w:id="303" w:author="Thomas Carteret" w:date="2021-04-07T16:08:00Z">
                  <w:rPr>
                    <w:noProof/>
                    <w:webHidden/>
                    <w:lang w:val="en-US"/>
                  </w:rPr>
                </w:rPrChange>
              </w:rPr>
            </w:r>
            <w:r w:rsidR="00E77741" w:rsidRPr="006A4396" w:rsidDel="00A76C04">
              <w:rPr>
                <w:noProof/>
                <w:webHidden/>
                <w:lang w:val="en-US"/>
                <w:rPrChange w:id="304"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305" w:author="Thomas Carteret" w:date="2021-04-07T16:08:00Z">
                  <w:rPr>
                    <w:noProof/>
                    <w:webHidden/>
                    <w:lang w:val="en-US"/>
                  </w:rPr>
                </w:rPrChange>
              </w:rPr>
              <w:fldChar w:fldCharType="end"/>
            </w:r>
            <w:r w:rsidRPr="006A4396" w:rsidDel="00A76C04">
              <w:rPr>
                <w:noProof/>
                <w:lang w:val="en-US"/>
                <w:rPrChange w:id="306" w:author="Thomas Carteret" w:date="2021-04-07T16:08:00Z">
                  <w:rPr>
                    <w:noProof/>
                    <w:lang w:val="en-US"/>
                  </w:rPr>
                </w:rPrChange>
              </w:rPr>
              <w:fldChar w:fldCharType="end"/>
            </w:r>
          </w:del>
        </w:p>
        <w:p w14:paraId="5AFEBD7E" w14:textId="4EE47FEE" w:rsidR="00E77741" w:rsidRPr="006A4396" w:rsidDel="00A76C04" w:rsidRDefault="00FE1FAA">
          <w:pPr>
            <w:pStyle w:val="TM3"/>
            <w:rPr>
              <w:del w:id="307" w:author="Thomas CARTERET" w:date="2021-06-11T11:32:00Z"/>
              <w:noProof/>
              <w:sz w:val="22"/>
              <w:szCs w:val="22"/>
              <w:lang w:val="en-US" w:eastAsia="fr-FR"/>
            </w:rPr>
          </w:pPr>
          <w:del w:id="308" w:author="Thomas CARTERET" w:date="2021-06-11T11:32:00Z">
            <w:r w:rsidRPr="006A4396" w:rsidDel="00A76C04">
              <w:rPr>
                <w:noProof/>
                <w:lang w:val="en-US"/>
                <w:rPrChange w:id="309" w:author="Thomas Carteret" w:date="2021-04-07T16:08:00Z">
                  <w:rPr/>
                </w:rPrChange>
              </w:rPr>
              <w:fldChar w:fldCharType="begin"/>
            </w:r>
            <w:r w:rsidRPr="006A4396" w:rsidDel="00A76C04">
              <w:rPr>
                <w:noProof/>
                <w:lang w:val="en-US"/>
                <w:rPrChange w:id="310" w:author="Thomas Carteret" w:date="2021-04-07T16:08:00Z">
                  <w:rPr/>
                </w:rPrChange>
              </w:rPr>
              <w:delInstrText xml:space="preserve"> HYPERLINK \l "_Toc36812845" </w:delInstrText>
            </w:r>
            <w:r w:rsidRPr="006A4396" w:rsidDel="00A76C04">
              <w:rPr>
                <w:noProof/>
                <w:lang w:val="en-US"/>
                <w:rPrChange w:id="311" w:author="Thomas Carteret" w:date="2021-04-07T16:08:00Z">
                  <w:rPr>
                    <w:noProof/>
                    <w:lang w:val="en-US"/>
                  </w:rPr>
                </w:rPrChange>
              </w:rPr>
              <w:fldChar w:fldCharType="separate"/>
            </w:r>
          </w:del>
          <w:ins w:id="312" w:author="Thomas CARTERET" w:date="2021-06-11T11:32:00Z">
            <w:r w:rsidR="00A76C04">
              <w:rPr>
                <w:b/>
                <w:bCs/>
                <w:noProof/>
              </w:rPr>
              <w:t>Erreur ! Référence de lien hypertexte non valide.</w:t>
            </w:r>
          </w:ins>
          <w:del w:id="313" w:author="Thomas CARTERET" w:date="2021-06-11T11:32:00Z">
            <w:r w:rsidR="00E77741" w:rsidRPr="006A4396" w:rsidDel="00A76C04">
              <w:rPr>
                <w:rStyle w:val="Lienhypertexte"/>
                <w:noProof/>
                <w:lang w:val="en-US"/>
              </w:rPr>
              <w:delText>5.2.3. Outputs / Deliverables</w:delText>
            </w:r>
            <w:r w:rsidR="00E77741" w:rsidRPr="006A4396" w:rsidDel="00A76C04">
              <w:rPr>
                <w:noProof/>
                <w:webHidden/>
                <w:lang w:val="en-US"/>
              </w:rPr>
              <w:tab/>
            </w:r>
            <w:r w:rsidR="00E77741" w:rsidRPr="006A4396" w:rsidDel="00A76C04">
              <w:rPr>
                <w:noProof/>
                <w:webHidden/>
                <w:lang w:val="en-US"/>
                <w:rPrChange w:id="31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_Toc36812845 \h </w:delInstrText>
            </w:r>
            <w:r w:rsidR="00E77741" w:rsidRPr="006A4396" w:rsidDel="00A76C04">
              <w:rPr>
                <w:noProof/>
                <w:webHidden/>
                <w:lang w:val="en-US"/>
                <w:rPrChange w:id="315" w:author="Thomas Carteret" w:date="2021-04-07T16:08:00Z">
                  <w:rPr>
                    <w:noProof/>
                    <w:webHidden/>
                    <w:lang w:val="en-US"/>
                  </w:rPr>
                </w:rPrChange>
              </w:rPr>
            </w:r>
            <w:r w:rsidR="00E77741" w:rsidRPr="006A4396" w:rsidDel="00A76C04">
              <w:rPr>
                <w:noProof/>
                <w:webHidden/>
                <w:lang w:val="en-US"/>
                <w:rPrChange w:id="316"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317" w:author="Thomas Carteret" w:date="2021-04-07T16:08:00Z">
                  <w:rPr>
                    <w:noProof/>
                    <w:webHidden/>
                    <w:lang w:val="en-US"/>
                  </w:rPr>
                </w:rPrChange>
              </w:rPr>
              <w:fldChar w:fldCharType="end"/>
            </w:r>
            <w:r w:rsidRPr="006A4396" w:rsidDel="00A76C04">
              <w:rPr>
                <w:noProof/>
                <w:lang w:val="en-US"/>
                <w:rPrChange w:id="318" w:author="Thomas Carteret" w:date="2021-04-07T16:08:00Z">
                  <w:rPr>
                    <w:noProof/>
                    <w:lang w:val="en-US"/>
                  </w:rPr>
                </w:rPrChange>
              </w:rPr>
              <w:fldChar w:fldCharType="end"/>
            </w:r>
          </w:del>
        </w:p>
        <w:p w14:paraId="79B880DC" w14:textId="169742D3" w:rsidR="00E77741" w:rsidRPr="006A4396" w:rsidDel="00A76C04" w:rsidRDefault="00FE1FAA">
          <w:pPr>
            <w:pStyle w:val="TM2"/>
            <w:tabs>
              <w:tab w:val="right" w:leader="dot" w:pos="9060"/>
            </w:tabs>
            <w:rPr>
              <w:del w:id="319" w:author="Thomas CARTERET" w:date="2021-06-11T11:32:00Z"/>
              <w:noProof/>
              <w:sz w:val="22"/>
              <w:szCs w:val="22"/>
              <w:lang w:val="en-US" w:eastAsia="fr-FR"/>
            </w:rPr>
          </w:pPr>
          <w:del w:id="320" w:author="Thomas CARTERET" w:date="2021-06-11T11:32:00Z">
            <w:r w:rsidRPr="006A4396" w:rsidDel="00A76C04">
              <w:rPr>
                <w:noProof/>
                <w:lang w:val="en-US"/>
                <w:rPrChange w:id="321" w:author="Thomas Carteret" w:date="2021-04-07T16:08:00Z">
                  <w:rPr/>
                </w:rPrChange>
              </w:rPr>
              <w:fldChar w:fldCharType="begin"/>
            </w:r>
            <w:r w:rsidRPr="006A4396" w:rsidDel="00A76C04">
              <w:rPr>
                <w:noProof/>
                <w:lang w:val="en-US"/>
                <w:rPrChange w:id="322" w:author="Thomas Carteret" w:date="2021-04-07T16:08:00Z">
                  <w:rPr/>
                </w:rPrChange>
              </w:rPr>
              <w:delInstrText xml:space="preserve"> HYPERLINK \l "_Toc36812846" </w:delInstrText>
            </w:r>
            <w:r w:rsidRPr="006A4396" w:rsidDel="00A76C04">
              <w:rPr>
                <w:noProof/>
                <w:lang w:val="en-US"/>
                <w:rPrChange w:id="323" w:author="Thomas Carteret" w:date="2021-04-07T16:08:00Z">
                  <w:rPr>
                    <w:noProof/>
                    <w:lang w:val="en-US"/>
                  </w:rPr>
                </w:rPrChange>
              </w:rPr>
              <w:fldChar w:fldCharType="separate"/>
            </w:r>
          </w:del>
          <w:ins w:id="324" w:author="Thomas CARTERET" w:date="2021-06-11T11:32:00Z">
            <w:r w:rsidR="00A76C04">
              <w:rPr>
                <w:b/>
                <w:bCs/>
                <w:noProof/>
              </w:rPr>
              <w:t>Erreur ! Référence de lien hypertexte non valide.</w:t>
            </w:r>
          </w:ins>
          <w:del w:id="325" w:author="Thomas CARTERET" w:date="2021-06-11T11:32:00Z">
            <w:r w:rsidR="00E77741" w:rsidRPr="006A4396" w:rsidDel="00A76C04">
              <w:rPr>
                <w:rStyle w:val="Lienhypertexte"/>
                <w:noProof/>
                <w:lang w:val="en-US"/>
              </w:rPr>
              <w:delText>5.3. Work Package 3: Group 2 of Agents</w:delText>
            </w:r>
            <w:r w:rsidR="00E77741" w:rsidRPr="006A4396" w:rsidDel="00A76C04">
              <w:rPr>
                <w:noProof/>
                <w:webHidden/>
                <w:lang w:val="en-US"/>
              </w:rPr>
              <w:tab/>
            </w:r>
            <w:r w:rsidR="00E77741" w:rsidRPr="006A4396" w:rsidDel="00A76C04">
              <w:rPr>
                <w:noProof/>
                <w:webHidden/>
                <w:lang w:val="en-US"/>
                <w:rPrChange w:id="326"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_Toc36812846 \h </w:delInstrText>
            </w:r>
            <w:r w:rsidR="00E77741" w:rsidRPr="006A4396" w:rsidDel="00A76C04">
              <w:rPr>
                <w:noProof/>
                <w:webHidden/>
                <w:lang w:val="en-US"/>
                <w:rPrChange w:id="327" w:author="Thomas Carteret" w:date="2021-04-07T16:08:00Z">
                  <w:rPr>
                    <w:noProof/>
                    <w:webHidden/>
                    <w:lang w:val="en-US"/>
                  </w:rPr>
                </w:rPrChange>
              </w:rPr>
            </w:r>
            <w:r w:rsidR="00E77741" w:rsidRPr="006A4396" w:rsidDel="00A76C04">
              <w:rPr>
                <w:noProof/>
                <w:webHidden/>
                <w:lang w:val="en-US"/>
                <w:rPrChange w:id="328"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329" w:author="Thomas Carteret" w:date="2021-04-07T16:08:00Z">
                  <w:rPr>
                    <w:noProof/>
                    <w:webHidden/>
                    <w:lang w:val="en-US"/>
                  </w:rPr>
                </w:rPrChange>
              </w:rPr>
              <w:fldChar w:fldCharType="end"/>
            </w:r>
            <w:r w:rsidRPr="006A4396" w:rsidDel="00A76C04">
              <w:rPr>
                <w:noProof/>
                <w:lang w:val="en-US"/>
                <w:rPrChange w:id="330" w:author="Thomas Carteret" w:date="2021-04-07T16:08:00Z">
                  <w:rPr>
                    <w:noProof/>
                    <w:lang w:val="en-US"/>
                  </w:rPr>
                </w:rPrChange>
              </w:rPr>
              <w:fldChar w:fldCharType="end"/>
            </w:r>
          </w:del>
        </w:p>
        <w:p w14:paraId="3634676B" w14:textId="362A7045" w:rsidR="00E77741" w:rsidRPr="006A4396" w:rsidDel="00A76C04" w:rsidRDefault="00FE1FAA">
          <w:pPr>
            <w:pStyle w:val="TM3"/>
            <w:rPr>
              <w:del w:id="331" w:author="Thomas CARTERET" w:date="2021-06-11T11:32:00Z"/>
              <w:noProof/>
              <w:sz w:val="22"/>
              <w:szCs w:val="22"/>
              <w:lang w:val="en-US" w:eastAsia="fr-FR"/>
            </w:rPr>
          </w:pPr>
          <w:del w:id="332" w:author="Thomas CARTERET" w:date="2021-06-11T11:32:00Z">
            <w:r w:rsidRPr="006A4396" w:rsidDel="00A76C04">
              <w:rPr>
                <w:noProof/>
                <w:lang w:val="en-US"/>
                <w:rPrChange w:id="333" w:author="Thomas Carteret" w:date="2021-04-07T16:08:00Z">
                  <w:rPr/>
                </w:rPrChange>
              </w:rPr>
              <w:fldChar w:fldCharType="begin"/>
            </w:r>
            <w:r w:rsidRPr="006A4396" w:rsidDel="00A76C04">
              <w:rPr>
                <w:noProof/>
                <w:lang w:val="en-US"/>
                <w:rPrChange w:id="334" w:author="Thomas Carteret" w:date="2021-04-07T16:08:00Z">
                  <w:rPr/>
                </w:rPrChange>
              </w:rPr>
              <w:delInstrText xml:space="preserve"> HYPERLINK \l "_Toc36812847" </w:delInstrText>
            </w:r>
            <w:r w:rsidRPr="006A4396" w:rsidDel="00A76C04">
              <w:rPr>
                <w:noProof/>
                <w:lang w:val="en-US"/>
                <w:rPrChange w:id="335" w:author="Thomas Carteret" w:date="2021-04-07T16:08:00Z">
                  <w:rPr>
                    <w:noProof/>
                    <w:lang w:val="en-US"/>
                  </w:rPr>
                </w:rPrChange>
              </w:rPr>
              <w:fldChar w:fldCharType="separate"/>
            </w:r>
          </w:del>
          <w:ins w:id="336" w:author="Thomas CARTERET" w:date="2021-06-11T11:32:00Z">
            <w:r w:rsidR="00A76C04">
              <w:rPr>
                <w:b/>
                <w:bCs/>
                <w:noProof/>
              </w:rPr>
              <w:t>Erreur ! Référence de lien hypertexte non valide.</w:t>
            </w:r>
          </w:ins>
          <w:del w:id="337" w:author="Thomas CARTERET" w:date="2021-06-11T11:32:00Z">
            <w:r w:rsidR="00E77741" w:rsidRPr="006A4396" w:rsidDel="00A76C04">
              <w:rPr>
                <w:rStyle w:val="Lienhypertexte"/>
                <w:noProof/>
                <w:lang w:val="en-US"/>
              </w:rPr>
              <w:delText>5.3.1. Description</w:delText>
            </w:r>
            <w:r w:rsidR="00E77741" w:rsidRPr="006A4396" w:rsidDel="00A76C04">
              <w:rPr>
                <w:noProof/>
                <w:webHidden/>
                <w:lang w:val="en-US"/>
              </w:rPr>
              <w:tab/>
            </w:r>
            <w:r w:rsidR="00E77741" w:rsidRPr="006A4396" w:rsidDel="00A76C04">
              <w:rPr>
                <w:noProof/>
                <w:webHidden/>
                <w:lang w:val="en-US"/>
                <w:rPrChange w:id="338"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_Toc36812847 \h </w:delInstrText>
            </w:r>
            <w:r w:rsidR="00E77741" w:rsidRPr="006A4396" w:rsidDel="00A76C04">
              <w:rPr>
                <w:noProof/>
                <w:webHidden/>
                <w:lang w:val="en-US"/>
                <w:rPrChange w:id="339" w:author="Thomas Carteret" w:date="2021-04-07T16:08:00Z">
                  <w:rPr>
                    <w:noProof/>
                    <w:webHidden/>
                    <w:lang w:val="en-US"/>
                  </w:rPr>
                </w:rPrChange>
              </w:rPr>
            </w:r>
            <w:r w:rsidR="00E77741" w:rsidRPr="006A4396" w:rsidDel="00A76C04">
              <w:rPr>
                <w:noProof/>
                <w:webHidden/>
                <w:lang w:val="en-US"/>
                <w:rPrChange w:id="340"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341" w:author="Thomas Carteret" w:date="2021-04-07T16:08:00Z">
                  <w:rPr>
                    <w:noProof/>
                    <w:webHidden/>
                    <w:lang w:val="en-US"/>
                  </w:rPr>
                </w:rPrChange>
              </w:rPr>
              <w:fldChar w:fldCharType="end"/>
            </w:r>
            <w:r w:rsidRPr="006A4396" w:rsidDel="00A76C04">
              <w:rPr>
                <w:noProof/>
                <w:lang w:val="en-US"/>
                <w:rPrChange w:id="342" w:author="Thomas Carteret" w:date="2021-04-07T16:08:00Z">
                  <w:rPr>
                    <w:noProof/>
                    <w:lang w:val="en-US"/>
                  </w:rPr>
                </w:rPrChange>
              </w:rPr>
              <w:fldChar w:fldCharType="end"/>
            </w:r>
          </w:del>
        </w:p>
        <w:p w14:paraId="13703224" w14:textId="50EBC860" w:rsidR="00E77741" w:rsidRPr="006A4396" w:rsidDel="00A76C04" w:rsidRDefault="00FE1FAA">
          <w:pPr>
            <w:pStyle w:val="TM3"/>
            <w:rPr>
              <w:del w:id="343" w:author="Thomas CARTERET" w:date="2021-06-11T11:32:00Z"/>
              <w:noProof/>
              <w:sz w:val="22"/>
              <w:szCs w:val="22"/>
              <w:lang w:val="en-US" w:eastAsia="fr-FR"/>
            </w:rPr>
          </w:pPr>
          <w:del w:id="344" w:author="Thomas CARTERET" w:date="2021-06-11T11:32:00Z">
            <w:r w:rsidRPr="006A4396" w:rsidDel="00A76C04">
              <w:rPr>
                <w:noProof/>
                <w:lang w:val="en-US"/>
                <w:rPrChange w:id="345" w:author="Thomas Carteret" w:date="2021-04-07T16:08:00Z">
                  <w:rPr/>
                </w:rPrChange>
              </w:rPr>
              <w:fldChar w:fldCharType="begin"/>
            </w:r>
            <w:r w:rsidRPr="006A4396" w:rsidDel="00A76C04">
              <w:rPr>
                <w:noProof/>
                <w:lang w:val="en-US"/>
                <w:rPrChange w:id="346" w:author="Thomas Carteret" w:date="2021-04-07T16:08:00Z">
                  <w:rPr/>
                </w:rPrChange>
              </w:rPr>
              <w:delInstrText xml:space="preserve"> HYPERLINK \l "_Toc36812848" </w:delInstrText>
            </w:r>
            <w:r w:rsidRPr="006A4396" w:rsidDel="00A76C04">
              <w:rPr>
                <w:noProof/>
                <w:lang w:val="en-US"/>
                <w:rPrChange w:id="347" w:author="Thomas Carteret" w:date="2021-04-07T16:08:00Z">
                  <w:rPr>
                    <w:noProof/>
                    <w:lang w:val="en-US"/>
                  </w:rPr>
                </w:rPrChange>
              </w:rPr>
              <w:fldChar w:fldCharType="separate"/>
            </w:r>
          </w:del>
          <w:ins w:id="348" w:author="Thomas CARTERET" w:date="2021-06-11T11:32:00Z">
            <w:r w:rsidR="00A76C04">
              <w:rPr>
                <w:b/>
                <w:bCs/>
                <w:noProof/>
              </w:rPr>
              <w:t>Erreur ! Référence de lien hypertexte non valide.</w:t>
            </w:r>
          </w:ins>
          <w:del w:id="349" w:author="Thomas CARTERET" w:date="2021-06-11T11:32:00Z">
            <w:r w:rsidR="00E77741" w:rsidRPr="006A4396" w:rsidDel="00A76C04">
              <w:rPr>
                <w:rStyle w:val="Lienhypertexte"/>
                <w:noProof/>
                <w:lang w:val="en-US"/>
              </w:rPr>
              <w:delText>5.3.2. Inputs</w:delText>
            </w:r>
            <w:r w:rsidR="00E77741" w:rsidRPr="006A4396" w:rsidDel="00A76C04">
              <w:rPr>
                <w:noProof/>
                <w:webHidden/>
                <w:lang w:val="en-US"/>
              </w:rPr>
              <w:tab/>
            </w:r>
            <w:r w:rsidR="00E77741" w:rsidRPr="006A4396" w:rsidDel="00A76C04">
              <w:rPr>
                <w:noProof/>
                <w:webHidden/>
                <w:lang w:val="en-US"/>
                <w:rPrChange w:id="350"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_Toc36812848 \h </w:delInstrText>
            </w:r>
            <w:r w:rsidR="00E77741" w:rsidRPr="006A4396" w:rsidDel="00A76C04">
              <w:rPr>
                <w:noProof/>
                <w:webHidden/>
                <w:lang w:val="en-US"/>
                <w:rPrChange w:id="351" w:author="Thomas Carteret" w:date="2021-04-07T16:08:00Z">
                  <w:rPr>
                    <w:noProof/>
                    <w:webHidden/>
                    <w:lang w:val="en-US"/>
                  </w:rPr>
                </w:rPrChange>
              </w:rPr>
            </w:r>
            <w:r w:rsidR="00E77741" w:rsidRPr="006A4396" w:rsidDel="00A76C04">
              <w:rPr>
                <w:noProof/>
                <w:webHidden/>
                <w:lang w:val="en-US"/>
                <w:rPrChange w:id="352"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353" w:author="Thomas Carteret" w:date="2021-04-07T16:08:00Z">
                  <w:rPr>
                    <w:noProof/>
                    <w:webHidden/>
                    <w:lang w:val="en-US"/>
                  </w:rPr>
                </w:rPrChange>
              </w:rPr>
              <w:fldChar w:fldCharType="end"/>
            </w:r>
            <w:r w:rsidRPr="006A4396" w:rsidDel="00A76C04">
              <w:rPr>
                <w:noProof/>
                <w:lang w:val="en-US"/>
                <w:rPrChange w:id="354" w:author="Thomas Carteret" w:date="2021-04-07T16:08:00Z">
                  <w:rPr>
                    <w:noProof/>
                    <w:lang w:val="en-US"/>
                  </w:rPr>
                </w:rPrChange>
              </w:rPr>
              <w:fldChar w:fldCharType="end"/>
            </w:r>
          </w:del>
        </w:p>
        <w:p w14:paraId="52404061" w14:textId="5110C56C" w:rsidR="00E77741" w:rsidRPr="006A4396" w:rsidDel="00A76C04" w:rsidRDefault="00FE1FAA">
          <w:pPr>
            <w:pStyle w:val="TM3"/>
            <w:rPr>
              <w:del w:id="355" w:author="Thomas CARTERET" w:date="2021-06-11T11:32:00Z"/>
              <w:noProof/>
              <w:sz w:val="22"/>
              <w:szCs w:val="22"/>
              <w:lang w:val="en-US" w:eastAsia="fr-FR"/>
            </w:rPr>
          </w:pPr>
          <w:del w:id="356" w:author="Thomas CARTERET" w:date="2021-06-11T11:32:00Z">
            <w:r w:rsidRPr="006A4396" w:rsidDel="00A76C04">
              <w:rPr>
                <w:noProof/>
                <w:lang w:val="en-US"/>
                <w:rPrChange w:id="357" w:author="Thomas Carteret" w:date="2021-04-07T16:08:00Z">
                  <w:rPr/>
                </w:rPrChange>
              </w:rPr>
              <w:fldChar w:fldCharType="begin"/>
            </w:r>
            <w:r w:rsidRPr="006A4396" w:rsidDel="00A76C04">
              <w:rPr>
                <w:noProof/>
                <w:lang w:val="en-US"/>
                <w:rPrChange w:id="358" w:author="Thomas Carteret" w:date="2021-04-07T16:08:00Z">
                  <w:rPr/>
                </w:rPrChange>
              </w:rPr>
              <w:delInstrText xml:space="preserve"> HYPERLINK \l "_Toc36812849" </w:delInstrText>
            </w:r>
            <w:r w:rsidRPr="006A4396" w:rsidDel="00A76C04">
              <w:rPr>
                <w:noProof/>
                <w:lang w:val="en-US"/>
                <w:rPrChange w:id="359" w:author="Thomas Carteret" w:date="2021-04-07T16:08:00Z">
                  <w:rPr>
                    <w:noProof/>
                    <w:lang w:val="en-US"/>
                  </w:rPr>
                </w:rPrChange>
              </w:rPr>
              <w:fldChar w:fldCharType="separate"/>
            </w:r>
          </w:del>
          <w:ins w:id="360" w:author="Thomas CARTERET" w:date="2021-06-11T11:32:00Z">
            <w:r w:rsidR="00A76C04">
              <w:rPr>
                <w:b/>
                <w:bCs/>
                <w:noProof/>
              </w:rPr>
              <w:t>Erreur ! Référence de lien hypertexte non valide.</w:t>
            </w:r>
          </w:ins>
          <w:del w:id="361" w:author="Thomas CARTERET" w:date="2021-06-11T11:32:00Z">
            <w:r w:rsidR="00E77741" w:rsidRPr="006A4396" w:rsidDel="00A76C04">
              <w:rPr>
                <w:rStyle w:val="Lienhypertexte"/>
                <w:noProof/>
                <w:lang w:val="en-US"/>
              </w:rPr>
              <w:delText>5.3.3. Outputs / Deliverables</w:delText>
            </w:r>
            <w:r w:rsidR="00E77741" w:rsidRPr="006A4396" w:rsidDel="00A76C04">
              <w:rPr>
                <w:noProof/>
                <w:webHidden/>
                <w:lang w:val="en-US"/>
              </w:rPr>
              <w:tab/>
            </w:r>
            <w:r w:rsidR="00E77741" w:rsidRPr="006A4396" w:rsidDel="00A76C04">
              <w:rPr>
                <w:noProof/>
                <w:webHidden/>
                <w:lang w:val="en-US"/>
                <w:rPrChange w:id="362"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_Toc36812849 \h </w:delInstrText>
            </w:r>
            <w:r w:rsidR="00E77741" w:rsidRPr="006A4396" w:rsidDel="00A76C04">
              <w:rPr>
                <w:noProof/>
                <w:webHidden/>
                <w:lang w:val="en-US"/>
                <w:rPrChange w:id="363" w:author="Thomas Carteret" w:date="2021-04-07T16:08:00Z">
                  <w:rPr>
                    <w:noProof/>
                    <w:webHidden/>
                    <w:lang w:val="en-US"/>
                  </w:rPr>
                </w:rPrChange>
              </w:rPr>
            </w:r>
            <w:r w:rsidR="00E77741" w:rsidRPr="006A4396" w:rsidDel="00A76C04">
              <w:rPr>
                <w:noProof/>
                <w:webHidden/>
                <w:lang w:val="en-US"/>
                <w:rPrChange w:id="364"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365" w:author="Thomas Carteret" w:date="2021-04-07T16:08:00Z">
                  <w:rPr>
                    <w:noProof/>
                    <w:webHidden/>
                    <w:lang w:val="en-US"/>
                  </w:rPr>
                </w:rPrChange>
              </w:rPr>
              <w:fldChar w:fldCharType="end"/>
            </w:r>
            <w:r w:rsidRPr="006A4396" w:rsidDel="00A76C04">
              <w:rPr>
                <w:noProof/>
                <w:lang w:val="en-US"/>
                <w:rPrChange w:id="366" w:author="Thomas Carteret" w:date="2021-04-07T16:08:00Z">
                  <w:rPr>
                    <w:noProof/>
                    <w:lang w:val="en-US"/>
                  </w:rPr>
                </w:rPrChange>
              </w:rPr>
              <w:fldChar w:fldCharType="end"/>
            </w:r>
          </w:del>
        </w:p>
        <w:p w14:paraId="05F2B703" w14:textId="4685086D" w:rsidR="00E77741" w:rsidRPr="006A4396" w:rsidDel="00A76C04" w:rsidRDefault="00FE1FAA">
          <w:pPr>
            <w:pStyle w:val="TM2"/>
            <w:tabs>
              <w:tab w:val="right" w:leader="dot" w:pos="9060"/>
            </w:tabs>
            <w:rPr>
              <w:del w:id="367" w:author="Thomas CARTERET" w:date="2021-06-11T11:32:00Z"/>
              <w:noProof/>
              <w:sz w:val="22"/>
              <w:szCs w:val="22"/>
              <w:lang w:val="en-US" w:eastAsia="fr-FR"/>
            </w:rPr>
          </w:pPr>
          <w:del w:id="368" w:author="Thomas CARTERET" w:date="2021-06-11T11:32:00Z">
            <w:r w:rsidRPr="006A4396" w:rsidDel="00A76C04">
              <w:rPr>
                <w:noProof/>
                <w:lang w:val="en-US"/>
                <w:rPrChange w:id="369" w:author="Thomas Carteret" w:date="2021-04-07T16:08:00Z">
                  <w:rPr/>
                </w:rPrChange>
              </w:rPr>
              <w:fldChar w:fldCharType="begin"/>
            </w:r>
            <w:r w:rsidRPr="006A4396" w:rsidDel="00A76C04">
              <w:rPr>
                <w:noProof/>
                <w:lang w:val="en-US"/>
                <w:rPrChange w:id="370" w:author="Thomas Carteret" w:date="2021-04-07T16:08:00Z">
                  <w:rPr/>
                </w:rPrChange>
              </w:rPr>
              <w:delInstrText xml:space="preserve"> HYPERLINK \l "_Toc36812850" </w:delInstrText>
            </w:r>
            <w:r w:rsidRPr="006A4396" w:rsidDel="00A76C04">
              <w:rPr>
                <w:noProof/>
                <w:lang w:val="en-US"/>
                <w:rPrChange w:id="371" w:author="Thomas Carteret" w:date="2021-04-07T16:08:00Z">
                  <w:rPr>
                    <w:noProof/>
                    <w:lang w:val="en-US"/>
                  </w:rPr>
                </w:rPrChange>
              </w:rPr>
              <w:fldChar w:fldCharType="separate"/>
            </w:r>
          </w:del>
          <w:ins w:id="372" w:author="Thomas CARTERET" w:date="2021-06-11T11:32:00Z">
            <w:r w:rsidR="00A76C04">
              <w:rPr>
                <w:b/>
                <w:bCs/>
                <w:noProof/>
              </w:rPr>
              <w:t>Erreur ! Référence de lien hypertexte non valide.</w:t>
            </w:r>
          </w:ins>
          <w:del w:id="373" w:author="Thomas CARTERET" w:date="2021-06-11T11:32:00Z">
            <w:r w:rsidR="00E77741" w:rsidRPr="006A4396" w:rsidDel="00A76C04">
              <w:rPr>
                <w:rStyle w:val="Lienhypertexte"/>
                <w:noProof/>
                <w:lang w:val="en-US"/>
              </w:rPr>
              <w:delText>5.4. Work Package 4: User Interface</w:delText>
            </w:r>
            <w:r w:rsidR="00E77741" w:rsidRPr="006A4396" w:rsidDel="00A76C04">
              <w:rPr>
                <w:noProof/>
                <w:webHidden/>
                <w:lang w:val="en-US"/>
              </w:rPr>
              <w:tab/>
            </w:r>
            <w:r w:rsidR="00E77741" w:rsidRPr="006A4396" w:rsidDel="00A76C04">
              <w:rPr>
                <w:noProof/>
                <w:webHidden/>
                <w:lang w:val="en-US"/>
                <w:rPrChange w:id="37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_Toc36812850 \h </w:delInstrText>
            </w:r>
            <w:r w:rsidR="00E77741" w:rsidRPr="006A4396" w:rsidDel="00A76C04">
              <w:rPr>
                <w:noProof/>
                <w:webHidden/>
                <w:lang w:val="en-US"/>
                <w:rPrChange w:id="375" w:author="Thomas Carteret" w:date="2021-04-07T16:08:00Z">
                  <w:rPr>
                    <w:noProof/>
                    <w:webHidden/>
                    <w:lang w:val="en-US"/>
                  </w:rPr>
                </w:rPrChange>
              </w:rPr>
            </w:r>
            <w:r w:rsidR="00E77741" w:rsidRPr="006A4396" w:rsidDel="00A76C04">
              <w:rPr>
                <w:noProof/>
                <w:webHidden/>
                <w:lang w:val="en-US"/>
                <w:rPrChange w:id="376"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377" w:author="Thomas Carteret" w:date="2021-04-07T16:08:00Z">
                  <w:rPr>
                    <w:noProof/>
                    <w:webHidden/>
                    <w:lang w:val="en-US"/>
                  </w:rPr>
                </w:rPrChange>
              </w:rPr>
              <w:fldChar w:fldCharType="end"/>
            </w:r>
            <w:r w:rsidRPr="006A4396" w:rsidDel="00A76C04">
              <w:rPr>
                <w:noProof/>
                <w:lang w:val="en-US"/>
                <w:rPrChange w:id="378" w:author="Thomas Carteret" w:date="2021-04-07T16:08:00Z">
                  <w:rPr>
                    <w:noProof/>
                    <w:lang w:val="en-US"/>
                  </w:rPr>
                </w:rPrChange>
              </w:rPr>
              <w:fldChar w:fldCharType="end"/>
            </w:r>
          </w:del>
        </w:p>
        <w:p w14:paraId="4B63A589" w14:textId="57A26EA2" w:rsidR="00E77741" w:rsidRPr="006A4396" w:rsidDel="00A76C04" w:rsidRDefault="00FE1FAA">
          <w:pPr>
            <w:pStyle w:val="TM3"/>
            <w:rPr>
              <w:del w:id="379" w:author="Thomas CARTERET" w:date="2021-06-11T11:32:00Z"/>
              <w:noProof/>
              <w:sz w:val="22"/>
              <w:szCs w:val="22"/>
              <w:lang w:val="en-US" w:eastAsia="fr-FR"/>
            </w:rPr>
          </w:pPr>
          <w:del w:id="380" w:author="Thomas CARTERET" w:date="2021-06-11T11:32:00Z">
            <w:r w:rsidRPr="006A4396" w:rsidDel="00A76C04">
              <w:rPr>
                <w:noProof/>
                <w:lang w:val="en-US"/>
                <w:rPrChange w:id="381" w:author="Thomas Carteret" w:date="2021-04-07T16:08:00Z">
                  <w:rPr/>
                </w:rPrChange>
              </w:rPr>
              <w:fldChar w:fldCharType="begin"/>
            </w:r>
            <w:r w:rsidRPr="006A4396" w:rsidDel="00A76C04">
              <w:rPr>
                <w:noProof/>
                <w:lang w:val="en-US"/>
                <w:rPrChange w:id="382" w:author="Thomas Carteret" w:date="2021-04-07T16:08:00Z">
                  <w:rPr/>
                </w:rPrChange>
              </w:rPr>
              <w:delInstrText xml:space="preserve"> HYPERLINK \l "_Toc36812851" </w:delInstrText>
            </w:r>
            <w:r w:rsidRPr="006A4396" w:rsidDel="00A76C04">
              <w:rPr>
                <w:noProof/>
                <w:lang w:val="en-US"/>
                <w:rPrChange w:id="383" w:author="Thomas Carteret" w:date="2021-04-07T16:08:00Z">
                  <w:rPr>
                    <w:noProof/>
                    <w:lang w:val="en-US"/>
                  </w:rPr>
                </w:rPrChange>
              </w:rPr>
              <w:fldChar w:fldCharType="separate"/>
            </w:r>
          </w:del>
          <w:ins w:id="384" w:author="Thomas CARTERET" w:date="2021-06-11T11:32:00Z">
            <w:r w:rsidR="00A76C04">
              <w:rPr>
                <w:b/>
                <w:bCs/>
                <w:noProof/>
              </w:rPr>
              <w:t>Erreur ! Référence de lien hypertexte non valide.</w:t>
            </w:r>
          </w:ins>
          <w:del w:id="385" w:author="Thomas CARTERET" w:date="2021-06-11T11:32:00Z">
            <w:r w:rsidR="00E77741" w:rsidRPr="006A4396" w:rsidDel="00A76C04">
              <w:rPr>
                <w:rStyle w:val="Lienhypertexte"/>
                <w:noProof/>
                <w:lang w:val="en-US"/>
              </w:rPr>
              <w:delText>5.4.1. Description</w:delText>
            </w:r>
            <w:r w:rsidR="00E77741" w:rsidRPr="006A4396" w:rsidDel="00A76C04">
              <w:rPr>
                <w:noProof/>
                <w:webHidden/>
                <w:lang w:val="en-US"/>
              </w:rPr>
              <w:tab/>
            </w:r>
            <w:r w:rsidR="00E77741" w:rsidRPr="006A4396" w:rsidDel="00A76C04">
              <w:rPr>
                <w:noProof/>
                <w:webHidden/>
                <w:lang w:val="en-US"/>
                <w:rPrChange w:id="386"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_Toc36812851 \h </w:delInstrText>
            </w:r>
            <w:r w:rsidR="00E77741" w:rsidRPr="006A4396" w:rsidDel="00A76C04">
              <w:rPr>
                <w:noProof/>
                <w:webHidden/>
                <w:lang w:val="en-US"/>
                <w:rPrChange w:id="387" w:author="Thomas Carteret" w:date="2021-04-07T16:08:00Z">
                  <w:rPr>
                    <w:noProof/>
                    <w:webHidden/>
                    <w:lang w:val="en-US"/>
                  </w:rPr>
                </w:rPrChange>
              </w:rPr>
            </w:r>
            <w:r w:rsidR="00E77741" w:rsidRPr="006A4396" w:rsidDel="00A76C04">
              <w:rPr>
                <w:noProof/>
                <w:webHidden/>
                <w:lang w:val="en-US"/>
                <w:rPrChange w:id="388"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389" w:author="Thomas Carteret" w:date="2021-04-07T16:08:00Z">
                  <w:rPr>
                    <w:noProof/>
                    <w:webHidden/>
                    <w:lang w:val="en-US"/>
                  </w:rPr>
                </w:rPrChange>
              </w:rPr>
              <w:fldChar w:fldCharType="end"/>
            </w:r>
            <w:r w:rsidRPr="006A4396" w:rsidDel="00A76C04">
              <w:rPr>
                <w:noProof/>
                <w:lang w:val="en-US"/>
                <w:rPrChange w:id="390" w:author="Thomas Carteret" w:date="2021-04-07T16:08:00Z">
                  <w:rPr>
                    <w:noProof/>
                    <w:lang w:val="en-US"/>
                  </w:rPr>
                </w:rPrChange>
              </w:rPr>
              <w:fldChar w:fldCharType="end"/>
            </w:r>
          </w:del>
        </w:p>
        <w:p w14:paraId="48D2627E" w14:textId="48783B13" w:rsidR="00E77741" w:rsidRPr="006A4396" w:rsidDel="00A76C04" w:rsidRDefault="00FE1FAA">
          <w:pPr>
            <w:pStyle w:val="TM3"/>
            <w:rPr>
              <w:del w:id="391" w:author="Thomas CARTERET" w:date="2021-06-11T11:32:00Z"/>
              <w:noProof/>
              <w:sz w:val="22"/>
              <w:szCs w:val="22"/>
              <w:lang w:val="en-US" w:eastAsia="fr-FR"/>
            </w:rPr>
          </w:pPr>
          <w:del w:id="392" w:author="Thomas CARTERET" w:date="2021-06-11T11:32:00Z">
            <w:r w:rsidRPr="006A4396" w:rsidDel="00A76C04">
              <w:rPr>
                <w:noProof/>
                <w:lang w:val="en-US"/>
                <w:rPrChange w:id="393" w:author="Thomas Carteret" w:date="2021-04-07T16:08:00Z">
                  <w:rPr/>
                </w:rPrChange>
              </w:rPr>
              <w:fldChar w:fldCharType="begin"/>
            </w:r>
            <w:r w:rsidRPr="006A4396" w:rsidDel="00A76C04">
              <w:rPr>
                <w:noProof/>
                <w:lang w:val="en-US"/>
                <w:rPrChange w:id="394" w:author="Thomas Carteret" w:date="2021-04-07T16:08:00Z">
                  <w:rPr/>
                </w:rPrChange>
              </w:rPr>
              <w:delInstrText xml:space="preserve"> HYPERLINK \l "_Toc36812852" </w:delInstrText>
            </w:r>
            <w:r w:rsidRPr="006A4396" w:rsidDel="00A76C04">
              <w:rPr>
                <w:noProof/>
                <w:lang w:val="en-US"/>
                <w:rPrChange w:id="395" w:author="Thomas Carteret" w:date="2021-04-07T16:08:00Z">
                  <w:rPr>
                    <w:noProof/>
                    <w:lang w:val="en-US"/>
                  </w:rPr>
                </w:rPrChange>
              </w:rPr>
              <w:fldChar w:fldCharType="separate"/>
            </w:r>
          </w:del>
          <w:ins w:id="396" w:author="Thomas CARTERET" w:date="2021-06-11T11:32:00Z">
            <w:r w:rsidR="00A76C04">
              <w:rPr>
                <w:b/>
                <w:bCs/>
                <w:noProof/>
              </w:rPr>
              <w:t>Erreur ! Référence de lien hypertexte non valide.</w:t>
            </w:r>
          </w:ins>
          <w:del w:id="397" w:author="Thomas CARTERET" w:date="2021-06-11T11:32:00Z">
            <w:r w:rsidR="00E77741" w:rsidRPr="006A4396" w:rsidDel="00A76C04">
              <w:rPr>
                <w:rStyle w:val="Lienhypertexte"/>
                <w:noProof/>
                <w:lang w:val="en-US"/>
              </w:rPr>
              <w:delText>5.4.2. Inputs</w:delText>
            </w:r>
            <w:r w:rsidR="00E77741" w:rsidRPr="006A4396" w:rsidDel="00A76C04">
              <w:rPr>
                <w:noProof/>
                <w:webHidden/>
                <w:lang w:val="en-US"/>
              </w:rPr>
              <w:tab/>
            </w:r>
            <w:r w:rsidR="00E77741" w:rsidRPr="006A4396" w:rsidDel="00A76C04">
              <w:rPr>
                <w:noProof/>
                <w:webHidden/>
                <w:lang w:val="en-US"/>
                <w:rPrChange w:id="398"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_Toc36812852 \h </w:delInstrText>
            </w:r>
            <w:r w:rsidR="00E77741" w:rsidRPr="006A4396" w:rsidDel="00A76C04">
              <w:rPr>
                <w:noProof/>
                <w:webHidden/>
                <w:lang w:val="en-US"/>
                <w:rPrChange w:id="399" w:author="Thomas Carteret" w:date="2021-04-07T16:08:00Z">
                  <w:rPr>
                    <w:noProof/>
                    <w:webHidden/>
                    <w:lang w:val="en-US"/>
                  </w:rPr>
                </w:rPrChange>
              </w:rPr>
            </w:r>
            <w:r w:rsidR="00E77741" w:rsidRPr="006A4396" w:rsidDel="00A76C04">
              <w:rPr>
                <w:noProof/>
                <w:webHidden/>
                <w:lang w:val="en-US"/>
                <w:rPrChange w:id="400"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401" w:author="Thomas Carteret" w:date="2021-04-07T16:08:00Z">
                  <w:rPr>
                    <w:noProof/>
                    <w:webHidden/>
                    <w:lang w:val="en-US"/>
                  </w:rPr>
                </w:rPrChange>
              </w:rPr>
              <w:fldChar w:fldCharType="end"/>
            </w:r>
            <w:r w:rsidRPr="006A4396" w:rsidDel="00A76C04">
              <w:rPr>
                <w:noProof/>
                <w:lang w:val="en-US"/>
                <w:rPrChange w:id="402" w:author="Thomas Carteret" w:date="2021-04-07T16:08:00Z">
                  <w:rPr>
                    <w:noProof/>
                    <w:lang w:val="en-US"/>
                  </w:rPr>
                </w:rPrChange>
              </w:rPr>
              <w:fldChar w:fldCharType="end"/>
            </w:r>
          </w:del>
        </w:p>
        <w:p w14:paraId="4A1960ED" w14:textId="71331F3B" w:rsidR="00E77741" w:rsidRPr="006A4396" w:rsidDel="00A76C04" w:rsidRDefault="00FE1FAA">
          <w:pPr>
            <w:pStyle w:val="TM3"/>
            <w:rPr>
              <w:del w:id="403" w:author="Thomas CARTERET" w:date="2021-06-11T11:32:00Z"/>
              <w:noProof/>
              <w:sz w:val="22"/>
              <w:szCs w:val="22"/>
              <w:lang w:val="en-US" w:eastAsia="fr-FR"/>
            </w:rPr>
          </w:pPr>
          <w:del w:id="404" w:author="Thomas CARTERET" w:date="2021-06-11T11:32:00Z">
            <w:r w:rsidRPr="006A4396" w:rsidDel="00A76C04">
              <w:rPr>
                <w:noProof/>
                <w:lang w:val="en-US"/>
                <w:rPrChange w:id="405" w:author="Thomas Carteret" w:date="2021-04-07T16:08:00Z">
                  <w:rPr/>
                </w:rPrChange>
              </w:rPr>
              <w:fldChar w:fldCharType="begin"/>
            </w:r>
            <w:r w:rsidRPr="006A4396" w:rsidDel="00A76C04">
              <w:rPr>
                <w:noProof/>
                <w:lang w:val="en-US"/>
                <w:rPrChange w:id="406" w:author="Thomas Carteret" w:date="2021-04-07T16:08:00Z">
                  <w:rPr/>
                </w:rPrChange>
              </w:rPr>
              <w:delInstrText xml:space="preserve"> HYPERLINK \l "_Toc36812853" </w:delInstrText>
            </w:r>
            <w:r w:rsidRPr="006A4396" w:rsidDel="00A76C04">
              <w:rPr>
                <w:noProof/>
                <w:lang w:val="en-US"/>
                <w:rPrChange w:id="407" w:author="Thomas Carteret" w:date="2021-04-07T16:08:00Z">
                  <w:rPr>
                    <w:noProof/>
                    <w:lang w:val="en-US"/>
                  </w:rPr>
                </w:rPrChange>
              </w:rPr>
              <w:fldChar w:fldCharType="separate"/>
            </w:r>
          </w:del>
          <w:ins w:id="408" w:author="Thomas CARTERET" w:date="2021-06-11T11:32:00Z">
            <w:r w:rsidR="00A76C04">
              <w:rPr>
                <w:b/>
                <w:bCs/>
                <w:noProof/>
              </w:rPr>
              <w:t>Erreur ! Référence de lien hypertexte non valide.</w:t>
            </w:r>
          </w:ins>
          <w:del w:id="409" w:author="Thomas CARTERET" w:date="2021-06-11T11:32:00Z">
            <w:r w:rsidR="00E77741" w:rsidRPr="006A4396" w:rsidDel="00A76C04">
              <w:rPr>
                <w:rStyle w:val="Lienhypertexte"/>
                <w:noProof/>
                <w:lang w:val="en-US"/>
              </w:rPr>
              <w:delText>5.4.3. Outputs / Deliverables</w:delText>
            </w:r>
            <w:r w:rsidR="00E77741" w:rsidRPr="006A4396" w:rsidDel="00A76C04">
              <w:rPr>
                <w:noProof/>
                <w:webHidden/>
                <w:lang w:val="en-US"/>
              </w:rPr>
              <w:tab/>
            </w:r>
            <w:r w:rsidR="00E77741" w:rsidRPr="006A4396" w:rsidDel="00A76C04">
              <w:rPr>
                <w:noProof/>
                <w:webHidden/>
                <w:lang w:val="en-US"/>
                <w:rPrChange w:id="410"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_Toc36812853 \h </w:delInstrText>
            </w:r>
            <w:r w:rsidR="00E77741" w:rsidRPr="006A4396" w:rsidDel="00A76C04">
              <w:rPr>
                <w:noProof/>
                <w:webHidden/>
                <w:lang w:val="en-US"/>
                <w:rPrChange w:id="411" w:author="Thomas Carteret" w:date="2021-04-07T16:08:00Z">
                  <w:rPr>
                    <w:noProof/>
                    <w:webHidden/>
                    <w:lang w:val="en-US"/>
                  </w:rPr>
                </w:rPrChange>
              </w:rPr>
            </w:r>
            <w:r w:rsidR="00E77741" w:rsidRPr="006A4396" w:rsidDel="00A76C04">
              <w:rPr>
                <w:noProof/>
                <w:webHidden/>
                <w:lang w:val="en-US"/>
                <w:rPrChange w:id="412" w:author="Thomas Carteret" w:date="2021-04-07T16:08:00Z">
                  <w:rPr>
                    <w:noProof/>
                    <w:webHidden/>
                    <w:lang w:val="en-US"/>
                  </w:rPr>
                </w:rPrChange>
              </w:rPr>
              <w:fldChar w:fldCharType="separate"/>
            </w:r>
            <w:r w:rsidR="00E77741" w:rsidRPr="006A4396" w:rsidDel="00A76C04">
              <w:rPr>
                <w:noProof/>
                <w:webHidden/>
                <w:lang w:val="en-US"/>
              </w:rPr>
              <w:delText>7</w:delText>
            </w:r>
            <w:r w:rsidR="00E77741" w:rsidRPr="006A4396" w:rsidDel="00A76C04">
              <w:rPr>
                <w:noProof/>
                <w:webHidden/>
                <w:lang w:val="en-US"/>
                <w:rPrChange w:id="413" w:author="Thomas Carteret" w:date="2021-04-07T16:08:00Z">
                  <w:rPr>
                    <w:noProof/>
                    <w:webHidden/>
                    <w:lang w:val="en-US"/>
                  </w:rPr>
                </w:rPrChange>
              </w:rPr>
              <w:fldChar w:fldCharType="end"/>
            </w:r>
            <w:r w:rsidRPr="006A4396" w:rsidDel="00A76C04">
              <w:rPr>
                <w:noProof/>
                <w:lang w:val="en-US"/>
                <w:rPrChange w:id="414" w:author="Thomas Carteret" w:date="2021-04-07T16:08:00Z">
                  <w:rPr>
                    <w:noProof/>
                    <w:lang w:val="en-US"/>
                  </w:rPr>
                </w:rPrChange>
              </w:rPr>
              <w:fldChar w:fldCharType="end"/>
            </w:r>
          </w:del>
        </w:p>
        <w:p w14:paraId="4AA8462E" w14:textId="6D5E4F7B" w:rsidR="00E77741" w:rsidRPr="006A4396" w:rsidDel="00A76C04" w:rsidRDefault="00FE1FAA">
          <w:pPr>
            <w:pStyle w:val="TM2"/>
            <w:tabs>
              <w:tab w:val="right" w:leader="dot" w:pos="9060"/>
            </w:tabs>
            <w:rPr>
              <w:del w:id="415" w:author="Thomas CARTERET" w:date="2021-06-11T11:32:00Z"/>
              <w:noProof/>
              <w:sz w:val="22"/>
              <w:szCs w:val="22"/>
              <w:lang w:val="en-US" w:eastAsia="fr-FR"/>
            </w:rPr>
          </w:pPr>
          <w:del w:id="416" w:author="Thomas CARTERET" w:date="2021-06-11T11:32:00Z">
            <w:r w:rsidRPr="006A4396" w:rsidDel="00A76C04">
              <w:rPr>
                <w:noProof/>
                <w:lang w:val="en-US"/>
                <w:rPrChange w:id="417" w:author="Thomas Carteret" w:date="2021-04-07T16:08:00Z">
                  <w:rPr/>
                </w:rPrChange>
              </w:rPr>
              <w:fldChar w:fldCharType="begin"/>
            </w:r>
            <w:r w:rsidRPr="006A4396" w:rsidDel="00A76C04">
              <w:rPr>
                <w:noProof/>
                <w:lang w:val="en-US"/>
                <w:rPrChange w:id="418" w:author="Thomas Carteret" w:date="2021-04-07T16:08:00Z">
                  <w:rPr/>
                </w:rPrChange>
              </w:rPr>
              <w:delInstrText xml:space="preserve"> HYPERLINK \l "_Toc36812854" </w:delInstrText>
            </w:r>
            <w:r w:rsidRPr="006A4396" w:rsidDel="00A76C04">
              <w:rPr>
                <w:noProof/>
                <w:lang w:val="en-US"/>
                <w:rPrChange w:id="419" w:author="Thomas Carteret" w:date="2021-04-07T16:08:00Z">
                  <w:rPr>
                    <w:noProof/>
                    <w:lang w:val="en-US"/>
                  </w:rPr>
                </w:rPrChange>
              </w:rPr>
              <w:fldChar w:fldCharType="separate"/>
            </w:r>
          </w:del>
          <w:ins w:id="420" w:author="Thomas CARTERET" w:date="2021-06-11T11:32:00Z">
            <w:r w:rsidR="00A76C04">
              <w:rPr>
                <w:b/>
                <w:bCs/>
                <w:noProof/>
              </w:rPr>
              <w:t>Erreur ! Référence de lien hypertexte non valide.</w:t>
            </w:r>
          </w:ins>
          <w:del w:id="421" w:author="Thomas CARTERET" w:date="2021-06-11T11:32:00Z">
            <w:r w:rsidR="00E77741" w:rsidRPr="006A4396" w:rsidDel="00A76C04">
              <w:rPr>
                <w:rStyle w:val="Lienhypertexte"/>
                <w:noProof/>
                <w:lang w:val="en-US"/>
              </w:rPr>
              <w:delText>5.5. Work Package 5: Integration</w:delText>
            </w:r>
            <w:r w:rsidR="00E77741" w:rsidRPr="006A4396" w:rsidDel="00A76C04">
              <w:rPr>
                <w:noProof/>
                <w:webHidden/>
                <w:lang w:val="en-US"/>
              </w:rPr>
              <w:tab/>
            </w:r>
            <w:r w:rsidR="00E77741" w:rsidRPr="006A4396" w:rsidDel="00A76C04">
              <w:rPr>
                <w:noProof/>
                <w:webHidden/>
                <w:lang w:val="en-US"/>
                <w:rPrChange w:id="422"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_Toc36812854 \h </w:delInstrText>
            </w:r>
            <w:r w:rsidR="00E77741" w:rsidRPr="006A4396" w:rsidDel="00A76C04">
              <w:rPr>
                <w:noProof/>
                <w:webHidden/>
                <w:lang w:val="en-US"/>
                <w:rPrChange w:id="423" w:author="Thomas Carteret" w:date="2021-04-07T16:08:00Z">
                  <w:rPr>
                    <w:noProof/>
                    <w:webHidden/>
                    <w:lang w:val="en-US"/>
                  </w:rPr>
                </w:rPrChange>
              </w:rPr>
            </w:r>
            <w:r w:rsidR="00E77741" w:rsidRPr="006A4396" w:rsidDel="00A76C04">
              <w:rPr>
                <w:noProof/>
                <w:webHidden/>
                <w:lang w:val="en-US"/>
                <w:rPrChange w:id="424" w:author="Thomas Carteret" w:date="2021-04-07T16:08:00Z">
                  <w:rPr>
                    <w:noProof/>
                    <w:webHidden/>
                    <w:lang w:val="en-US"/>
                  </w:rPr>
                </w:rPrChange>
              </w:rPr>
              <w:fldChar w:fldCharType="separate"/>
            </w:r>
            <w:r w:rsidR="00E77741" w:rsidRPr="006A4396" w:rsidDel="00A76C04">
              <w:rPr>
                <w:noProof/>
                <w:webHidden/>
                <w:lang w:val="en-US"/>
              </w:rPr>
              <w:delText>8</w:delText>
            </w:r>
            <w:r w:rsidR="00E77741" w:rsidRPr="006A4396" w:rsidDel="00A76C04">
              <w:rPr>
                <w:noProof/>
                <w:webHidden/>
                <w:lang w:val="en-US"/>
                <w:rPrChange w:id="425" w:author="Thomas Carteret" w:date="2021-04-07T16:08:00Z">
                  <w:rPr>
                    <w:noProof/>
                    <w:webHidden/>
                    <w:lang w:val="en-US"/>
                  </w:rPr>
                </w:rPrChange>
              </w:rPr>
              <w:fldChar w:fldCharType="end"/>
            </w:r>
            <w:r w:rsidRPr="006A4396" w:rsidDel="00A76C04">
              <w:rPr>
                <w:noProof/>
                <w:lang w:val="en-US"/>
                <w:rPrChange w:id="426" w:author="Thomas Carteret" w:date="2021-04-07T16:08:00Z">
                  <w:rPr>
                    <w:noProof/>
                    <w:lang w:val="en-US"/>
                  </w:rPr>
                </w:rPrChange>
              </w:rPr>
              <w:fldChar w:fldCharType="end"/>
            </w:r>
          </w:del>
        </w:p>
        <w:p w14:paraId="349923A2" w14:textId="0D8C92FA" w:rsidR="00E77741" w:rsidRPr="006A4396" w:rsidDel="00A76C04" w:rsidRDefault="00FE1FAA">
          <w:pPr>
            <w:pStyle w:val="TM3"/>
            <w:rPr>
              <w:del w:id="427" w:author="Thomas CARTERET" w:date="2021-06-11T11:32:00Z"/>
              <w:noProof/>
              <w:sz w:val="22"/>
              <w:szCs w:val="22"/>
              <w:lang w:val="en-US" w:eastAsia="fr-FR"/>
            </w:rPr>
          </w:pPr>
          <w:del w:id="428" w:author="Thomas CARTERET" w:date="2021-06-11T11:32:00Z">
            <w:r w:rsidRPr="006A4396" w:rsidDel="00A76C04">
              <w:rPr>
                <w:noProof/>
                <w:lang w:val="en-US"/>
                <w:rPrChange w:id="429" w:author="Thomas Carteret" w:date="2021-04-07T16:08:00Z">
                  <w:rPr/>
                </w:rPrChange>
              </w:rPr>
              <w:fldChar w:fldCharType="begin"/>
            </w:r>
            <w:r w:rsidRPr="006A4396" w:rsidDel="00A76C04">
              <w:rPr>
                <w:noProof/>
                <w:lang w:val="en-US"/>
                <w:rPrChange w:id="430" w:author="Thomas Carteret" w:date="2021-04-07T16:08:00Z">
                  <w:rPr/>
                </w:rPrChange>
              </w:rPr>
              <w:delInstrText xml:space="preserve"> HYPERLINK \l "_Toc36812855" </w:delInstrText>
            </w:r>
            <w:r w:rsidRPr="006A4396" w:rsidDel="00A76C04">
              <w:rPr>
                <w:noProof/>
                <w:lang w:val="en-US"/>
                <w:rPrChange w:id="431" w:author="Thomas Carteret" w:date="2021-04-07T16:08:00Z">
                  <w:rPr>
                    <w:noProof/>
                    <w:lang w:val="en-US"/>
                  </w:rPr>
                </w:rPrChange>
              </w:rPr>
              <w:fldChar w:fldCharType="separate"/>
            </w:r>
          </w:del>
          <w:ins w:id="432" w:author="Thomas CARTERET" w:date="2021-06-11T11:32:00Z">
            <w:r w:rsidR="00A76C04">
              <w:rPr>
                <w:b/>
                <w:bCs/>
                <w:noProof/>
              </w:rPr>
              <w:t>Erreur ! Référence de lien hypertexte non valide.</w:t>
            </w:r>
          </w:ins>
          <w:del w:id="433" w:author="Thomas CARTERET" w:date="2021-06-11T11:32:00Z">
            <w:r w:rsidR="00E77741" w:rsidRPr="006A4396" w:rsidDel="00A76C04">
              <w:rPr>
                <w:rStyle w:val="Lienhypertexte"/>
                <w:noProof/>
                <w:lang w:val="en-US"/>
              </w:rPr>
              <w:delText>5.5.1. Description</w:delText>
            </w:r>
            <w:r w:rsidR="00E77741" w:rsidRPr="006A4396" w:rsidDel="00A76C04">
              <w:rPr>
                <w:noProof/>
                <w:webHidden/>
                <w:lang w:val="en-US"/>
              </w:rPr>
              <w:tab/>
            </w:r>
            <w:r w:rsidR="00E77741" w:rsidRPr="006A4396" w:rsidDel="00A76C04">
              <w:rPr>
                <w:noProof/>
                <w:webHidden/>
                <w:lang w:val="en-US"/>
                <w:rPrChange w:id="43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_Toc36812855 \h </w:delInstrText>
            </w:r>
            <w:r w:rsidR="00E77741" w:rsidRPr="006A4396" w:rsidDel="00A76C04">
              <w:rPr>
                <w:noProof/>
                <w:webHidden/>
                <w:lang w:val="en-US"/>
                <w:rPrChange w:id="435" w:author="Thomas Carteret" w:date="2021-04-07T16:08:00Z">
                  <w:rPr>
                    <w:noProof/>
                    <w:webHidden/>
                    <w:lang w:val="en-US"/>
                  </w:rPr>
                </w:rPrChange>
              </w:rPr>
            </w:r>
            <w:r w:rsidR="00E77741" w:rsidRPr="006A4396" w:rsidDel="00A76C04">
              <w:rPr>
                <w:noProof/>
                <w:webHidden/>
                <w:lang w:val="en-US"/>
                <w:rPrChange w:id="436" w:author="Thomas Carteret" w:date="2021-04-07T16:08:00Z">
                  <w:rPr>
                    <w:noProof/>
                    <w:webHidden/>
                    <w:lang w:val="en-US"/>
                  </w:rPr>
                </w:rPrChange>
              </w:rPr>
              <w:fldChar w:fldCharType="separate"/>
            </w:r>
            <w:r w:rsidR="00E77741" w:rsidRPr="006A4396" w:rsidDel="00A76C04">
              <w:rPr>
                <w:noProof/>
                <w:webHidden/>
                <w:lang w:val="en-US"/>
              </w:rPr>
              <w:delText>8</w:delText>
            </w:r>
            <w:r w:rsidR="00E77741" w:rsidRPr="006A4396" w:rsidDel="00A76C04">
              <w:rPr>
                <w:noProof/>
                <w:webHidden/>
                <w:lang w:val="en-US"/>
                <w:rPrChange w:id="437" w:author="Thomas Carteret" w:date="2021-04-07T16:08:00Z">
                  <w:rPr>
                    <w:noProof/>
                    <w:webHidden/>
                    <w:lang w:val="en-US"/>
                  </w:rPr>
                </w:rPrChange>
              </w:rPr>
              <w:fldChar w:fldCharType="end"/>
            </w:r>
            <w:r w:rsidRPr="006A4396" w:rsidDel="00A76C04">
              <w:rPr>
                <w:noProof/>
                <w:lang w:val="en-US"/>
                <w:rPrChange w:id="438" w:author="Thomas Carteret" w:date="2021-04-07T16:08:00Z">
                  <w:rPr>
                    <w:noProof/>
                    <w:lang w:val="en-US"/>
                  </w:rPr>
                </w:rPrChange>
              </w:rPr>
              <w:fldChar w:fldCharType="end"/>
            </w:r>
          </w:del>
        </w:p>
        <w:p w14:paraId="71F8DE48" w14:textId="45D04F23" w:rsidR="00E77741" w:rsidRPr="006A4396" w:rsidDel="00A76C04" w:rsidRDefault="00FE1FAA">
          <w:pPr>
            <w:pStyle w:val="TM3"/>
            <w:rPr>
              <w:del w:id="439" w:author="Thomas CARTERET" w:date="2021-06-11T11:32:00Z"/>
              <w:noProof/>
              <w:sz w:val="22"/>
              <w:szCs w:val="22"/>
              <w:lang w:val="en-US" w:eastAsia="fr-FR"/>
            </w:rPr>
          </w:pPr>
          <w:del w:id="440" w:author="Thomas CARTERET" w:date="2021-06-11T11:32:00Z">
            <w:r w:rsidRPr="006A4396" w:rsidDel="00A76C04">
              <w:rPr>
                <w:noProof/>
                <w:lang w:val="en-US"/>
                <w:rPrChange w:id="441" w:author="Thomas Carteret" w:date="2021-04-07T16:08:00Z">
                  <w:rPr/>
                </w:rPrChange>
              </w:rPr>
              <w:fldChar w:fldCharType="begin"/>
            </w:r>
            <w:r w:rsidRPr="006A4396" w:rsidDel="00A76C04">
              <w:rPr>
                <w:noProof/>
                <w:lang w:val="en-US"/>
                <w:rPrChange w:id="442" w:author="Thomas Carteret" w:date="2021-04-07T16:08:00Z">
                  <w:rPr/>
                </w:rPrChange>
              </w:rPr>
              <w:delInstrText xml:space="preserve"> HYPERLINK \l "_Toc36812856" </w:delInstrText>
            </w:r>
            <w:r w:rsidRPr="006A4396" w:rsidDel="00A76C04">
              <w:rPr>
                <w:noProof/>
                <w:lang w:val="en-US"/>
                <w:rPrChange w:id="443" w:author="Thomas Carteret" w:date="2021-04-07T16:08:00Z">
                  <w:rPr>
                    <w:noProof/>
                    <w:lang w:val="en-US"/>
                  </w:rPr>
                </w:rPrChange>
              </w:rPr>
              <w:fldChar w:fldCharType="separate"/>
            </w:r>
          </w:del>
          <w:ins w:id="444" w:author="Thomas CARTERET" w:date="2021-06-11T11:32:00Z">
            <w:r w:rsidR="00A76C04">
              <w:rPr>
                <w:b/>
                <w:bCs/>
                <w:noProof/>
              </w:rPr>
              <w:t>Erreur ! Référence de lien hypertexte non valide.</w:t>
            </w:r>
          </w:ins>
          <w:del w:id="445" w:author="Thomas CARTERET" w:date="2021-06-11T11:32:00Z">
            <w:r w:rsidR="00E77741" w:rsidRPr="006A4396" w:rsidDel="00A76C04">
              <w:rPr>
                <w:rStyle w:val="Lienhypertexte"/>
                <w:noProof/>
                <w:lang w:val="en-US"/>
              </w:rPr>
              <w:delText>5.5.2. Inputs</w:delText>
            </w:r>
            <w:r w:rsidR="00E77741" w:rsidRPr="006A4396" w:rsidDel="00A76C04">
              <w:rPr>
                <w:noProof/>
                <w:webHidden/>
                <w:lang w:val="en-US"/>
              </w:rPr>
              <w:tab/>
            </w:r>
            <w:r w:rsidR="00E77741" w:rsidRPr="006A4396" w:rsidDel="00A76C04">
              <w:rPr>
                <w:noProof/>
                <w:webHidden/>
                <w:lang w:val="en-US"/>
                <w:rPrChange w:id="446"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_Toc36812856 \h </w:delInstrText>
            </w:r>
            <w:r w:rsidR="00E77741" w:rsidRPr="006A4396" w:rsidDel="00A76C04">
              <w:rPr>
                <w:noProof/>
                <w:webHidden/>
                <w:lang w:val="en-US"/>
                <w:rPrChange w:id="447" w:author="Thomas Carteret" w:date="2021-04-07T16:08:00Z">
                  <w:rPr>
                    <w:noProof/>
                    <w:webHidden/>
                    <w:lang w:val="en-US"/>
                  </w:rPr>
                </w:rPrChange>
              </w:rPr>
            </w:r>
            <w:r w:rsidR="00E77741" w:rsidRPr="006A4396" w:rsidDel="00A76C04">
              <w:rPr>
                <w:noProof/>
                <w:webHidden/>
                <w:lang w:val="en-US"/>
                <w:rPrChange w:id="448" w:author="Thomas Carteret" w:date="2021-04-07T16:08:00Z">
                  <w:rPr>
                    <w:noProof/>
                    <w:webHidden/>
                    <w:lang w:val="en-US"/>
                  </w:rPr>
                </w:rPrChange>
              </w:rPr>
              <w:fldChar w:fldCharType="separate"/>
            </w:r>
            <w:r w:rsidR="00E77741" w:rsidRPr="006A4396" w:rsidDel="00A76C04">
              <w:rPr>
                <w:noProof/>
                <w:webHidden/>
                <w:lang w:val="en-US"/>
              </w:rPr>
              <w:delText>8</w:delText>
            </w:r>
            <w:r w:rsidR="00E77741" w:rsidRPr="006A4396" w:rsidDel="00A76C04">
              <w:rPr>
                <w:noProof/>
                <w:webHidden/>
                <w:lang w:val="en-US"/>
                <w:rPrChange w:id="449" w:author="Thomas Carteret" w:date="2021-04-07T16:08:00Z">
                  <w:rPr>
                    <w:noProof/>
                    <w:webHidden/>
                    <w:lang w:val="en-US"/>
                  </w:rPr>
                </w:rPrChange>
              </w:rPr>
              <w:fldChar w:fldCharType="end"/>
            </w:r>
            <w:r w:rsidRPr="006A4396" w:rsidDel="00A76C04">
              <w:rPr>
                <w:noProof/>
                <w:lang w:val="en-US"/>
                <w:rPrChange w:id="450" w:author="Thomas Carteret" w:date="2021-04-07T16:08:00Z">
                  <w:rPr>
                    <w:noProof/>
                    <w:lang w:val="en-US"/>
                  </w:rPr>
                </w:rPrChange>
              </w:rPr>
              <w:fldChar w:fldCharType="end"/>
            </w:r>
          </w:del>
        </w:p>
        <w:p w14:paraId="73746797" w14:textId="2CF7AED2" w:rsidR="00E77741" w:rsidRPr="006A4396" w:rsidDel="00A76C04" w:rsidRDefault="00FE1FAA">
          <w:pPr>
            <w:pStyle w:val="TM3"/>
            <w:rPr>
              <w:del w:id="451" w:author="Thomas CARTERET" w:date="2021-06-11T11:32:00Z"/>
              <w:noProof/>
              <w:sz w:val="22"/>
              <w:szCs w:val="22"/>
              <w:lang w:val="en-US" w:eastAsia="fr-FR"/>
            </w:rPr>
          </w:pPr>
          <w:del w:id="452" w:author="Thomas CARTERET" w:date="2021-06-11T11:32:00Z">
            <w:r w:rsidRPr="006A4396" w:rsidDel="00A76C04">
              <w:rPr>
                <w:noProof/>
                <w:lang w:val="en-US"/>
                <w:rPrChange w:id="453" w:author="Thomas Carteret" w:date="2021-04-07T16:08:00Z">
                  <w:rPr/>
                </w:rPrChange>
              </w:rPr>
              <w:fldChar w:fldCharType="begin"/>
            </w:r>
            <w:r w:rsidRPr="006A4396" w:rsidDel="00A76C04">
              <w:rPr>
                <w:noProof/>
                <w:lang w:val="en-US"/>
                <w:rPrChange w:id="454" w:author="Thomas Carteret" w:date="2021-04-07T16:08:00Z">
                  <w:rPr/>
                </w:rPrChange>
              </w:rPr>
              <w:delInstrText xml:space="preserve"> HYPERLINK \l "_Toc36812857" </w:delInstrText>
            </w:r>
            <w:r w:rsidRPr="006A4396" w:rsidDel="00A76C04">
              <w:rPr>
                <w:noProof/>
                <w:lang w:val="en-US"/>
                <w:rPrChange w:id="455" w:author="Thomas Carteret" w:date="2021-04-07T16:08:00Z">
                  <w:rPr>
                    <w:noProof/>
                    <w:lang w:val="en-US"/>
                  </w:rPr>
                </w:rPrChange>
              </w:rPr>
              <w:fldChar w:fldCharType="separate"/>
            </w:r>
          </w:del>
          <w:ins w:id="456" w:author="Thomas CARTERET" w:date="2021-06-11T11:32:00Z">
            <w:r w:rsidR="00A76C04">
              <w:rPr>
                <w:b/>
                <w:bCs/>
                <w:noProof/>
              </w:rPr>
              <w:t>Erreur ! Référence de lien hypertexte non valide.</w:t>
            </w:r>
          </w:ins>
          <w:del w:id="457" w:author="Thomas CARTERET" w:date="2021-06-11T11:32:00Z">
            <w:r w:rsidR="00E77741" w:rsidRPr="006A4396" w:rsidDel="00A76C04">
              <w:rPr>
                <w:rStyle w:val="Lienhypertexte"/>
                <w:noProof/>
                <w:lang w:val="en-US"/>
              </w:rPr>
              <w:delText>5.5.3. Outputs / Deliverables</w:delText>
            </w:r>
            <w:r w:rsidR="00E77741" w:rsidRPr="006A4396" w:rsidDel="00A76C04">
              <w:rPr>
                <w:noProof/>
                <w:webHidden/>
                <w:lang w:val="en-US"/>
              </w:rPr>
              <w:tab/>
            </w:r>
            <w:r w:rsidR="00E77741" w:rsidRPr="006A4396" w:rsidDel="00A76C04">
              <w:rPr>
                <w:noProof/>
                <w:webHidden/>
                <w:lang w:val="en-US"/>
                <w:rPrChange w:id="458"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_Toc36812857 \h </w:delInstrText>
            </w:r>
            <w:r w:rsidR="00E77741" w:rsidRPr="006A4396" w:rsidDel="00A76C04">
              <w:rPr>
                <w:noProof/>
                <w:webHidden/>
                <w:lang w:val="en-US"/>
                <w:rPrChange w:id="459" w:author="Thomas Carteret" w:date="2021-04-07T16:08:00Z">
                  <w:rPr>
                    <w:noProof/>
                    <w:webHidden/>
                    <w:lang w:val="en-US"/>
                  </w:rPr>
                </w:rPrChange>
              </w:rPr>
            </w:r>
            <w:r w:rsidR="00E77741" w:rsidRPr="006A4396" w:rsidDel="00A76C04">
              <w:rPr>
                <w:noProof/>
                <w:webHidden/>
                <w:lang w:val="en-US"/>
                <w:rPrChange w:id="460" w:author="Thomas Carteret" w:date="2021-04-07T16:08:00Z">
                  <w:rPr>
                    <w:noProof/>
                    <w:webHidden/>
                    <w:lang w:val="en-US"/>
                  </w:rPr>
                </w:rPrChange>
              </w:rPr>
              <w:fldChar w:fldCharType="separate"/>
            </w:r>
            <w:r w:rsidR="00E77741" w:rsidRPr="006A4396" w:rsidDel="00A76C04">
              <w:rPr>
                <w:noProof/>
                <w:webHidden/>
                <w:lang w:val="en-US"/>
              </w:rPr>
              <w:delText>8</w:delText>
            </w:r>
            <w:r w:rsidR="00E77741" w:rsidRPr="006A4396" w:rsidDel="00A76C04">
              <w:rPr>
                <w:noProof/>
                <w:webHidden/>
                <w:lang w:val="en-US"/>
                <w:rPrChange w:id="461" w:author="Thomas Carteret" w:date="2021-04-07T16:08:00Z">
                  <w:rPr>
                    <w:noProof/>
                    <w:webHidden/>
                    <w:lang w:val="en-US"/>
                  </w:rPr>
                </w:rPrChange>
              </w:rPr>
              <w:fldChar w:fldCharType="end"/>
            </w:r>
            <w:r w:rsidRPr="006A4396" w:rsidDel="00A76C04">
              <w:rPr>
                <w:noProof/>
                <w:lang w:val="en-US"/>
                <w:rPrChange w:id="462" w:author="Thomas Carteret" w:date="2021-04-07T16:08:00Z">
                  <w:rPr>
                    <w:noProof/>
                    <w:lang w:val="en-US"/>
                  </w:rPr>
                </w:rPrChange>
              </w:rPr>
              <w:fldChar w:fldCharType="end"/>
            </w:r>
          </w:del>
        </w:p>
        <w:p w14:paraId="53B6FA60" w14:textId="055D042E" w:rsidR="00E77741" w:rsidRPr="006A4396" w:rsidDel="00A76C04" w:rsidRDefault="00FE1FAA">
          <w:pPr>
            <w:pStyle w:val="TM1"/>
            <w:rPr>
              <w:del w:id="463" w:author="Thomas CARTERET" w:date="2021-06-11T11:32:00Z"/>
              <w:noProof/>
              <w:sz w:val="22"/>
              <w:szCs w:val="22"/>
              <w:lang w:val="en-US" w:eastAsia="fr-FR"/>
            </w:rPr>
          </w:pPr>
          <w:del w:id="464" w:author="Thomas CARTERET" w:date="2021-06-11T11:32:00Z">
            <w:r w:rsidRPr="006A4396" w:rsidDel="00A76C04">
              <w:rPr>
                <w:noProof/>
                <w:lang w:val="en-US"/>
                <w:rPrChange w:id="465" w:author="Thomas Carteret" w:date="2021-04-07T16:08:00Z">
                  <w:rPr/>
                </w:rPrChange>
              </w:rPr>
              <w:fldChar w:fldCharType="begin"/>
            </w:r>
            <w:r w:rsidRPr="006A4396" w:rsidDel="00A76C04">
              <w:rPr>
                <w:noProof/>
                <w:lang w:val="en-US"/>
                <w:rPrChange w:id="466" w:author="Thomas Carteret" w:date="2021-04-07T16:08:00Z">
                  <w:rPr/>
                </w:rPrChange>
              </w:rPr>
              <w:delInstrText xml:space="preserve"> HYPERLINK \l "_Toc36812858" </w:delInstrText>
            </w:r>
            <w:r w:rsidRPr="006A4396" w:rsidDel="00A76C04">
              <w:rPr>
                <w:noProof/>
                <w:lang w:val="en-US"/>
                <w:rPrChange w:id="467" w:author="Thomas Carteret" w:date="2021-04-07T16:08:00Z">
                  <w:rPr>
                    <w:noProof/>
                    <w:lang w:val="en-US"/>
                  </w:rPr>
                </w:rPrChange>
              </w:rPr>
              <w:fldChar w:fldCharType="separate"/>
            </w:r>
          </w:del>
          <w:ins w:id="468" w:author="Thomas CARTERET" w:date="2021-06-11T11:32:00Z">
            <w:r w:rsidR="00A76C04">
              <w:rPr>
                <w:b/>
                <w:bCs/>
                <w:noProof/>
              </w:rPr>
              <w:t>Erreur ! Référence de lien hypertexte non valide.</w:t>
            </w:r>
          </w:ins>
          <w:del w:id="469" w:author="Thomas CARTERET" w:date="2021-06-11T11:32:00Z">
            <w:r w:rsidR="00E77741" w:rsidRPr="006A4396" w:rsidDel="00A76C04">
              <w:rPr>
                <w:rStyle w:val="Lienhypertexte"/>
                <w:noProof/>
                <w:lang w:val="en-US"/>
              </w:rPr>
              <w:delText>6. Risk Assessments</w:delText>
            </w:r>
            <w:r w:rsidR="00E77741" w:rsidRPr="006A4396" w:rsidDel="00A76C04">
              <w:rPr>
                <w:noProof/>
                <w:webHidden/>
                <w:lang w:val="en-US"/>
              </w:rPr>
              <w:tab/>
            </w:r>
            <w:r w:rsidR="00E77741" w:rsidRPr="006A4396" w:rsidDel="00A76C04">
              <w:rPr>
                <w:noProof/>
                <w:webHidden/>
                <w:lang w:val="en-US"/>
                <w:rPrChange w:id="470"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_Toc36812858 \h </w:delInstrText>
            </w:r>
            <w:r w:rsidR="00E77741" w:rsidRPr="006A4396" w:rsidDel="00A76C04">
              <w:rPr>
                <w:noProof/>
                <w:webHidden/>
                <w:lang w:val="en-US"/>
                <w:rPrChange w:id="471" w:author="Thomas Carteret" w:date="2021-04-07T16:08:00Z">
                  <w:rPr>
                    <w:noProof/>
                    <w:webHidden/>
                    <w:lang w:val="en-US"/>
                  </w:rPr>
                </w:rPrChange>
              </w:rPr>
            </w:r>
            <w:r w:rsidR="00E77741" w:rsidRPr="006A4396" w:rsidDel="00A76C04">
              <w:rPr>
                <w:noProof/>
                <w:webHidden/>
                <w:lang w:val="en-US"/>
                <w:rPrChange w:id="472" w:author="Thomas Carteret" w:date="2021-04-07T16:08:00Z">
                  <w:rPr>
                    <w:noProof/>
                    <w:webHidden/>
                    <w:lang w:val="en-US"/>
                  </w:rPr>
                </w:rPrChange>
              </w:rPr>
              <w:fldChar w:fldCharType="separate"/>
            </w:r>
            <w:r w:rsidR="00E77741" w:rsidRPr="006A4396" w:rsidDel="00A76C04">
              <w:rPr>
                <w:noProof/>
                <w:webHidden/>
                <w:lang w:val="en-US"/>
              </w:rPr>
              <w:delText>8</w:delText>
            </w:r>
            <w:r w:rsidR="00E77741" w:rsidRPr="006A4396" w:rsidDel="00A76C04">
              <w:rPr>
                <w:noProof/>
                <w:webHidden/>
                <w:lang w:val="en-US"/>
                <w:rPrChange w:id="473" w:author="Thomas Carteret" w:date="2021-04-07T16:08:00Z">
                  <w:rPr>
                    <w:noProof/>
                    <w:webHidden/>
                    <w:lang w:val="en-US"/>
                  </w:rPr>
                </w:rPrChange>
              </w:rPr>
              <w:fldChar w:fldCharType="end"/>
            </w:r>
            <w:r w:rsidRPr="006A4396" w:rsidDel="00A76C04">
              <w:rPr>
                <w:noProof/>
                <w:lang w:val="en-US"/>
                <w:rPrChange w:id="474" w:author="Thomas Carteret" w:date="2021-04-07T16:08:00Z">
                  <w:rPr>
                    <w:noProof/>
                    <w:lang w:val="en-US"/>
                  </w:rPr>
                </w:rPrChange>
              </w:rPr>
              <w:fldChar w:fldCharType="end"/>
            </w:r>
          </w:del>
        </w:p>
        <w:p w14:paraId="2DB00BB8" w14:textId="3759C3A3" w:rsidR="00E77741" w:rsidRPr="006A4396" w:rsidDel="00A76C04" w:rsidRDefault="00FE1FAA">
          <w:pPr>
            <w:pStyle w:val="TM1"/>
            <w:rPr>
              <w:del w:id="475" w:author="Thomas CARTERET" w:date="2021-06-11T11:32:00Z"/>
              <w:noProof/>
              <w:sz w:val="22"/>
              <w:szCs w:val="22"/>
              <w:lang w:val="en-US" w:eastAsia="fr-FR"/>
            </w:rPr>
          </w:pPr>
          <w:del w:id="476" w:author="Thomas CARTERET" w:date="2021-06-11T11:32:00Z">
            <w:r w:rsidRPr="006A4396" w:rsidDel="00A76C04">
              <w:rPr>
                <w:noProof/>
                <w:lang w:val="en-US"/>
                <w:rPrChange w:id="477" w:author="Thomas Carteret" w:date="2021-04-07T16:08:00Z">
                  <w:rPr/>
                </w:rPrChange>
              </w:rPr>
              <w:fldChar w:fldCharType="begin"/>
            </w:r>
            <w:r w:rsidRPr="006A4396" w:rsidDel="00A76C04">
              <w:rPr>
                <w:noProof/>
                <w:lang w:val="en-US"/>
                <w:rPrChange w:id="478" w:author="Thomas Carteret" w:date="2021-04-07T16:08:00Z">
                  <w:rPr/>
                </w:rPrChange>
              </w:rPr>
              <w:delInstrText xml:space="preserve"> HYPERLINK \l "_Toc36812859" </w:delInstrText>
            </w:r>
            <w:r w:rsidRPr="006A4396" w:rsidDel="00A76C04">
              <w:rPr>
                <w:noProof/>
                <w:lang w:val="en-US"/>
                <w:rPrChange w:id="479" w:author="Thomas Carteret" w:date="2021-04-07T16:08:00Z">
                  <w:rPr>
                    <w:noProof/>
                    <w:lang w:val="en-US"/>
                  </w:rPr>
                </w:rPrChange>
              </w:rPr>
              <w:fldChar w:fldCharType="separate"/>
            </w:r>
          </w:del>
          <w:ins w:id="480" w:author="Thomas CARTERET" w:date="2021-06-11T11:32:00Z">
            <w:r w:rsidR="00A76C04">
              <w:rPr>
                <w:b/>
                <w:bCs/>
                <w:noProof/>
              </w:rPr>
              <w:t>Erreur ! Référence de lien hypertexte non valide.</w:t>
            </w:r>
          </w:ins>
          <w:del w:id="481" w:author="Thomas CARTERET" w:date="2021-06-11T11:32:00Z">
            <w:r w:rsidR="00E77741" w:rsidRPr="006A4396" w:rsidDel="00A76C04">
              <w:rPr>
                <w:rStyle w:val="Lienhypertexte"/>
                <w:noProof/>
                <w:lang w:val="en-US"/>
              </w:rPr>
              <w:delText>A1. Reports for the Sprint Meetings</w:delText>
            </w:r>
            <w:r w:rsidR="00E77741" w:rsidRPr="006A4396" w:rsidDel="00A76C04">
              <w:rPr>
                <w:noProof/>
                <w:webHidden/>
                <w:lang w:val="en-US"/>
              </w:rPr>
              <w:tab/>
            </w:r>
            <w:r w:rsidR="00E77741" w:rsidRPr="006A4396" w:rsidDel="00A76C04">
              <w:rPr>
                <w:noProof/>
                <w:webHidden/>
                <w:lang w:val="en-US"/>
                <w:rPrChange w:id="482"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_Toc36812859 \h </w:delInstrText>
            </w:r>
            <w:r w:rsidR="00E77741" w:rsidRPr="006A4396" w:rsidDel="00A76C04">
              <w:rPr>
                <w:noProof/>
                <w:webHidden/>
                <w:lang w:val="en-US"/>
                <w:rPrChange w:id="483" w:author="Thomas Carteret" w:date="2021-04-07T16:08:00Z">
                  <w:rPr>
                    <w:noProof/>
                    <w:webHidden/>
                    <w:lang w:val="en-US"/>
                  </w:rPr>
                </w:rPrChange>
              </w:rPr>
            </w:r>
            <w:r w:rsidR="00E77741" w:rsidRPr="006A4396" w:rsidDel="00A76C04">
              <w:rPr>
                <w:noProof/>
                <w:webHidden/>
                <w:lang w:val="en-US"/>
                <w:rPrChange w:id="484" w:author="Thomas Carteret" w:date="2021-04-07T16:08:00Z">
                  <w:rPr>
                    <w:noProof/>
                    <w:webHidden/>
                    <w:lang w:val="en-US"/>
                  </w:rPr>
                </w:rPrChange>
              </w:rPr>
              <w:fldChar w:fldCharType="separate"/>
            </w:r>
            <w:r w:rsidR="00E77741" w:rsidRPr="006A4396" w:rsidDel="00A76C04">
              <w:rPr>
                <w:noProof/>
                <w:webHidden/>
                <w:lang w:val="en-US"/>
              </w:rPr>
              <w:delText>11</w:delText>
            </w:r>
            <w:r w:rsidR="00E77741" w:rsidRPr="006A4396" w:rsidDel="00A76C04">
              <w:rPr>
                <w:noProof/>
                <w:webHidden/>
                <w:lang w:val="en-US"/>
                <w:rPrChange w:id="485" w:author="Thomas Carteret" w:date="2021-04-07T16:08:00Z">
                  <w:rPr>
                    <w:noProof/>
                    <w:webHidden/>
                    <w:lang w:val="en-US"/>
                  </w:rPr>
                </w:rPrChange>
              </w:rPr>
              <w:fldChar w:fldCharType="end"/>
            </w:r>
            <w:r w:rsidRPr="006A4396" w:rsidDel="00A76C04">
              <w:rPr>
                <w:noProof/>
                <w:lang w:val="en-US"/>
                <w:rPrChange w:id="486" w:author="Thomas Carteret" w:date="2021-04-07T16:08:00Z">
                  <w:rPr>
                    <w:noProof/>
                    <w:lang w:val="en-US"/>
                  </w:rPr>
                </w:rPrChange>
              </w:rPr>
              <w:fldChar w:fldCharType="end"/>
            </w:r>
          </w:del>
        </w:p>
        <w:p w14:paraId="55BE5953" w14:textId="36220171" w:rsidR="00E77741" w:rsidRPr="006A4396" w:rsidDel="00A76C04" w:rsidRDefault="00FE1FAA">
          <w:pPr>
            <w:pStyle w:val="TM2"/>
            <w:tabs>
              <w:tab w:val="right" w:leader="dot" w:pos="9060"/>
            </w:tabs>
            <w:rPr>
              <w:del w:id="487" w:author="Thomas CARTERET" w:date="2021-06-11T11:32:00Z"/>
              <w:noProof/>
              <w:sz w:val="22"/>
              <w:szCs w:val="22"/>
              <w:lang w:val="en-US" w:eastAsia="fr-FR"/>
            </w:rPr>
          </w:pPr>
          <w:del w:id="488" w:author="Thomas CARTERET" w:date="2021-06-11T11:32:00Z">
            <w:r w:rsidRPr="006A4396" w:rsidDel="00A76C04">
              <w:rPr>
                <w:noProof/>
                <w:lang w:val="en-US"/>
                <w:rPrChange w:id="489" w:author="Thomas Carteret" w:date="2021-04-07T16:08:00Z">
                  <w:rPr/>
                </w:rPrChange>
              </w:rPr>
              <w:fldChar w:fldCharType="begin"/>
            </w:r>
            <w:r w:rsidRPr="006A4396" w:rsidDel="00A76C04">
              <w:rPr>
                <w:noProof/>
                <w:lang w:val="en-US"/>
                <w:rPrChange w:id="490" w:author="Thomas Carteret" w:date="2021-04-07T16:08:00Z">
                  <w:rPr/>
                </w:rPrChange>
              </w:rPr>
              <w:delInstrText xml:space="preserve"> HYPERLINK \l "_Toc36812860" </w:delInstrText>
            </w:r>
            <w:r w:rsidRPr="006A4396" w:rsidDel="00A76C04">
              <w:rPr>
                <w:noProof/>
                <w:lang w:val="en-US"/>
                <w:rPrChange w:id="491" w:author="Thomas Carteret" w:date="2021-04-07T16:08:00Z">
                  <w:rPr>
                    <w:noProof/>
                    <w:lang w:val="en-US"/>
                  </w:rPr>
                </w:rPrChange>
              </w:rPr>
              <w:fldChar w:fldCharType="separate"/>
            </w:r>
          </w:del>
          <w:ins w:id="492" w:author="Thomas CARTERET" w:date="2021-06-11T11:32:00Z">
            <w:r w:rsidR="00A76C04">
              <w:rPr>
                <w:b/>
                <w:bCs/>
                <w:noProof/>
              </w:rPr>
              <w:t>Erreur ! Référence de lien hypertexte non valide.</w:t>
            </w:r>
          </w:ins>
          <w:del w:id="493" w:author="Thomas CARTERET" w:date="2021-06-11T11:32:00Z">
            <w:r w:rsidR="00E77741" w:rsidRPr="006A4396" w:rsidDel="00A76C04">
              <w:rPr>
                <w:rStyle w:val="Lienhypertexte"/>
                <w:noProof/>
                <w:lang w:val="en-US"/>
              </w:rPr>
              <w:delText>A1.1. Sprint Meeting #1</w:delText>
            </w:r>
            <w:r w:rsidR="00E77741" w:rsidRPr="006A4396" w:rsidDel="00A76C04">
              <w:rPr>
                <w:noProof/>
                <w:webHidden/>
                <w:lang w:val="en-US"/>
              </w:rPr>
              <w:tab/>
            </w:r>
            <w:r w:rsidR="00E77741" w:rsidRPr="006A4396" w:rsidDel="00A76C04">
              <w:rPr>
                <w:noProof/>
                <w:webHidden/>
                <w:lang w:val="en-US"/>
                <w:rPrChange w:id="49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_Toc36812860 \h </w:delInstrText>
            </w:r>
            <w:r w:rsidR="00E77741" w:rsidRPr="006A4396" w:rsidDel="00A76C04">
              <w:rPr>
                <w:noProof/>
                <w:webHidden/>
                <w:lang w:val="en-US"/>
                <w:rPrChange w:id="495" w:author="Thomas Carteret" w:date="2021-04-07T16:08:00Z">
                  <w:rPr>
                    <w:noProof/>
                    <w:webHidden/>
                    <w:lang w:val="en-US"/>
                  </w:rPr>
                </w:rPrChange>
              </w:rPr>
            </w:r>
            <w:r w:rsidR="00E77741" w:rsidRPr="006A4396" w:rsidDel="00A76C04">
              <w:rPr>
                <w:noProof/>
                <w:webHidden/>
                <w:lang w:val="en-US"/>
                <w:rPrChange w:id="496" w:author="Thomas Carteret" w:date="2021-04-07T16:08:00Z">
                  <w:rPr>
                    <w:noProof/>
                    <w:webHidden/>
                    <w:lang w:val="en-US"/>
                  </w:rPr>
                </w:rPrChange>
              </w:rPr>
              <w:fldChar w:fldCharType="separate"/>
            </w:r>
            <w:r w:rsidR="00E77741" w:rsidRPr="006A4396" w:rsidDel="00A76C04">
              <w:rPr>
                <w:noProof/>
                <w:webHidden/>
                <w:lang w:val="en-US"/>
              </w:rPr>
              <w:delText>11</w:delText>
            </w:r>
            <w:r w:rsidR="00E77741" w:rsidRPr="006A4396" w:rsidDel="00A76C04">
              <w:rPr>
                <w:noProof/>
                <w:webHidden/>
                <w:lang w:val="en-US"/>
                <w:rPrChange w:id="497" w:author="Thomas Carteret" w:date="2021-04-07T16:08:00Z">
                  <w:rPr>
                    <w:noProof/>
                    <w:webHidden/>
                    <w:lang w:val="en-US"/>
                  </w:rPr>
                </w:rPrChange>
              </w:rPr>
              <w:fldChar w:fldCharType="end"/>
            </w:r>
            <w:r w:rsidRPr="006A4396" w:rsidDel="00A76C04">
              <w:rPr>
                <w:noProof/>
                <w:lang w:val="en-US"/>
                <w:rPrChange w:id="498" w:author="Thomas Carteret" w:date="2021-04-07T16:08:00Z">
                  <w:rPr>
                    <w:noProof/>
                    <w:lang w:val="en-US"/>
                  </w:rPr>
                </w:rPrChange>
              </w:rPr>
              <w:fldChar w:fldCharType="end"/>
            </w:r>
          </w:del>
        </w:p>
        <w:p w14:paraId="0275A9EF" w14:textId="3A3D57B8" w:rsidR="00E77741" w:rsidRPr="006A4396" w:rsidDel="00A76C04" w:rsidRDefault="00FE1FAA">
          <w:pPr>
            <w:pStyle w:val="TM3"/>
            <w:rPr>
              <w:del w:id="499" w:author="Thomas CARTERET" w:date="2021-06-11T11:32:00Z"/>
              <w:noProof/>
              <w:sz w:val="22"/>
              <w:szCs w:val="22"/>
              <w:lang w:val="en-US" w:eastAsia="fr-FR"/>
            </w:rPr>
          </w:pPr>
          <w:del w:id="500" w:author="Thomas CARTERET" w:date="2021-06-11T11:32:00Z">
            <w:r w:rsidRPr="006A4396" w:rsidDel="00A76C04">
              <w:rPr>
                <w:noProof/>
                <w:lang w:val="en-US"/>
                <w:rPrChange w:id="501" w:author="Thomas Carteret" w:date="2021-04-07T16:08:00Z">
                  <w:rPr/>
                </w:rPrChange>
              </w:rPr>
              <w:fldChar w:fldCharType="begin"/>
            </w:r>
            <w:r w:rsidRPr="006A4396" w:rsidDel="00A76C04">
              <w:rPr>
                <w:noProof/>
                <w:lang w:val="en-US"/>
                <w:rPrChange w:id="502" w:author="Thomas Carteret" w:date="2021-04-07T16:08:00Z">
                  <w:rPr/>
                </w:rPrChange>
              </w:rPr>
              <w:delInstrText xml:space="preserve"> HYPERLINK \l "_Toc36812861" </w:delInstrText>
            </w:r>
            <w:r w:rsidRPr="006A4396" w:rsidDel="00A76C04">
              <w:rPr>
                <w:noProof/>
                <w:lang w:val="en-US"/>
                <w:rPrChange w:id="503" w:author="Thomas Carteret" w:date="2021-04-07T16:08:00Z">
                  <w:rPr>
                    <w:noProof/>
                    <w:lang w:val="en-US"/>
                  </w:rPr>
                </w:rPrChange>
              </w:rPr>
              <w:fldChar w:fldCharType="separate"/>
            </w:r>
          </w:del>
          <w:ins w:id="504" w:author="Thomas CARTERET" w:date="2021-06-11T11:32:00Z">
            <w:r w:rsidR="00A76C04">
              <w:rPr>
                <w:b/>
                <w:bCs/>
                <w:noProof/>
              </w:rPr>
              <w:t>Erreur ! Référence de lien hypertexte non valide.</w:t>
            </w:r>
          </w:ins>
          <w:del w:id="505" w:author="Thomas CARTERET" w:date="2021-06-11T11:32:00Z">
            <w:r w:rsidR="00E77741" w:rsidRPr="006A4396" w:rsidDel="00A76C04">
              <w:rPr>
                <w:rStyle w:val="Lienhypertexte"/>
                <w:noProof/>
                <w:lang w:val="en-US"/>
              </w:rPr>
              <w:delText>A1.1.1. List of tasks for the current sprint</w:delText>
            </w:r>
            <w:r w:rsidR="00E77741" w:rsidRPr="006A4396" w:rsidDel="00A76C04">
              <w:rPr>
                <w:noProof/>
                <w:webHidden/>
                <w:lang w:val="en-US"/>
              </w:rPr>
              <w:tab/>
            </w:r>
            <w:r w:rsidR="00E77741" w:rsidRPr="006A4396" w:rsidDel="00A76C04">
              <w:rPr>
                <w:noProof/>
                <w:webHidden/>
                <w:lang w:val="en-US"/>
                <w:rPrChange w:id="506"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_Toc36812861 \h </w:delInstrText>
            </w:r>
            <w:r w:rsidR="00E77741" w:rsidRPr="006A4396" w:rsidDel="00A76C04">
              <w:rPr>
                <w:noProof/>
                <w:webHidden/>
                <w:lang w:val="en-US"/>
                <w:rPrChange w:id="507" w:author="Thomas Carteret" w:date="2021-04-07T16:08:00Z">
                  <w:rPr>
                    <w:noProof/>
                    <w:webHidden/>
                    <w:lang w:val="en-US"/>
                  </w:rPr>
                </w:rPrChange>
              </w:rPr>
            </w:r>
            <w:r w:rsidR="00E77741" w:rsidRPr="006A4396" w:rsidDel="00A76C04">
              <w:rPr>
                <w:noProof/>
                <w:webHidden/>
                <w:lang w:val="en-US"/>
                <w:rPrChange w:id="508" w:author="Thomas Carteret" w:date="2021-04-07T16:08:00Z">
                  <w:rPr>
                    <w:noProof/>
                    <w:webHidden/>
                    <w:lang w:val="en-US"/>
                  </w:rPr>
                </w:rPrChange>
              </w:rPr>
              <w:fldChar w:fldCharType="separate"/>
            </w:r>
            <w:r w:rsidR="00E77741" w:rsidRPr="006A4396" w:rsidDel="00A76C04">
              <w:rPr>
                <w:noProof/>
                <w:webHidden/>
                <w:lang w:val="en-US"/>
              </w:rPr>
              <w:delText>11</w:delText>
            </w:r>
            <w:r w:rsidR="00E77741" w:rsidRPr="006A4396" w:rsidDel="00A76C04">
              <w:rPr>
                <w:noProof/>
                <w:webHidden/>
                <w:lang w:val="en-US"/>
                <w:rPrChange w:id="509" w:author="Thomas Carteret" w:date="2021-04-07T16:08:00Z">
                  <w:rPr>
                    <w:noProof/>
                    <w:webHidden/>
                    <w:lang w:val="en-US"/>
                  </w:rPr>
                </w:rPrChange>
              </w:rPr>
              <w:fldChar w:fldCharType="end"/>
            </w:r>
            <w:r w:rsidRPr="006A4396" w:rsidDel="00A76C04">
              <w:rPr>
                <w:noProof/>
                <w:lang w:val="en-US"/>
                <w:rPrChange w:id="510" w:author="Thomas Carteret" w:date="2021-04-07T16:08:00Z">
                  <w:rPr>
                    <w:noProof/>
                    <w:lang w:val="en-US"/>
                  </w:rPr>
                </w:rPrChange>
              </w:rPr>
              <w:fldChar w:fldCharType="end"/>
            </w:r>
          </w:del>
        </w:p>
        <w:p w14:paraId="7704F510" w14:textId="623D5908" w:rsidR="00E77741" w:rsidRPr="006A4396" w:rsidDel="00A76C04" w:rsidRDefault="00FE1FAA">
          <w:pPr>
            <w:pStyle w:val="TM3"/>
            <w:rPr>
              <w:del w:id="511" w:author="Thomas CARTERET" w:date="2021-06-11T11:32:00Z"/>
              <w:noProof/>
              <w:sz w:val="22"/>
              <w:szCs w:val="22"/>
              <w:lang w:val="en-US" w:eastAsia="fr-FR"/>
            </w:rPr>
          </w:pPr>
          <w:del w:id="512" w:author="Thomas CARTERET" w:date="2021-06-11T11:32:00Z">
            <w:r w:rsidRPr="006A4396" w:rsidDel="00A76C04">
              <w:rPr>
                <w:noProof/>
                <w:lang w:val="en-US"/>
                <w:rPrChange w:id="513" w:author="Thomas Carteret" w:date="2021-04-07T16:08:00Z">
                  <w:rPr/>
                </w:rPrChange>
              </w:rPr>
              <w:fldChar w:fldCharType="begin"/>
            </w:r>
            <w:r w:rsidRPr="006A4396" w:rsidDel="00A76C04">
              <w:rPr>
                <w:noProof/>
                <w:lang w:val="en-US"/>
                <w:rPrChange w:id="514" w:author="Thomas Carteret" w:date="2021-04-07T16:08:00Z">
                  <w:rPr/>
                </w:rPrChange>
              </w:rPr>
              <w:delInstrText xml:space="preserve"> HYPERLINK \l "_Toc36812862" </w:delInstrText>
            </w:r>
            <w:r w:rsidRPr="006A4396" w:rsidDel="00A76C04">
              <w:rPr>
                <w:noProof/>
                <w:lang w:val="en-US"/>
                <w:rPrChange w:id="515" w:author="Thomas Carteret" w:date="2021-04-07T16:08:00Z">
                  <w:rPr>
                    <w:noProof/>
                    <w:lang w:val="en-US"/>
                  </w:rPr>
                </w:rPrChange>
              </w:rPr>
              <w:fldChar w:fldCharType="separate"/>
            </w:r>
          </w:del>
          <w:ins w:id="516" w:author="Thomas CARTERET" w:date="2021-06-11T11:32:00Z">
            <w:r w:rsidR="00A76C04">
              <w:rPr>
                <w:b/>
                <w:bCs/>
                <w:noProof/>
              </w:rPr>
              <w:t>Erreur ! Référence de lien hypertexte non valide.</w:t>
            </w:r>
          </w:ins>
          <w:del w:id="517" w:author="Thomas CARTERET" w:date="2021-06-11T11:32:00Z">
            <w:r w:rsidR="00E77741" w:rsidRPr="006A4396" w:rsidDel="00A76C04">
              <w:rPr>
                <w:rStyle w:val="Lienhypertexte"/>
                <w:noProof/>
                <w:lang w:val="en-US"/>
              </w:rPr>
              <w:delText>A1.1.2. General Comments</w:delText>
            </w:r>
            <w:r w:rsidR="00E77741" w:rsidRPr="006A4396" w:rsidDel="00A76C04">
              <w:rPr>
                <w:noProof/>
                <w:webHidden/>
                <w:lang w:val="en-US"/>
              </w:rPr>
              <w:tab/>
            </w:r>
            <w:r w:rsidR="00E77741" w:rsidRPr="006A4396" w:rsidDel="00A76C04">
              <w:rPr>
                <w:noProof/>
                <w:webHidden/>
                <w:lang w:val="en-US"/>
                <w:rPrChange w:id="518"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_Toc36812862 \h </w:delInstrText>
            </w:r>
            <w:r w:rsidR="00E77741" w:rsidRPr="006A4396" w:rsidDel="00A76C04">
              <w:rPr>
                <w:noProof/>
                <w:webHidden/>
                <w:lang w:val="en-US"/>
                <w:rPrChange w:id="519" w:author="Thomas Carteret" w:date="2021-04-07T16:08:00Z">
                  <w:rPr>
                    <w:noProof/>
                    <w:webHidden/>
                    <w:lang w:val="en-US"/>
                  </w:rPr>
                </w:rPrChange>
              </w:rPr>
            </w:r>
            <w:r w:rsidR="00E77741" w:rsidRPr="006A4396" w:rsidDel="00A76C04">
              <w:rPr>
                <w:noProof/>
                <w:webHidden/>
                <w:lang w:val="en-US"/>
                <w:rPrChange w:id="520" w:author="Thomas Carteret" w:date="2021-04-07T16:08:00Z">
                  <w:rPr>
                    <w:noProof/>
                    <w:webHidden/>
                    <w:lang w:val="en-US"/>
                  </w:rPr>
                </w:rPrChange>
              </w:rPr>
              <w:fldChar w:fldCharType="separate"/>
            </w:r>
            <w:r w:rsidR="00E77741" w:rsidRPr="006A4396" w:rsidDel="00A76C04">
              <w:rPr>
                <w:noProof/>
                <w:webHidden/>
                <w:lang w:val="en-US"/>
              </w:rPr>
              <w:delText>11</w:delText>
            </w:r>
            <w:r w:rsidR="00E77741" w:rsidRPr="006A4396" w:rsidDel="00A76C04">
              <w:rPr>
                <w:noProof/>
                <w:webHidden/>
                <w:lang w:val="en-US"/>
                <w:rPrChange w:id="521" w:author="Thomas Carteret" w:date="2021-04-07T16:08:00Z">
                  <w:rPr>
                    <w:noProof/>
                    <w:webHidden/>
                    <w:lang w:val="en-US"/>
                  </w:rPr>
                </w:rPrChange>
              </w:rPr>
              <w:fldChar w:fldCharType="end"/>
            </w:r>
            <w:r w:rsidRPr="006A4396" w:rsidDel="00A76C04">
              <w:rPr>
                <w:noProof/>
                <w:lang w:val="en-US"/>
                <w:rPrChange w:id="522" w:author="Thomas Carteret" w:date="2021-04-07T16:08:00Z">
                  <w:rPr>
                    <w:noProof/>
                    <w:lang w:val="en-US"/>
                  </w:rPr>
                </w:rPrChange>
              </w:rPr>
              <w:fldChar w:fldCharType="end"/>
            </w:r>
          </w:del>
        </w:p>
        <w:p w14:paraId="143A4C58" w14:textId="5E01D379" w:rsidR="00E77741" w:rsidRPr="006A4396" w:rsidDel="00A76C04" w:rsidRDefault="00FE1FAA">
          <w:pPr>
            <w:pStyle w:val="TM2"/>
            <w:tabs>
              <w:tab w:val="right" w:leader="dot" w:pos="9060"/>
            </w:tabs>
            <w:rPr>
              <w:del w:id="523" w:author="Thomas CARTERET" w:date="2021-06-11T11:32:00Z"/>
              <w:noProof/>
              <w:sz w:val="22"/>
              <w:szCs w:val="22"/>
              <w:lang w:val="en-US" w:eastAsia="fr-FR"/>
            </w:rPr>
          </w:pPr>
          <w:del w:id="524" w:author="Thomas CARTERET" w:date="2021-06-11T11:32:00Z">
            <w:r w:rsidRPr="006A4396" w:rsidDel="00A76C04">
              <w:rPr>
                <w:noProof/>
                <w:lang w:val="en-US"/>
                <w:rPrChange w:id="525" w:author="Thomas Carteret" w:date="2021-04-07T16:08:00Z">
                  <w:rPr/>
                </w:rPrChange>
              </w:rPr>
              <w:fldChar w:fldCharType="begin"/>
            </w:r>
            <w:r w:rsidRPr="006A4396" w:rsidDel="00A76C04">
              <w:rPr>
                <w:noProof/>
                <w:lang w:val="en-US"/>
                <w:rPrChange w:id="526" w:author="Thomas Carteret" w:date="2021-04-07T16:08:00Z">
                  <w:rPr/>
                </w:rPrChange>
              </w:rPr>
              <w:delInstrText xml:space="preserve"> HYPERLINK \l "_Toc36812863" </w:delInstrText>
            </w:r>
            <w:r w:rsidRPr="006A4396" w:rsidDel="00A76C04">
              <w:rPr>
                <w:noProof/>
                <w:lang w:val="en-US"/>
                <w:rPrChange w:id="527" w:author="Thomas Carteret" w:date="2021-04-07T16:08:00Z">
                  <w:rPr>
                    <w:noProof/>
                    <w:lang w:val="en-US"/>
                  </w:rPr>
                </w:rPrChange>
              </w:rPr>
              <w:fldChar w:fldCharType="separate"/>
            </w:r>
          </w:del>
          <w:ins w:id="528" w:author="Thomas CARTERET" w:date="2021-06-11T11:32:00Z">
            <w:r w:rsidR="00A76C04">
              <w:rPr>
                <w:b/>
                <w:bCs/>
                <w:noProof/>
              </w:rPr>
              <w:t>Erreur ! Référence de lien hypertexte non valide.</w:t>
            </w:r>
          </w:ins>
          <w:del w:id="529" w:author="Thomas CARTERET" w:date="2021-06-11T11:32:00Z">
            <w:r w:rsidR="00E77741" w:rsidRPr="006A4396" w:rsidDel="00A76C04">
              <w:rPr>
                <w:rStyle w:val="Lienhypertexte"/>
                <w:noProof/>
                <w:lang w:val="en-US"/>
              </w:rPr>
              <w:delText>A1.2. Sprint Meeting #2</w:delText>
            </w:r>
            <w:r w:rsidR="00E77741" w:rsidRPr="006A4396" w:rsidDel="00A76C04">
              <w:rPr>
                <w:noProof/>
                <w:webHidden/>
                <w:lang w:val="en-US"/>
              </w:rPr>
              <w:tab/>
            </w:r>
            <w:r w:rsidR="00E77741" w:rsidRPr="006A4396" w:rsidDel="00A76C04">
              <w:rPr>
                <w:noProof/>
                <w:webHidden/>
                <w:lang w:val="en-US"/>
                <w:rPrChange w:id="530"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_Toc36812863 \h </w:delInstrText>
            </w:r>
            <w:r w:rsidR="00E77741" w:rsidRPr="006A4396" w:rsidDel="00A76C04">
              <w:rPr>
                <w:noProof/>
                <w:webHidden/>
                <w:lang w:val="en-US"/>
                <w:rPrChange w:id="531" w:author="Thomas Carteret" w:date="2021-04-07T16:08:00Z">
                  <w:rPr>
                    <w:noProof/>
                    <w:webHidden/>
                    <w:lang w:val="en-US"/>
                  </w:rPr>
                </w:rPrChange>
              </w:rPr>
            </w:r>
            <w:r w:rsidR="00E77741" w:rsidRPr="006A4396" w:rsidDel="00A76C04">
              <w:rPr>
                <w:noProof/>
                <w:webHidden/>
                <w:lang w:val="en-US"/>
                <w:rPrChange w:id="532" w:author="Thomas Carteret" w:date="2021-04-07T16:08:00Z">
                  <w:rPr>
                    <w:noProof/>
                    <w:webHidden/>
                    <w:lang w:val="en-US"/>
                  </w:rPr>
                </w:rPrChange>
              </w:rPr>
              <w:fldChar w:fldCharType="separate"/>
            </w:r>
            <w:r w:rsidR="00E77741" w:rsidRPr="006A4396" w:rsidDel="00A76C04">
              <w:rPr>
                <w:noProof/>
                <w:webHidden/>
                <w:lang w:val="en-US"/>
              </w:rPr>
              <w:delText>11</w:delText>
            </w:r>
            <w:r w:rsidR="00E77741" w:rsidRPr="006A4396" w:rsidDel="00A76C04">
              <w:rPr>
                <w:noProof/>
                <w:webHidden/>
                <w:lang w:val="en-US"/>
                <w:rPrChange w:id="533" w:author="Thomas Carteret" w:date="2021-04-07T16:08:00Z">
                  <w:rPr>
                    <w:noProof/>
                    <w:webHidden/>
                    <w:lang w:val="en-US"/>
                  </w:rPr>
                </w:rPrChange>
              </w:rPr>
              <w:fldChar w:fldCharType="end"/>
            </w:r>
            <w:r w:rsidRPr="006A4396" w:rsidDel="00A76C04">
              <w:rPr>
                <w:noProof/>
                <w:lang w:val="en-US"/>
                <w:rPrChange w:id="534" w:author="Thomas Carteret" w:date="2021-04-07T16:08:00Z">
                  <w:rPr>
                    <w:noProof/>
                    <w:lang w:val="en-US"/>
                  </w:rPr>
                </w:rPrChange>
              </w:rPr>
              <w:fldChar w:fldCharType="end"/>
            </w:r>
          </w:del>
        </w:p>
        <w:p w14:paraId="1B8F9B2C" w14:textId="25C44830" w:rsidR="00E77741" w:rsidRPr="006A4396" w:rsidDel="00A76C04" w:rsidRDefault="00FE1FAA">
          <w:pPr>
            <w:pStyle w:val="TM3"/>
            <w:rPr>
              <w:del w:id="535" w:author="Thomas CARTERET" w:date="2021-06-11T11:32:00Z"/>
              <w:noProof/>
              <w:sz w:val="22"/>
              <w:szCs w:val="22"/>
              <w:lang w:val="en-US" w:eastAsia="fr-FR"/>
            </w:rPr>
          </w:pPr>
          <w:del w:id="536" w:author="Thomas CARTERET" w:date="2021-06-11T11:32:00Z">
            <w:r w:rsidRPr="006A4396" w:rsidDel="00A76C04">
              <w:rPr>
                <w:noProof/>
                <w:lang w:val="en-US"/>
                <w:rPrChange w:id="537" w:author="Thomas Carteret" w:date="2021-04-07T16:08:00Z">
                  <w:rPr/>
                </w:rPrChange>
              </w:rPr>
              <w:fldChar w:fldCharType="begin"/>
            </w:r>
            <w:r w:rsidRPr="006A4396" w:rsidDel="00A76C04">
              <w:rPr>
                <w:noProof/>
                <w:lang w:val="en-US"/>
                <w:rPrChange w:id="538" w:author="Thomas Carteret" w:date="2021-04-07T16:08:00Z">
                  <w:rPr/>
                </w:rPrChange>
              </w:rPr>
              <w:delInstrText xml:space="preserve"> HYPERLINK \l "_Toc36812864" </w:delInstrText>
            </w:r>
            <w:r w:rsidRPr="006A4396" w:rsidDel="00A76C04">
              <w:rPr>
                <w:noProof/>
                <w:lang w:val="en-US"/>
                <w:rPrChange w:id="539" w:author="Thomas Carteret" w:date="2021-04-07T16:08:00Z">
                  <w:rPr>
                    <w:noProof/>
                    <w:lang w:val="en-US"/>
                  </w:rPr>
                </w:rPrChange>
              </w:rPr>
              <w:fldChar w:fldCharType="separate"/>
            </w:r>
          </w:del>
          <w:ins w:id="540" w:author="Thomas CARTERET" w:date="2021-06-11T11:32:00Z">
            <w:r w:rsidR="00A76C04">
              <w:rPr>
                <w:b/>
                <w:bCs/>
                <w:noProof/>
              </w:rPr>
              <w:t>Erreur ! Référence de lien hypertexte non valide.</w:t>
            </w:r>
          </w:ins>
          <w:del w:id="541" w:author="Thomas CARTERET" w:date="2021-06-11T11:32:00Z">
            <w:r w:rsidR="00E77741" w:rsidRPr="006A4396" w:rsidDel="00A76C04">
              <w:rPr>
                <w:rStyle w:val="Lienhypertexte"/>
                <w:noProof/>
                <w:lang w:val="en-US"/>
              </w:rPr>
              <w:delText>A1.2.1 Status of the tasks of the Finished Sprint</w:delText>
            </w:r>
            <w:r w:rsidR="00E77741" w:rsidRPr="006A4396" w:rsidDel="00A76C04">
              <w:rPr>
                <w:noProof/>
                <w:webHidden/>
                <w:lang w:val="en-US"/>
              </w:rPr>
              <w:tab/>
            </w:r>
            <w:r w:rsidR="00E77741" w:rsidRPr="006A4396" w:rsidDel="00A76C04">
              <w:rPr>
                <w:noProof/>
                <w:webHidden/>
                <w:lang w:val="en-US"/>
                <w:rPrChange w:id="542"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_Toc36812864 \h </w:delInstrText>
            </w:r>
            <w:r w:rsidR="00E77741" w:rsidRPr="006A4396" w:rsidDel="00A76C04">
              <w:rPr>
                <w:noProof/>
                <w:webHidden/>
                <w:lang w:val="en-US"/>
                <w:rPrChange w:id="543" w:author="Thomas Carteret" w:date="2021-04-07T16:08:00Z">
                  <w:rPr>
                    <w:noProof/>
                    <w:webHidden/>
                    <w:lang w:val="en-US"/>
                  </w:rPr>
                </w:rPrChange>
              </w:rPr>
            </w:r>
            <w:r w:rsidR="00E77741" w:rsidRPr="006A4396" w:rsidDel="00A76C04">
              <w:rPr>
                <w:noProof/>
                <w:webHidden/>
                <w:lang w:val="en-US"/>
                <w:rPrChange w:id="544" w:author="Thomas Carteret" w:date="2021-04-07T16:08:00Z">
                  <w:rPr>
                    <w:noProof/>
                    <w:webHidden/>
                    <w:lang w:val="en-US"/>
                  </w:rPr>
                </w:rPrChange>
              </w:rPr>
              <w:fldChar w:fldCharType="separate"/>
            </w:r>
            <w:r w:rsidR="00E77741" w:rsidRPr="006A4396" w:rsidDel="00A76C04">
              <w:rPr>
                <w:noProof/>
                <w:webHidden/>
                <w:lang w:val="en-US"/>
              </w:rPr>
              <w:delText>11</w:delText>
            </w:r>
            <w:r w:rsidR="00E77741" w:rsidRPr="006A4396" w:rsidDel="00A76C04">
              <w:rPr>
                <w:noProof/>
                <w:webHidden/>
                <w:lang w:val="en-US"/>
                <w:rPrChange w:id="545" w:author="Thomas Carteret" w:date="2021-04-07T16:08:00Z">
                  <w:rPr>
                    <w:noProof/>
                    <w:webHidden/>
                    <w:lang w:val="en-US"/>
                  </w:rPr>
                </w:rPrChange>
              </w:rPr>
              <w:fldChar w:fldCharType="end"/>
            </w:r>
            <w:r w:rsidRPr="006A4396" w:rsidDel="00A76C04">
              <w:rPr>
                <w:noProof/>
                <w:lang w:val="en-US"/>
                <w:rPrChange w:id="546" w:author="Thomas Carteret" w:date="2021-04-07T16:08:00Z">
                  <w:rPr>
                    <w:noProof/>
                    <w:lang w:val="en-US"/>
                  </w:rPr>
                </w:rPrChange>
              </w:rPr>
              <w:fldChar w:fldCharType="end"/>
            </w:r>
          </w:del>
        </w:p>
        <w:p w14:paraId="6F409A3C" w14:textId="2DCE1B73" w:rsidR="00E77741" w:rsidRPr="006A4396" w:rsidDel="00A76C04" w:rsidRDefault="00FE1FAA">
          <w:pPr>
            <w:pStyle w:val="TM3"/>
            <w:rPr>
              <w:del w:id="547" w:author="Thomas CARTERET" w:date="2021-06-11T11:32:00Z"/>
              <w:noProof/>
              <w:sz w:val="22"/>
              <w:szCs w:val="22"/>
              <w:lang w:val="en-US" w:eastAsia="fr-FR"/>
            </w:rPr>
          </w:pPr>
          <w:del w:id="548" w:author="Thomas CARTERET" w:date="2021-06-11T11:32:00Z">
            <w:r w:rsidRPr="006A4396" w:rsidDel="00A76C04">
              <w:rPr>
                <w:noProof/>
                <w:lang w:val="en-US"/>
                <w:rPrChange w:id="549" w:author="Thomas Carteret" w:date="2021-04-07T16:08:00Z">
                  <w:rPr/>
                </w:rPrChange>
              </w:rPr>
              <w:fldChar w:fldCharType="begin"/>
            </w:r>
            <w:r w:rsidRPr="006A4396" w:rsidDel="00A76C04">
              <w:rPr>
                <w:noProof/>
                <w:lang w:val="en-US"/>
                <w:rPrChange w:id="550" w:author="Thomas Carteret" w:date="2021-04-07T16:08:00Z">
                  <w:rPr/>
                </w:rPrChange>
              </w:rPr>
              <w:delInstrText xml:space="preserve"> HYPERLINK \l "_Toc36812865" </w:delInstrText>
            </w:r>
            <w:r w:rsidRPr="006A4396" w:rsidDel="00A76C04">
              <w:rPr>
                <w:noProof/>
                <w:lang w:val="en-US"/>
                <w:rPrChange w:id="551" w:author="Thomas Carteret" w:date="2021-04-07T16:08:00Z">
                  <w:rPr>
                    <w:noProof/>
                    <w:lang w:val="en-US"/>
                  </w:rPr>
                </w:rPrChange>
              </w:rPr>
              <w:fldChar w:fldCharType="separate"/>
            </w:r>
          </w:del>
          <w:ins w:id="552" w:author="Thomas CARTERET" w:date="2021-06-11T11:32:00Z">
            <w:r w:rsidR="00A76C04">
              <w:rPr>
                <w:b/>
                <w:bCs/>
                <w:noProof/>
              </w:rPr>
              <w:t>Erreur ! Référence de lien hypertexte non valide.</w:t>
            </w:r>
          </w:ins>
          <w:del w:id="553" w:author="Thomas CARTERET" w:date="2021-06-11T11:32:00Z">
            <w:r w:rsidR="00E77741" w:rsidRPr="006A4396" w:rsidDel="00A76C04">
              <w:rPr>
                <w:rStyle w:val="Lienhypertexte"/>
                <w:noProof/>
                <w:lang w:val="en-US"/>
              </w:rPr>
              <w:delText>A1.2.2. List of tasks for the current sprint</w:delText>
            </w:r>
            <w:r w:rsidR="00E77741" w:rsidRPr="006A4396" w:rsidDel="00A76C04">
              <w:rPr>
                <w:noProof/>
                <w:webHidden/>
                <w:lang w:val="en-US"/>
              </w:rPr>
              <w:tab/>
            </w:r>
            <w:r w:rsidR="00E77741" w:rsidRPr="006A4396" w:rsidDel="00A76C04">
              <w:rPr>
                <w:noProof/>
                <w:webHidden/>
                <w:lang w:val="en-US"/>
                <w:rPrChange w:id="55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_Toc36812865 \h </w:delInstrText>
            </w:r>
            <w:r w:rsidR="00E77741" w:rsidRPr="006A4396" w:rsidDel="00A76C04">
              <w:rPr>
                <w:noProof/>
                <w:webHidden/>
                <w:lang w:val="en-US"/>
                <w:rPrChange w:id="555" w:author="Thomas Carteret" w:date="2021-04-07T16:08:00Z">
                  <w:rPr>
                    <w:noProof/>
                    <w:webHidden/>
                    <w:lang w:val="en-US"/>
                  </w:rPr>
                </w:rPrChange>
              </w:rPr>
            </w:r>
            <w:r w:rsidR="00E77741" w:rsidRPr="006A4396" w:rsidDel="00A76C04">
              <w:rPr>
                <w:noProof/>
                <w:webHidden/>
                <w:lang w:val="en-US"/>
                <w:rPrChange w:id="556" w:author="Thomas Carteret" w:date="2021-04-07T16:08:00Z">
                  <w:rPr>
                    <w:noProof/>
                    <w:webHidden/>
                    <w:lang w:val="en-US"/>
                  </w:rPr>
                </w:rPrChange>
              </w:rPr>
              <w:fldChar w:fldCharType="separate"/>
            </w:r>
            <w:r w:rsidR="00E77741" w:rsidRPr="006A4396" w:rsidDel="00A76C04">
              <w:rPr>
                <w:noProof/>
                <w:webHidden/>
                <w:lang w:val="en-US"/>
              </w:rPr>
              <w:delText>11</w:delText>
            </w:r>
            <w:r w:rsidR="00E77741" w:rsidRPr="006A4396" w:rsidDel="00A76C04">
              <w:rPr>
                <w:noProof/>
                <w:webHidden/>
                <w:lang w:val="en-US"/>
                <w:rPrChange w:id="557" w:author="Thomas Carteret" w:date="2021-04-07T16:08:00Z">
                  <w:rPr>
                    <w:noProof/>
                    <w:webHidden/>
                    <w:lang w:val="en-US"/>
                  </w:rPr>
                </w:rPrChange>
              </w:rPr>
              <w:fldChar w:fldCharType="end"/>
            </w:r>
            <w:r w:rsidRPr="006A4396" w:rsidDel="00A76C04">
              <w:rPr>
                <w:noProof/>
                <w:lang w:val="en-US"/>
                <w:rPrChange w:id="558" w:author="Thomas Carteret" w:date="2021-04-07T16:08:00Z">
                  <w:rPr>
                    <w:noProof/>
                    <w:lang w:val="en-US"/>
                  </w:rPr>
                </w:rPrChange>
              </w:rPr>
              <w:fldChar w:fldCharType="end"/>
            </w:r>
          </w:del>
        </w:p>
        <w:p w14:paraId="1C69D2EE" w14:textId="2DF3011D" w:rsidR="00E77741" w:rsidRPr="006A4396" w:rsidDel="00A76C04" w:rsidRDefault="00FE1FAA">
          <w:pPr>
            <w:pStyle w:val="TM3"/>
            <w:rPr>
              <w:del w:id="559" w:author="Thomas CARTERET" w:date="2021-06-11T11:32:00Z"/>
              <w:noProof/>
              <w:sz w:val="22"/>
              <w:szCs w:val="22"/>
              <w:lang w:val="en-US" w:eastAsia="fr-FR"/>
            </w:rPr>
          </w:pPr>
          <w:del w:id="560" w:author="Thomas CARTERET" w:date="2021-06-11T11:32:00Z">
            <w:r w:rsidRPr="006A4396" w:rsidDel="00A76C04">
              <w:rPr>
                <w:noProof/>
                <w:lang w:val="en-US"/>
                <w:rPrChange w:id="561" w:author="Thomas Carteret" w:date="2021-04-07T16:08:00Z">
                  <w:rPr/>
                </w:rPrChange>
              </w:rPr>
              <w:fldChar w:fldCharType="begin"/>
            </w:r>
            <w:r w:rsidRPr="006A4396" w:rsidDel="00A76C04">
              <w:rPr>
                <w:noProof/>
                <w:lang w:val="en-US"/>
                <w:rPrChange w:id="562" w:author="Thomas Carteret" w:date="2021-04-07T16:08:00Z">
                  <w:rPr/>
                </w:rPrChange>
              </w:rPr>
              <w:delInstrText xml:space="preserve"> HYPERLINK \l "_Toc36812866" </w:delInstrText>
            </w:r>
            <w:r w:rsidRPr="006A4396" w:rsidDel="00A76C04">
              <w:rPr>
                <w:noProof/>
                <w:lang w:val="en-US"/>
                <w:rPrChange w:id="563" w:author="Thomas Carteret" w:date="2021-04-07T16:08:00Z">
                  <w:rPr>
                    <w:noProof/>
                    <w:lang w:val="en-US"/>
                  </w:rPr>
                </w:rPrChange>
              </w:rPr>
              <w:fldChar w:fldCharType="separate"/>
            </w:r>
          </w:del>
          <w:ins w:id="564" w:author="Thomas CARTERET" w:date="2021-06-11T11:32:00Z">
            <w:r w:rsidR="00A76C04">
              <w:rPr>
                <w:b/>
                <w:bCs/>
                <w:noProof/>
              </w:rPr>
              <w:t>Erreur ! Référence de lien hypertexte non valide.</w:t>
            </w:r>
          </w:ins>
          <w:del w:id="565" w:author="Thomas CARTERET" w:date="2021-06-11T11:32:00Z">
            <w:r w:rsidR="00E77741" w:rsidRPr="006A4396" w:rsidDel="00A76C04">
              <w:rPr>
                <w:rStyle w:val="Lienhypertexte"/>
                <w:noProof/>
                <w:lang w:val="en-US"/>
              </w:rPr>
              <w:delText>A1.2.2. General Comments</w:delText>
            </w:r>
            <w:r w:rsidR="00E77741" w:rsidRPr="006A4396" w:rsidDel="00A76C04">
              <w:rPr>
                <w:noProof/>
                <w:webHidden/>
                <w:lang w:val="en-US"/>
              </w:rPr>
              <w:tab/>
            </w:r>
            <w:r w:rsidR="00E77741" w:rsidRPr="006A4396" w:rsidDel="00A76C04">
              <w:rPr>
                <w:noProof/>
                <w:webHidden/>
                <w:lang w:val="en-US"/>
                <w:rPrChange w:id="566"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_Toc36812866 \h </w:delInstrText>
            </w:r>
            <w:r w:rsidR="00E77741" w:rsidRPr="006A4396" w:rsidDel="00A76C04">
              <w:rPr>
                <w:noProof/>
                <w:webHidden/>
                <w:lang w:val="en-US"/>
                <w:rPrChange w:id="567" w:author="Thomas Carteret" w:date="2021-04-07T16:08:00Z">
                  <w:rPr>
                    <w:noProof/>
                    <w:webHidden/>
                    <w:lang w:val="en-US"/>
                  </w:rPr>
                </w:rPrChange>
              </w:rPr>
            </w:r>
            <w:r w:rsidR="00E77741" w:rsidRPr="006A4396" w:rsidDel="00A76C04">
              <w:rPr>
                <w:noProof/>
                <w:webHidden/>
                <w:lang w:val="en-US"/>
                <w:rPrChange w:id="568" w:author="Thomas Carteret" w:date="2021-04-07T16:08:00Z">
                  <w:rPr>
                    <w:noProof/>
                    <w:webHidden/>
                    <w:lang w:val="en-US"/>
                  </w:rPr>
                </w:rPrChange>
              </w:rPr>
              <w:fldChar w:fldCharType="separate"/>
            </w:r>
            <w:r w:rsidR="00E77741" w:rsidRPr="006A4396" w:rsidDel="00A76C04">
              <w:rPr>
                <w:noProof/>
                <w:webHidden/>
                <w:lang w:val="en-US"/>
              </w:rPr>
              <w:delText>12</w:delText>
            </w:r>
            <w:r w:rsidR="00E77741" w:rsidRPr="006A4396" w:rsidDel="00A76C04">
              <w:rPr>
                <w:noProof/>
                <w:webHidden/>
                <w:lang w:val="en-US"/>
                <w:rPrChange w:id="569" w:author="Thomas Carteret" w:date="2021-04-07T16:08:00Z">
                  <w:rPr>
                    <w:noProof/>
                    <w:webHidden/>
                    <w:lang w:val="en-US"/>
                  </w:rPr>
                </w:rPrChange>
              </w:rPr>
              <w:fldChar w:fldCharType="end"/>
            </w:r>
            <w:r w:rsidRPr="006A4396" w:rsidDel="00A76C04">
              <w:rPr>
                <w:noProof/>
                <w:lang w:val="en-US"/>
                <w:rPrChange w:id="570" w:author="Thomas Carteret" w:date="2021-04-07T16:08:00Z">
                  <w:rPr>
                    <w:noProof/>
                    <w:lang w:val="en-US"/>
                  </w:rPr>
                </w:rPrChange>
              </w:rPr>
              <w:fldChar w:fldCharType="end"/>
            </w:r>
          </w:del>
        </w:p>
        <w:p w14:paraId="22CDB3ED" w14:textId="33E29A81" w:rsidR="00E77741" w:rsidRPr="006A4396" w:rsidDel="00A76C04" w:rsidRDefault="00FE1FAA">
          <w:pPr>
            <w:pStyle w:val="TM2"/>
            <w:tabs>
              <w:tab w:val="right" w:leader="dot" w:pos="9060"/>
            </w:tabs>
            <w:rPr>
              <w:del w:id="571" w:author="Thomas CARTERET" w:date="2021-06-11T11:32:00Z"/>
              <w:noProof/>
              <w:sz w:val="22"/>
              <w:szCs w:val="22"/>
              <w:lang w:val="en-US" w:eastAsia="fr-FR"/>
            </w:rPr>
          </w:pPr>
          <w:del w:id="572" w:author="Thomas CARTERET" w:date="2021-06-11T11:32:00Z">
            <w:r w:rsidRPr="006A4396" w:rsidDel="00A76C04">
              <w:rPr>
                <w:noProof/>
                <w:lang w:val="en-US"/>
                <w:rPrChange w:id="573" w:author="Thomas Carteret" w:date="2021-04-07T16:08:00Z">
                  <w:rPr/>
                </w:rPrChange>
              </w:rPr>
              <w:fldChar w:fldCharType="begin"/>
            </w:r>
            <w:r w:rsidRPr="006A4396" w:rsidDel="00A76C04">
              <w:rPr>
                <w:noProof/>
                <w:lang w:val="en-US"/>
                <w:rPrChange w:id="574" w:author="Thomas Carteret" w:date="2021-04-07T16:08:00Z">
                  <w:rPr/>
                </w:rPrChange>
              </w:rPr>
              <w:delInstrText xml:space="preserve"> HYPERLINK \l "_Toc36812867" </w:delInstrText>
            </w:r>
            <w:r w:rsidRPr="006A4396" w:rsidDel="00A76C04">
              <w:rPr>
                <w:noProof/>
                <w:lang w:val="en-US"/>
                <w:rPrChange w:id="575" w:author="Thomas Carteret" w:date="2021-04-07T16:08:00Z">
                  <w:rPr>
                    <w:noProof/>
                    <w:lang w:val="en-US"/>
                  </w:rPr>
                </w:rPrChange>
              </w:rPr>
              <w:fldChar w:fldCharType="separate"/>
            </w:r>
          </w:del>
          <w:ins w:id="576" w:author="Thomas CARTERET" w:date="2021-06-11T11:32:00Z">
            <w:r w:rsidR="00A76C04">
              <w:rPr>
                <w:b/>
                <w:bCs/>
                <w:noProof/>
              </w:rPr>
              <w:t>Erreur ! Référence de lien hypertexte non valide.</w:t>
            </w:r>
          </w:ins>
          <w:del w:id="577" w:author="Thomas CARTERET" w:date="2021-06-11T11:32:00Z">
            <w:r w:rsidR="00E77741" w:rsidRPr="006A4396" w:rsidDel="00A76C04">
              <w:rPr>
                <w:rStyle w:val="Lienhypertexte"/>
                <w:noProof/>
                <w:lang w:val="en-US"/>
              </w:rPr>
              <w:delText>A1.2. Sprint Meeting #3</w:delText>
            </w:r>
            <w:r w:rsidR="00E77741" w:rsidRPr="006A4396" w:rsidDel="00A76C04">
              <w:rPr>
                <w:noProof/>
                <w:webHidden/>
                <w:lang w:val="en-US"/>
              </w:rPr>
              <w:tab/>
            </w:r>
            <w:r w:rsidR="00E77741" w:rsidRPr="006A4396" w:rsidDel="00A76C04">
              <w:rPr>
                <w:noProof/>
                <w:webHidden/>
                <w:lang w:val="en-US"/>
                <w:rPrChange w:id="578"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_Toc36812867 \h </w:delInstrText>
            </w:r>
            <w:r w:rsidR="00E77741" w:rsidRPr="006A4396" w:rsidDel="00A76C04">
              <w:rPr>
                <w:noProof/>
                <w:webHidden/>
                <w:lang w:val="en-US"/>
                <w:rPrChange w:id="579" w:author="Thomas Carteret" w:date="2021-04-07T16:08:00Z">
                  <w:rPr>
                    <w:noProof/>
                    <w:webHidden/>
                    <w:lang w:val="en-US"/>
                  </w:rPr>
                </w:rPrChange>
              </w:rPr>
            </w:r>
            <w:r w:rsidR="00E77741" w:rsidRPr="006A4396" w:rsidDel="00A76C04">
              <w:rPr>
                <w:noProof/>
                <w:webHidden/>
                <w:lang w:val="en-US"/>
                <w:rPrChange w:id="580" w:author="Thomas Carteret" w:date="2021-04-07T16:08:00Z">
                  <w:rPr>
                    <w:noProof/>
                    <w:webHidden/>
                    <w:lang w:val="en-US"/>
                  </w:rPr>
                </w:rPrChange>
              </w:rPr>
              <w:fldChar w:fldCharType="separate"/>
            </w:r>
            <w:r w:rsidR="00E77741" w:rsidRPr="006A4396" w:rsidDel="00A76C04">
              <w:rPr>
                <w:noProof/>
                <w:webHidden/>
                <w:lang w:val="en-US"/>
              </w:rPr>
              <w:delText>12</w:delText>
            </w:r>
            <w:r w:rsidR="00E77741" w:rsidRPr="006A4396" w:rsidDel="00A76C04">
              <w:rPr>
                <w:noProof/>
                <w:webHidden/>
                <w:lang w:val="en-US"/>
                <w:rPrChange w:id="581" w:author="Thomas Carteret" w:date="2021-04-07T16:08:00Z">
                  <w:rPr>
                    <w:noProof/>
                    <w:webHidden/>
                    <w:lang w:val="en-US"/>
                  </w:rPr>
                </w:rPrChange>
              </w:rPr>
              <w:fldChar w:fldCharType="end"/>
            </w:r>
            <w:r w:rsidRPr="006A4396" w:rsidDel="00A76C04">
              <w:rPr>
                <w:noProof/>
                <w:lang w:val="en-US"/>
                <w:rPrChange w:id="582" w:author="Thomas Carteret" w:date="2021-04-07T16:08:00Z">
                  <w:rPr>
                    <w:noProof/>
                    <w:lang w:val="en-US"/>
                  </w:rPr>
                </w:rPrChange>
              </w:rPr>
              <w:fldChar w:fldCharType="end"/>
            </w:r>
          </w:del>
        </w:p>
        <w:p w14:paraId="487C5F2B" w14:textId="27559896" w:rsidR="00E77741" w:rsidRPr="006A4396" w:rsidDel="00A76C04" w:rsidRDefault="00FE1FAA">
          <w:pPr>
            <w:pStyle w:val="TM3"/>
            <w:rPr>
              <w:del w:id="583" w:author="Thomas CARTERET" w:date="2021-06-11T11:32:00Z"/>
              <w:noProof/>
              <w:sz w:val="22"/>
              <w:szCs w:val="22"/>
              <w:lang w:val="en-US" w:eastAsia="fr-FR"/>
            </w:rPr>
          </w:pPr>
          <w:del w:id="584" w:author="Thomas CARTERET" w:date="2021-06-11T11:32:00Z">
            <w:r w:rsidRPr="006A4396" w:rsidDel="00A76C04">
              <w:rPr>
                <w:noProof/>
                <w:lang w:val="en-US"/>
                <w:rPrChange w:id="585" w:author="Thomas Carteret" w:date="2021-04-07T16:08:00Z">
                  <w:rPr/>
                </w:rPrChange>
              </w:rPr>
              <w:fldChar w:fldCharType="begin"/>
            </w:r>
            <w:r w:rsidRPr="006A4396" w:rsidDel="00A76C04">
              <w:rPr>
                <w:noProof/>
                <w:lang w:val="en-US"/>
                <w:rPrChange w:id="586" w:author="Thomas Carteret" w:date="2021-04-07T16:08:00Z">
                  <w:rPr/>
                </w:rPrChange>
              </w:rPr>
              <w:delInstrText xml:space="preserve"> HYPERLINK \l "_Toc36812868" </w:delInstrText>
            </w:r>
            <w:r w:rsidRPr="006A4396" w:rsidDel="00A76C04">
              <w:rPr>
                <w:noProof/>
                <w:lang w:val="en-US"/>
                <w:rPrChange w:id="587" w:author="Thomas Carteret" w:date="2021-04-07T16:08:00Z">
                  <w:rPr>
                    <w:noProof/>
                    <w:lang w:val="en-US"/>
                  </w:rPr>
                </w:rPrChange>
              </w:rPr>
              <w:fldChar w:fldCharType="separate"/>
            </w:r>
          </w:del>
          <w:ins w:id="588" w:author="Thomas CARTERET" w:date="2021-06-11T11:32:00Z">
            <w:r w:rsidR="00A76C04">
              <w:rPr>
                <w:b/>
                <w:bCs/>
                <w:noProof/>
              </w:rPr>
              <w:t>Erreur ! Référence de lien hypertexte non valide.</w:t>
            </w:r>
          </w:ins>
          <w:del w:id="589" w:author="Thomas CARTERET" w:date="2021-06-11T11:32:00Z">
            <w:r w:rsidR="00E77741" w:rsidRPr="006A4396" w:rsidDel="00A76C04">
              <w:rPr>
                <w:rStyle w:val="Lienhypertexte"/>
                <w:noProof/>
                <w:lang w:val="en-US"/>
              </w:rPr>
              <w:delText>A1.3.1 Status of the tasks of the Finished Sprint</w:delText>
            </w:r>
            <w:r w:rsidR="00E77741" w:rsidRPr="006A4396" w:rsidDel="00A76C04">
              <w:rPr>
                <w:noProof/>
                <w:webHidden/>
                <w:lang w:val="en-US"/>
              </w:rPr>
              <w:tab/>
            </w:r>
            <w:r w:rsidR="00E77741" w:rsidRPr="006A4396" w:rsidDel="00A76C04">
              <w:rPr>
                <w:noProof/>
                <w:webHidden/>
                <w:lang w:val="en-US"/>
                <w:rPrChange w:id="590"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_Toc36812868 \h </w:delInstrText>
            </w:r>
            <w:r w:rsidR="00E77741" w:rsidRPr="006A4396" w:rsidDel="00A76C04">
              <w:rPr>
                <w:noProof/>
                <w:webHidden/>
                <w:lang w:val="en-US"/>
                <w:rPrChange w:id="591" w:author="Thomas Carteret" w:date="2021-04-07T16:08:00Z">
                  <w:rPr>
                    <w:noProof/>
                    <w:webHidden/>
                    <w:lang w:val="en-US"/>
                  </w:rPr>
                </w:rPrChange>
              </w:rPr>
            </w:r>
            <w:r w:rsidR="00E77741" w:rsidRPr="006A4396" w:rsidDel="00A76C04">
              <w:rPr>
                <w:noProof/>
                <w:webHidden/>
                <w:lang w:val="en-US"/>
                <w:rPrChange w:id="592" w:author="Thomas Carteret" w:date="2021-04-07T16:08:00Z">
                  <w:rPr>
                    <w:noProof/>
                    <w:webHidden/>
                    <w:lang w:val="en-US"/>
                  </w:rPr>
                </w:rPrChange>
              </w:rPr>
              <w:fldChar w:fldCharType="separate"/>
            </w:r>
            <w:r w:rsidR="00E77741" w:rsidRPr="006A4396" w:rsidDel="00A76C04">
              <w:rPr>
                <w:noProof/>
                <w:webHidden/>
                <w:lang w:val="en-US"/>
              </w:rPr>
              <w:delText>12</w:delText>
            </w:r>
            <w:r w:rsidR="00E77741" w:rsidRPr="006A4396" w:rsidDel="00A76C04">
              <w:rPr>
                <w:noProof/>
                <w:webHidden/>
                <w:lang w:val="en-US"/>
                <w:rPrChange w:id="593" w:author="Thomas Carteret" w:date="2021-04-07T16:08:00Z">
                  <w:rPr>
                    <w:noProof/>
                    <w:webHidden/>
                    <w:lang w:val="en-US"/>
                  </w:rPr>
                </w:rPrChange>
              </w:rPr>
              <w:fldChar w:fldCharType="end"/>
            </w:r>
            <w:r w:rsidRPr="006A4396" w:rsidDel="00A76C04">
              <w:rPr>
                <w:noProof/>
                <w:lang w:val="en-US"/>
                <w:rPrChange w:id="594" w:author="Thomas Carteret" w:date="2021-04-07T16:08:00Z">
                  <w:rPr>
                    <w:noProof/>
                    <w:lang w:val="en-US"/>
                  </w:rPr>
                </w:rPrChange>
              </w:rPr>
              <w:fldChar w:fldCharType="end"/>
            </w:r>
          </w:del>
        </w:p>
        <w:p w14:paraId="665BC6D1" w14:textId="2FAE37BE" w:rsidR="00E77741" w:rsidRPr="006A4396" w:rsidDel="00A76C04" w:rsidRDefault="00FE1FAA">
          <w:pPr>
            <w:pStyle w:val="TM3"/>
            <w:rPr>
              <w:del w:id="595" w:author="Thomas CARTERET" w:date="2021-06-11T11:32:00Z"/>
              <w:noProof/>
              <w:sz w:val="22"/>
              <w:szCs w:val="22"/>
              <w:lang w:val="en-US" w:eastAsia="fr-FR"/>
            </w:rPr>
          </w:pPr>
          <w:del w:id="596" w:author="Thomas CARTERET" w:date="2021-06-11T11:32:00Z">
            <w:r w:rsidRPr="006A4396" w:rsidDel="00A76C04">
              <w:rPr>
                <w:noProof/>
                <w:lang w:val="en-US"/>
                <w:rPrChange w:id="597" w:author="Thomas Carteret" w:date="2021-04-07T16:08:00Z">
                  <w:rPr/>
                </w:rPrChange>
              </w:rPr>
              <w:fldChar w:fldCharType="begin"/>
            </w:r>
            <w:r w:rsidRPr="006A4396" w:rsidDel="00A76C04">
              <w:rPr>
                <w:noProof/>
                <w:lang w:val="en-US"/>
                <w:rPrChange w:id="598" w:author="Thomas Carteret" w:date="2021-04-07T16:08:00Z">
                  <w:rPr/>
                </w:rPrChange>
              </w:rPr>
              <w:delInstrText xml:space="preserve"> HYPERLINK \l "_Toc36812869" </w:delInstrText>
            </w:r>
            <w:r w:rsidRPr="006A4396" w:rsidDel="00A76C04">
              <w:rPr>
                <w:noProof/>
                <w:lang w:val="en-US"/>
                <w:rPrChange w:id="599" w:author="Thomas Carteret" w:date="2021-04-07T16:08:00Z">
                  <w:rPr>
                    <w:noProof/>
                    <w:lang w:val="en-US"/>
                  </w:rPr>
                </w:rPrChange>
              </w:rPr>
              <w:fldChar w:fldCharType="separate"/>
            </w:r>
          </w:del>
          <w:ins w:id="600" w:author="Thomas CARTERET" w:date="2021-06-11T11:32:00Z">
            <w:r w:rsidR="00A76C04">
              <w:rPr>
                <w:b/>
                <w:bCs/>
                <w:noProof/>
              </w:rPr>
              <w:t>Erreur ! Référence de lien hypertexte non valide.</w:t>
            </w:r>
          </w:ins>
          <w:del w:id="601" w:author="Thomas CARTERET" w:date="2021-06-11T11:32:00Z">
            <w:r w:rsidR="00E77741" w:rsidRPr="006A4396" w:rsidDel="00A76C04">
              <w:rPr>
                <w:rStyle w:val="Lienhypertexte"/>
                <w:noProof/>
                <w:lang w:val="en-US"/>
              </w:rPr>
              <w:delText>A1.3.2. List of tasks for the current sprint</w:delText>
            </w:r>
            <w:r w:rsidR="00E77741" w:rsidRPr="006A4396" w:rsidDel="00A76C04">
              <w:rPr>
                <w:noProof/>
                <w:webHidden/>
                <w:lang w:val="en-US"/>
              </w:rPr>
              <w:tab/>
            </w:r>
            <w:r w:rsidR="00E77741" w:rsidRPr="006A4396" w:rsidDel="00A76C04">
              <w:rPr>
                <w:noProof/>
                <w:webHidden/>
                <w:lang w:val="en-US"/>
                <w:rPrChange w:id="602"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_Toc36812869 \h </w:delInstrText>
            </w:r>
            <w:r w:rsidR="00E77741" w:rsidRPr="006A4396" w:rsidDel="00A76C04">
              <w:rPr>
                <w:noProof/>
                <w:webHidden/>
                <w:lang w:val="en-US"/>
                <w:rPrChange w:id="603" w:author="Thomas Carteret" w:date="2021-04-07T16:08:00Z">
                  <w:rPr>
                    <w:noProof/>
                    <w:webHidden/>
                    <w:lang w:val="en-US"/>
                  </w:rPr>
                </w:rPrChange>
              </w:rPr>
            </w:r>
            <w:r w:rsidR="00E77741" w:rsidRPr="006A4396" w:rsidDel="00A76C04">
              <w:rPr>
                <w:noProof/>
                <w:webHidden/>
                <w:lang w:val="en-US"/>
                <w:rPrChange w:id="604" w:author="Thomas Carteret" w:date="2021-04-07T16:08:00Z">
                  <w:rPr>
                    <w:noProof/>
                    <w:webHidden/>
                    <w:lang w:val="en-US"/>
                  </w:rPr>
                </w:rPrChange>
              </w:rPr>
              <w:fldChar w:fldCharType="separate"/>
            </w:r>
            <w:r w:rsidR="00E77741" w:rsidRPr="006A4396" w:rsidDel="00A76C04">
              <w:rPr>
                <w:noProof/>
                <w:webHidden/>
                <w:lang w:val="en-US"/>
              </w:rPr>
              <w:delText>12</w:delText>
            </w:r>
            <w:r w:rsidR="00E77741" w:rsidRPr="006A4396" w:rsidDel="00A76C04">
              <w:rPr>
                <w:noProof/>
                <w:webHidden/>
                <w:lang w:val="en-US"/>
                <w:rPrChange w:id="605" w:author="Thomas Carteret" w:date="2021-04-07T16:08:00Z">
                  <w:rPr>
                    <w:noProof/>
                    <w:webHidden/>
                    <w:lang w:val="en-US"/>
                  </w:rPr>
                </w:rPrChange>
              </w:rPr>
              <w:fldChar w:fldCharType="end"/>
            </w:r>
            <w:r w:rsidRPr="006A4396" w:rsidDel="00A76C04">
              <w:rPr>
                <w:noProof/>
                <w:lang w:val="en-US"/>
                <w:rPrChange w:id="606" w:author="Thomas Carteret" w:date="2021-04-07T16:08:00Z">
                  <w:rPr>
                    <w:noProof/>
                    <w:lang w:val="en-US"/>
                  </w:rPr>
                </w:rPrChange>
              </w:rPr>
              <w:fldChar w:fldCharType="end"/>
            </w:r>
          </w:del>
        </w:p>
        <w:p w14:paraId="69E723BA" w14:textId="32706C94" w:rsidR="00E77741" w:rsidRPr="006A4396" w:rsidDel="00A76C04" w:rsidRDefault="00FE1FAA">
          <w:pPr>
            <w:pStyle w:val="TM3"/>
            <w:rPr>
              <w:del w:id="607" w:author="Thomas CARTERET" w:date="2021-06-11T11:32:00Z"/>
              <w:noProof/>
              <w:sz w:val="22"/>
              <w:szCs w:val="22"/>
              <w:lang w:val="en-US" w:eastAsia="fr-FR"/>
            </w:rPr>
          </w:pPr>
          <w:del w:id="608" w:author="Thomas CARTERET" w:date="2021-06-11T11:32:00Z">
            <w:r w:rsidRPr="006A4396" w:rsidDel="00A76C04">
              <w:rPr>
                <w:noProof/>
                <w:lang w:val="en-US"/>
                <w:rPrChange w:id="609" w:author="Thomas Carteret" w:date="2021-04-07T16:08:00Z">
                  <w:rPr/>
                </w:rPrChange>
              </w:rPr>
              <w:fldChar w:fldCharType="begin"/>
            </w:r>
            <w:r w:rsidRPr="006A4396" w:rsidDel="00A76C04">
              <w:rPr>
                <w:noProof/>
                <w:lang w:val="en-US"/>
                <w:rPrChange w:id="610" w:author="Thomas Carteret" w:date="2021-04-07T16:08:00Z">
                  <w:rPr/>
                </w:rPrChange>
              </w:rPr>
              <w:delInstrText xml:space="preserve"> HYPERLINK \l "_Toc36812870" </w:delInstrText>
            </w:r>
            <w:r w:rsidRPr="006A4396" w:rsidDel="00A76C04">
              <w:rPr>
                <w:noProof/>
                <w:lang w:val="en-US"/>
                <w:rPrChange w:id="611" w:author="Thomas Carteret" w:date="2021-04-07T16:08:00Z">
                  <w:rPr>
                    <w:noProof/>
                    <w:lang w:val="en-US"/>
                  </w:rPr>
                </w:rPrChange>
              </w:rPr>
              <w:fldChar w:fldCharType="separate"/>
            </w:r>
          </w:del>
          <w:ins w:id="612" w:author="Thomas CARTERET" w:date="2021-06-11T11:32:00Z">
            <w:r w:rsidR="00A76C04">
              <w:rPr>
                <w:b/>
                <w:bCs/>
                <w:noProof/>
              </w:rPr>
              <w:t>Erreur ! Référence de lien hypertexte non valide.</w:t>
            </w:r>
          </w:ins>
          <w:del w:id="613" w:author="Thomas CARTERET" w:date="2021-06-11T11:32:00Z">
            <w:r w:rsidR="00E77741" w:rsidRPr="006A4396" w:rsidDel="00A76C04">
              <w:rPr>
                <w:rStyle w:val="Lienhypertexte"/>
                <w:noProof/>
                <w:lang w:val="en-US"/>
              </w:rPr>
              <w:delText>A1.3.2. General Comments</w:delText>
            </w:r>
            <w:r w:rsidR="00E77741" w:rsidRPr="006A4396" w:rsidDel="00A76C04">
              <w:rPr>
                <w:noProof/>
                <w:webHidden/>
                <w:lang w:val="en-US"/>
              </w:rPr>
              <w:tab/>
            </w:r>
            <w:r w:rsidR="00E77741" w:rsidRPr="006A4396" w:rsidDel="00A76C04">
              <w:rPr>
                <w:noProof/>
                <w:webHidden/>
                <w:lang w:val="en-US"/>
                <w:rPrChange w:id="614" w:author="Thomas Carteret" w:date="2021-04-07T16:08:00Z">
                  <w:rPr>
                    <w:noProof/>
                    <w:webHidden/>
                    <w:lang w:val="en-US"/>
                  </w:rPr>
                </w:rPrChange>
              </w:rPr>
              <w:fldChar w:fldCharType="begin"/>
            </w:r>
            <w:r w:rsidR="00E77741" w:rsidRPr="006A4396" w:rsidDel="00A76C04">
              <w:rPr>
                <w:noProof/>
                <w:webHidden/>
                <w:lang w:val="en-US"/>
              </w:rPr>
              <w:delInstrText xml:space="preserve"> PAGEREF _Toc36812870 \h </w:delInstrText>
            </w:r>
            <w:r w:rsidR="00E77741" w:rsidRPr="006A4396" w:rsidDel="00A76C04">
              <w:rPr>
                <w:noProof/>
                <w:webHidden/>
                <w:lang w:val="en-US"/>
                <w:rPrChange w:id="615" w:author="Thomas Carteret" w:date="2021-04-07T16:08:00Z">
                  <w:rPr>
                    <w:noProof/>
                    <w:webHidden/>
                    <w:lang w:val="en-US"/>
                  </w:rPr>
                </w:rPrChange>
              </w:rPr>
            </w:r>
            <w:r w:rsidR="00E77741" w:rsidRPr="006A4396" w:rsidDel="00A76C04">
              <w:rPr>
                <w:noProof/>
                <w:webHidden/>
                <w:lang w:val="en-US"/>
                <w:rPrChange w:id="616" w:author="Thomas Carteret" w:date="2021-04-07T16:08:00Z">
                  <w:rPr>
                    <w:noProof/>
                    <w:webHidden/>
                    <w:lang w:val="en-US"/>
                  </w:rPr>
                </w:rPrChange>
              </w:rPr>
              <w:fldChar w:fldCharType="separate"/>
            </w:r>
            <w:r w:rsidR="00E77741" w:rsidRPr="006A4396" w:rsidDel="00A76C04">
              <w:rPr>
                <w:noProof/>
                <w:webHidden/>
                <w:lang w:val="en-US"/>
              </w:rPr>
              <w:delText>12</w:delText>
            </w:r>
            <w:r w:rsidR="00E77741" w:rsidRPr="006A4396" w:rsidDel="00A76C04">
              <w:rPr>
                <w:noProof/>
                <w:webHidden/>
                <w:lang w:val="en-US"/>
                <w:rPrChange w:id="617" w:author="Thomas Carteret" w:date="2021-04-07T16:08:00Z">
                  <w:rPr>
                    <w:noProof/>
                    <w:webHidden/>
                    <w:lang w:val="en-US"/>
                  </w:rPr>
                </w:rPrChange>
              </w:rPr>
              <w:fldChar w:fldCharType="end"/>
            </w:r>
            <w:r w:rsidRPr="006A4396" w:rsidDel="00A76C04">
              <w:rPr>
                <w:noProof/>
                <w:lang w:val="en-US"/>
                <w:rPrChange w:id="618" w:author="Thomas Carteret" w:date="2021-04-07T16:08:00Z">
                  <w:rPr>
                    <w:noProof/>
                    <w:lang w:val="en-US"/>
                  </w:rPr>
                </w:rPrChange>
              </w:rPr>
              <w:fldChar w:fldCharType="end"/>
            </w:r>
          </w:del>
        </w:p>
        <w:p w14:paraId="635294AC" w14:textId="77777777" w:rsidR="005779D4" w:rsidRPr="006A4396" w:rsidRDefault="000E1B2F">
          <w:pPr>
            <w:spacing w:before="0" w:line="276" w:lineRule="auto"/>
            <w:jc w:val="left"/>
            <w:rPr>
              <w:lang w:val="en-US"/>
            </w:rPr>
          </w:pPr>
          <w:r w:rsidRPr="006A4396">
            <w:rPr>
              <w:lang w:val="en-US"/>
              <w:rPrChange w:id="619" w:author="Thomas Carteret" w:date="2021-04-07T16:08:00Z">
                <w:rPr>
                  <w:lang w:val="en-US"/>
                </w:rPr>
              </w:rPrChange>
            </w:rPr>
            <w:fldChar w:fldCharType="end"/>
          </w:r>
        </w:p>
      </w:sdtContent>
    </w:sdt>
    <w:p w14:paraId="32AE30DD" w14:textId="77777777" w:rsidR="00C87B2F" w:rsidRPr="006A4396" w:rsidRDefault="00C87B2F">
      <w:pPr>
        <w:spacing w:before="0" w:after="0"/>
        <w:jc w:val="left"/>
        <w:rPr>
          <w:b/>
          <w:bCs/>
          <w:caps/>
          <w:spacing w:val="15"/>
          <w:szCs w:val="22"/>
          <w:lang w:val="en-US"/>
        </w:rPr>
      </w:pPr>
      <w:r w:rsidRPr="006A4396">
        <w:rPr>
          <w:lang w:val="en-US"/>
        </w:rPr>
        <w:br w:type="page"/>
      </w:r>
    </w:p>
    <w:p w14:paraId="721E7F38" w14:textId="10309419" w:rsidR="005779D4" w:rsidRPr="006A4396" w:rsidRDefault="000E1B2F">
      <w:pPr>
        <w:pStyle w:val="Titre1"/>
        <w:shd w:val="clear" w:color="auto" w:fill="8DB3E2"/>
        <w:rPr>
          <w:lang w:val="en-US"/>
        </w:rPr>
      </w:pPr>
      <w:bookmarkStart w:id="620" w:name="_Toc74303582"/>
      <w:r w:rsidRPr="006A4396">
        <w:rPr>
          <w:lang w:val="en-US"/>
        </w:rPr>
        <w:lastRenderedPageBreak/>
        <w:t>1</w:t>
      </w:r>
      <w:r w:rsidRPr="006A4396">
        <w:rPr>
          <w:rFonts w:cstheme="minorHAnsi"/>
          <w:lang w:val="en-US"/>
        </w:rPr>
        <w:t xml:space="preserve">. </w:t>
      </w:r>
      <w:bookmarkStart w:id="621" w:name="_Toc282185203"/>
      <w:bookmarkStart w:id="622" w:name="_Ref213576677"/>
      <w:r w:rsidR="006B1263" w:rsidRPr="006A4396">
        <w:rPr>
          <w:rFonts w:cstheme="minorHAnsi"/>
          <w:lang w:val="en-US"/>
        </w:rPr>
        <w:t>General Presentation</w:t>
      </w:r>
      <w:bookmarkEnd w:id="620"/>
    </w:p>
    <w:p w14:paraId="17038766" w14:textId="77777777" w:rsidR="005779D4" w:rsidRPr="006A4396" w:rsidRDefault="000E1B2F">
      <w:pPr>
        <w:pStyle w:val="Titre2"/>
        <w:shd w:val="clear" w:color="auto" w:fill="FFFFFF"/>
        <w:rPr>
          <w:lang w:val="en-US"/>
        </w:rPr>
      </w:pPr>
      <w:bookmarkStart w:id="623" w:name="_Toc74303583"/>
      <w:r w:rsidRPr="006A4396">
        <w:rPr>
          <w:lang w:val="en-US"/>
        </w:rPr>
        <w:t xml:space="preserve">1.1. </w:t>
      </w:r>
      <w:bookmarkStart w:id="624" w:name="_Toc7289670"/>
      <w:bookmarkStart w:id="625" w:name="_Toc5704865"/>
      <w:r w:rsidRPr="006A4396">
        <w:rPr>
          <w:lang w:val="en-US"/>
        </w:rPr>
        <w:t xml:space="preserve">General Description of the </w:t>
      </w:r>
      <w:r w:rsidR="006B1263" w:rsidRPr="006A4396">
        <w:rPr>
          <w:lang w:val="en-US"/>
        </w:rPr>
        <w:t>A</w:t>
      </w:r>
      <w:r w:rsidRPr="006A4396">
        <w:rPr>
          <w:lang w:val="en-US"/>
        </w:rPr>
        <w:t>pplication</w:t>
      </w:r>
      <w:bookmarkEnd w:id="623"/>
    </w:p>
    <w:p w14:paraId="503A2EC6" w14:textId="029DBC2C" w:rsidR="00FE1FAA" w:rsidRPr="006A4396" w:rsidRDefault="00FE1FAA">
      <w:pPr>
        <w:spacing w:before="100" w:beforeAutospacing="1" w:after="100" w:afterAutospacing="1"/>
        <w:rPr>
          <w:ins w:id="626" w:author="Thomas Carteret" w:date="2021-04-07T15:52:00Z"/>
          <w:lang w:val="en-US"/>
          <w:rPrChange w:id="627" w:author="Thomas Carteret" w:date="2021-04-07T16:08:00Z">
            <w:rPr>
              <w:ins w:id="628" w:author="Thomas Carteret" w:date="2021-04-07T15:52:00Z"/>
              <w:rFonts w:ascii="Times New Roman" w:eastAsia="Times New Roman" w:hAnsi="Times New Roman" w:cs="Times New Roman"/>
              <w:szCs w:val="24"/>
              <w:lang w:eastAsia="fr-FR"/>
            </w:rPr>
          </w:rPrChange>
        </w:rPr>
        <w:pPrChange w:id="629" w:author="Thomas Carteret" w:date="2021-04-07T15:52:00Z">
          <w:pPr>
            <w:spacing w:before="100" w:beforeAutospacing="1" w:after="100" w:afterAutospacing="1"/>
            <w:jc w:val="left"/>
          </w:pPr>
        </w:pPrChange>
      </w:pPr>
      <w:ins w:id="630" w:author="Thomas Carteret" w:date="2021-04-07T15:52:00Z">
        <w:r w:rsidRPr="006A4396">
          <w:rPr>
            <w:lang w:val="en-US"/>
            <w:rPrChange w:id="631" w:author="Thomas Carteret" w:date="2021-04-07T16:08:00Z">
              <w:rPr>
                <w:rFonts w:ascii="Times New Roman" w:eastAsia="Times New Roman" w:hAnsi="Times New Roman" w:cs="Times New Roman"/>
                <w:szCs w:val="24"/>
                <w:lang w:eastAsia="fr-FR"/>
              </w:rPr>
            </w:rPrChange>
          </w:rPr>
          <w:t xml:space="preserve">The theme of our application is centered around mass public protests. These are very present in France and have a tendency to escalate causing multiple injuries, arrests and damages. Our application will aim to simulate a demonstration with protesters, law enforcement forces along with all the elements that goes with the event. The end goal is to study the behavior of the masses in such scenarios and learn how to minimize damages and maximize civil behavior through the control of the law </w:t>
        </w:r>
      </w:ins>
      <w:ins w:id="632" w:author="Thomas Carteret" w:date="2021-04-07T16:32:00Z">
        <w:r w:rsidR="00E445FA" w:rsidRPr="006A4396">
          <w:rPr>
            <w:lang w:val="en-US"/>
          </w:rPr>
          <w:t>enforcement</w:t>
        </w:r>
      </w:ins>
      <w:ins w:id="633" w:author="Thomas Carteret" w:date="2021-04-07T15:52:00Z">
        <w:r w:rsidRPr="006A4396">
          <w:rPr>
            <w:lang w:val="en-US"/>
            <w:rPrChange w:id="634" w:author="Thomas Carteret" w:date="2021-04-07T16:08:00Z">
              <w:rPr>
                <w:rFonts w:ascii="Times New Roman" w:eastAsia="Times New Roman" w:hAnsi="Times New Roman" w:cs="Times New Roman"/>
                <w:szCs w:val="24"/>
                <w:lang w:eastAsia="fr-FR"/>
              </w:rPr>
            </w:rPrChange>
          </w:rPr>
          <w:t xml:space="preserve"> forces.</w:t>
        </w:r>
      </w:ins>
    </w:p>
    <w:p w14:paraId="632141D6" w14:textId="4A793B52" w:rsidR="00FE1FAA" w:rsidRPr="006A4396" w:rsidRDefault="00FE1FAA">
      <w:pPr>
        <w:spacing w:before="100" w:beforeAutospacing="1" w:after="100" w:afterAutospacing="1"/>
        <w:rPr>
          <w:ins w:id="635" w:author="Thomas Carteret" w:date="2021-04-07T15:52:00Z"/>
          <w:lang w:val="en-US"/>
          <w:rPrChange w:id="636" w:author="Thomas Carteret" w:date="2021-04-07T16:08:00Z">
            <w:rPr>
              <w:ins w:id="637" w:author="Thomas Carteret" w:date="2021-04-07T15:52:00Z"/>
              <w:rFonts w:ascii="Times New Roman" w:eastAsia="Times New Roman" w:hAnsi="Times New Roman" w:cs="Times New Roman"/>
              <w:szCs w:val="24"/>
              <w:lang w:eastAsia="fr-FR"/>
            </w:rPr>
          </w:rPrChange>
        </w:rPr>
        <w:pPrChange w:id="638" w:author="Thomas Carteret" w:date="2021-04-07T15:52:00Z">
          <w:pPr>
            <w:spacing w:before="100" w:beforeAutospacing="1" w:after="100" w:afterAutospacing="1"/>
            <w:jc w:val="left"/>
          </w:pPr>
        </w:pPrChange>
      </w:pPr>
      <w:ins w:id="639" w:author="Thomas Carteret" w:date="2021-04-07T15:52:00Z">
        <w:r w:rsidRPr="006A4396">
          <w:rPr>
            <w:lang w:val="en-US"/>
            <w:rPrChange w:id="640" w:author="Thomas Carteret" w:date="2021-04-07T16:08:00Z">
              <w:rPr>
                <w:rFonts w:ascii="Times New Roman" w:eastAsia="Times New Roman" w:hAnsi="Times New Roman" w:cs="Times New Roman"/>
                <w:szCs w:val="24"/>
                <w:lang w:eastAsia="fr-FR"/>
              </w:rPr>
            </w:rPrChange>
          </w:rPr>
          <w:t>The studied scenario would be a protest march from point A to point B (may add several starting points). The goal of the protesters in a “civil” state would be the travel from A to B. On the other hand, for protesters in an “</w:t>
        </w:r>
      </w:ins>
      <w:ins w:id="641" w:author="Thomas Carteret" w:date="2021-04-07T16:32:00Z">
        <w:r w:rsidR="00E445FA" w:rsidRPr="006A4396">
          <w:rPr>
            <w:lang w:val="en-US"/>
          </w:rPr>
          <w:t>aggressive“</w:t>
        </w:r>
        <w:r w:rsidR="00E445FA">
          <w:rPr>
            <w:lang w:val="en-US"/>
          </w:rPr>
          <w:t xml:space="preserve"> </w:t>
        </w:r>
        <w:r w:rsidR="00E445FA" w:rsidRPr="006A4396">
          <w:rPr>
            <w:lang w:val="en-US"/>
          </w:rPr>
          <w:t>state</w:t>
        </w:r>
      </w:ins>
      <w:ins w:id="642" w:author="Thomas Carteret" w:date="2021-04-07T15:52:00Z">
        <w:r w:rsidRPr="006A4396">
          <w:rPr>
            <w:lang w:val="en-US"/>
            <w:rPrChange w:id="643" w:author="Thomas Carteret" w:date="2021-04-07T16:08:00Z">
              <w:rPr>
                <w:rFonts w:ascii="Times New Roman" w:eastAsia="Times New Roman" w:hAnsi="Times New Roman" w:cs="Times New Roman"/>
                <w:szCs w:val="24"/>
                <w:lang w:eastAsia="fr-FR"/>
              </w:rPr>
            </w:rPrChange>
          </w:rPr>
          <w:t xml:space="preserve">, they aim to destroy </w:t>
        </w:r>
      </w:ins>
      <w:ins w:id="644" w:author="Thomas Carteret" w:date="2021-04-07T16:32:00Z">
        <w:r w:rsidR="00E445FA" w:rsidRPr="006A4396">
          <w:rPr>
            <w:lang w:val="en-US"/>
          </w:rPr>
          <w:t>properties</w:t>
        </w:r>
      </w:ins>
      <w:ins w:id="645" w:author="Thomas Carteret" w:date="2021-04-07T15:52:00Z">
        <w:r w:rsidRPr="006A4396">
          <w:rPr>
            <w:lang w:val="en-US"/>
            <w:rPrChange w:id="646" w:author="Thomas Carteret" w:date="2021-04-07T16:08:00Z">
              <w:rPr>
                <w:rFonts w:ascii="Times New Roman" w:eastAsia="Times New Roman" w:hAnsi="Times New Roman" w:cs="Times New Roman"/>
                <w:szCs w:val="24"/>
                <w:lang w:eastAsia="fr-FR"/>
              </w:rPr>
            </w:rPrChange>
          </w:rPr>
          <w:t xml:space="preserve"> around the march. For the ones in a “panicked” state their goal is to run away from the march. As for the law enforcing agents (“players side“) the objective is to keep everything under control and stop things from escalating.</w:t>
        </w:r>
      </w:ins>
    </w:p>
    <w:p w14:paraId="7D6E17DD" w14:textId="42E46D19" w:rsidR="005779D4" w:rsidRPr="006A4396" w:rsidDel="00FE1FAA" w:rsidRDefault="000E1B2F" w:rsidP="000E1B2F">
      <w:pPr>
        <w:rPr>
          <w:del w:id="647" w:author="Thomas Carteret" w:date="2021-04-07T15:52:00Z"/>
          <w:lang w:val="en-US"/>
        </w:rPr>
      </w:pPr>
      <w:del w:id="648" w:author="Thomas Carteret" w:date="2021-04-07T15:52:00Z">
        <w:r w:rsidRPr="006A4396" w:rsidDel="00FE1FAA">
          <w:rPr>
            <w:lang w:val="en-US"/>
          </w:rPr>
          <w:delText>Describe your application, its purpose, the elements inside.</w:delText>
        </w:r>
      </w:del>
    </w:p>
    <w:p w14:paraId="039661E4" w14:textId="7CCF9137" w:rsidR="005779D4" w:rsidRPr="006A4396" w:rsidRDefault="000E1B2F">
      <w:pPr>
        <w:pStyle w:val="Titre2"/>
        <w:shd w:val="clear" w:color="auto" w:fill="FFFFFF"/>
        <w:rPr>
          <w:lang w:val="en-US"/>
        </w:rPr>
      </w:pPr>
      <w:bookmarkStart w:id="649" w:name="_Toc74303584"/>
      <w:bookmarkEnd w:id="624"/>
      <w:bookmarkEnd w:id="625"/>
      <w:r w:rsidRPr="006A4396">
        <w:rPr>
          <w:lang w:val="en-US"/>
        </w:rPr>
        <w:t xml:space="preserve">1.2. </w:t>
      </w:r>
      <w:del w:id="650" w:author="Thomas CARTERET" w:date="2021-06-11T11:56:00Z">
        <w:r w:rsidRPr="006A4396" w:rsidDel="00961444">
          <w:rPr>
            <w:lang w:val="en-US"/>
          </w:rPr>
          <w:delText xml:space="preserve">Expected </w:delText>
        </w:r>
      </w:del>
      <w:r w:rsidR="006B1263" w:rsidRPr="006A4396">
        <w:rPr>
          <w:lang w:val="en-US"/>
        </w:rPr>
        <w:t>M</w:t>
      </w:r>
      <w:r w:rsidRPr="006A4396">
        <w:rPr>
          <w:lang w:val="en-US"/>
        </w:rPr>
        <w:t>easurements</w:t>
      </w:r>
      <w:bookmarkEnd w:id="649"/>
    </w:p>
    <w:bookmarkEnd w:id="621"/>
    <w:bookmarkEnd w:id="622"/>
    <w:p w14:paraId="2AE658B6" w14:textId="4AF85414" w:rsidR="00FE1FAA" w:rsidRPr="006A4396" w:rsidRDefault="00FE1FAA">
      <w:pPr>
        <w:spacing w:before="100" w:beforeAutospacing="1" w:after="100" w:afterAutospacing="1"/>
        <w:rPr>
          <w:ins w:id="651" w:author="Thomas Carteret" w:date="2021-04-07T15:54:00Z"/>
          <w:lang w:val="en-US"/>
          <w:rPrChange w:id="652" w:author="Thomas Carteret" w:date="2021-04-07T16:08:00Z">
            <w:rPr>
              <w:ins w:id="653" w:author="Thomas Carteret" w:date="2021-04-07T15:54:00Z"/>
              <w:rFonts w:ascii="Times New Roman" w:eastAsia="Times New Roman" w:hAnsi="Times New Roman" w:cs="Times New Roman"/>
              <w:szCs w:val="24"/>
              <w:lang w:eastAsia="fr-FR"/>
            </w:rPr>
          </w:rPrChange>
        </w:rPr>
        <w:pPrChange w:id="654" w:author="Thomas Carteret" w:date="2021-04-07T15:54:00Z">
          <w:pPr>
            <w:numPr>
              <w:numId w:val="9"/>
            </w:numPr>
            <w:tabs>
              <w:tab w:val="num" w:pos="720"/>
            </w:tabs>
            <w:spacing w:before="100" w:beforeAutospacing="1" w:after="100" w:afterAutospacing="1"/>
            <w:ind w:left="720" w:hanging="360"/>
            <w:jc w:val="left"/>
          </w:pPr>
        </w:pPrChange>
      </w:pPr>
      <w:ins w:id="655" w:author="Thomas Carteret" w:date="2021-04-07T15:54:00Z">
        <w:r w:rsidRPr="006A4396">
          <w:rPr>
            <w:lang w:val="en-US"/>
            <w:rPrChange w:id="656" w:author="Thomas Carteret" w:date="2021-04-07T16:08:00Z">
              <w:rPr>
                <w:rFonts w:ascii="Times New Roman" w:eastAsia="Times New Roman" w:hAnsi="Times New Roman" w:cs="Times New Roman"/>
                <w:szCs w:val="24"/>
                <w:lang w:eastAsia="fr-FR"/>
              </w:rPr>
            </w:rPrChange>
          </w:rPr>
          <w:t>To study the behavior of the masses and get estimates on the “civility” of the protest we chose the following measurements:</w:t>
        </w:r>
      </w:ins>
    </w:p>
    <w:p w14:paraId="26CA1E38" w14:textId="77777777" w:rsidR="00E445FA" w:rsidRPr="00E445FA" w:rsidRDefault="00FE1FAA" w:rsidP="004D3966">
      <w:pPr>
        <w:pStyle w:val="Paragraphedeliste"/>
        <w:numPr>
          <w:ilvl w:val="0"/>
          <w:numId w:val="10"/>
        </w:numPr>
        <w:spacing w:before="100" w:beforeAutospacing="1" w:after="100" w:afterAutospacing="1"/>
        <w:rPr>
          <w:ins w:id="657" w:author="Thomas Carteret" w:date="2021-04-07T16:33:00Z"/>
          <w:rFonts w:eastAsia="Times New Roman"/>
          <w:lang w:val="en-US"/>
          <w:rPrChange w:id="658" w:author="Thomas Carteret" w:date="2021-04-07T16:33:00Z">
            <w:rPr>
              <w:ins w:id="659" w:author="Thomas Carteret" w:date="2021-04-07T16:33:00Z"/>
              <w:lang w:val="en-US"/>
            </w:rPr>
          </w:rPrChange>
        </w:rPr>
      </w:pPr>
      <w:ins w:id="660" w:author="Thomas Carteret" w:date="2021-04-07T15:55:00Z">
        <w:r w:rsidRPr="00E445FA">
          <w:rPr>
            <w:i/>
            <w:iCs/>
            <w:lang w:val="en-US"/>
            <w:rPrChange w:id="661" w:author="Thomas Carteret" w:date="2021-04-07T16:33:00Z">
              <w:rPr>
                <w:lang w:val="en-US"/>
              </w:rPr>
            </w:rPrChange>
          </w:rPr>
          <w:t>What:</w:t>
        </w:r>
        <w:r w:rsidRPr="00E445FA">
          <w:rPr>
            <w:lang w:val="en-US"/>
          </w:rPr>
          <w:t xml:space="preserve"> </w:t>
        </w:r>
      </w:ins>
      <w:ins w:id="662" w:author="Thomas Carteret" w:date="2021-04-07T15:54:00Z">
        <w:r w:rsidRPr="00E445FA">
          <w:rPr>
            <w:lang w:val="en-US"/>
            <w:rPrChange w:id="663" w:author="Thomas Carteret" w:date="2021-04-07T16:33:00Z">
              <w:rPr>
                <w:rFonts w:ascii="Times New Roman" w:eastAsia="Times New Roman" w:hAnsi="Times New Roman" w:cs="Times New Roman"/>
                <w:szCs w:val="24"/>
                <w:lang w:eastAsia="fr-FR"/>
              </w:rPr>
            </w:rPrChange>
          </w:rPr>
          <w:t>Damages (in %)</w:t>
        </w:r>
      </w:ins>
    </w:p>
    <w:p w14:paraId="63774D87" w14:textId="0C98E1C5" w:rsidR="00FE1FAA" w:rsidRDefault="00FE1FAA" w:rsidP="00E445FA">
      <w:pPr>
        <w:pStyle w:val="Paragraphedeliste"/>
        <w:spacing w:before="100" w:beforeAutospacing="1" w:after="100" w:afterAutospacing="1"/>
        <w:rPr>
          <w:ins w:id="664" w:author="Thomas Carteret" w:date="2021-04-07T16:35:00Z"/>
          <w:lang w:val="en-US"/>
        </w:rPr>
      </w:pPr>
      <w:ins w:id="665" w:author="Thomas Carteret" w:date="2021-04-07T15:55:00Z">
        <w:r w:rsidRPr="00E445FA">
          <w:rPr>
            <w:i/>
            <w:iCs/>
            <w:lang w:val="en-US"/>
            <w:rPrChange w:id="666" w:author="Thomas Carteret" w:date="2021-04-07T16:33:00Z">
              <w:rPr>
                <w:b/>
                <w:bCs/>
                <w:lang w:val="en-US"/>
              </w:rPr>
            </w:rPrChange>
          </w:rPr>
          <w:t>Why:</w:t>
        </w:r>
        <w:r w:rsidRPr="00E445FA">
          <w:rPr>
            <w:i/>
            <w:iCs/>
            <w:lang w:val="en-US"/>
          </w:rPr>
          <w:t xml:space="preserve"> </w:t>
        </w:r>
      </w:ins>
      <w:ins w:id="667" w:author="Thomas Carteret" w:date="2021-04-07T16:33:00Z">
        <w:r w:rsidR="00E445FA" w:rsidRPr="00E445FA">
          <w:rPr>
            <w:lang w:val="en-US"/>
            <w:rPrChange w:id="668" w:author="Thomas Carteret" w:date="2021-04-07T16:33:00Z">
              <w:rPr/>
            </w:rPrChange>
          </w:rPr>
          <w:t>this will allow us to estimate if the demonstration has degenerated or not.</w:t>
        </w:r>
      </w:ins>
    </w:p>
    <w:p w14:paraId="6019E854" w14:textId="77777777" w:rsidR="00E445FA" w:rsidRPr="00E445FA" w:rsidRDefault="00E445FA">
      <w:pPr>
        <w:pStyle w:val="Paragraphedeliste"/>
        <w:spacing w:before="100" w:beforeAutospacing="1" w:after="100" w:afterAutospacing="1"/>
        <w:rPr>
          <w:ins w:id="669" w:author="Thomas Carteret" w:date="2021-04-07T15:54:00Z"/>
          <w:rFonts w:eastAsia="Times New Roman"/>
          <w:lang w:val="en-US"/>
          <w:rPrChange w:id="670" w:author="Thomas Carteret" w:date="2021-04-07T16:33:00Z">
            <w:rPr>
              <w:ins w:id="671" w:author="Thomas Carteret" w:date="2021-04-07T15:54:00Z"/>
              <w:rFonts w:ascii="Times New Roman" w:eastAsia="Times New Roman" w:hAnsi="Times New Roman" w:cs="Times New Roman"/>
              <w:szCs w:val="24"/>
              <w:lang w:eastAsia="fr-FR"/>
            </w:rPr>
          </w:rPrChange>
        </w:rPr>
        <w:pPrChange w:id="672" w:author="Thomas Carteret" w:date="2021-04-07T16:33:00Z">
          <w:pPr>
            <w:numPr>
              <w:numId w:val="9"/>
            </w:numPr>
            <w:tabs>
              <w:tab w:val="num" w:pos="720"/>
            </w:tabs>
            <w:spacing w:before="100" w:beforeAutospacing="1" w:after="100" w:afterAutospacing="1"/>
            <w:ind w:left="720" w:hanging="360"/>
            <w:jc w:val="left"/>
          </w:pPr>
        </w:pPrChange>
      </w:pPr>
    </w:p>
    <w:p w14:paraId="1BD6127E" w14:textId="77777777" w:rsidR="00E445FA" w:rsidRPr="00E445FA" w:rsidRDefault="00FE1FAA" w:rsidP="00827650">
      <w:pPr>
        <w:pStyle w:val="Paragraphedeliste"/>
        <w:numPr>
          <w:ilvl w:val="0"/>
          <w:numId w:val="10"/>
        </w:numPr>
        <w:spacing w:before="100" w:beforeAutospacing="1" w:after="100" w:afterAutospacing="1"/>
        <w:rPr>
          <w:ins w:id="673" w:author="Thomas Carteret" w:date="2021-04-07T16:34:00Z"/>
          <w:rFonts w:eastAsia="Times New Roman"/>
          <w:lang w:val="en-US"/>
          <w:rPrChange w:id="674" w:author="Thomas Carteret" w:date="2021-04-07T16:34:00Z">
            <w:rPr>
              <w:ins w:id="675" w:author="Thomas Carteret" w:date="2021-04-07T16:34:00Z"/>
              <w:lang w:val="en-US"/>
            </w:rPr>
          </w:rPrChange>
        </w:rPr>
      </w:pPr>
      <w:ins w:id="676" w:author="Thomas Carteret" w:date="2021-04-07T15:55:00Z">
        <w:r w:rsidRPr="00E445FA">
          <w:rPr>
            <w:i/>
            <w:iCs/>
            <w:lang w:val="en-US"/>
          </w:rPr>
          <w:t>What:</w:t>
        </w:r>
        <w:r w:rsidRPr="00E445FA">
          <w:rPr>
            <w:lang w:val="en-US"/>
          </w:rPr>
          <w:t xml:space="preserve"> </w:t>
        </w:r>
      </w:ins>
      <w:ins w:id="677" w:author="Thomas Carteret" w:date="2021-04-07T15:54:00Z">
        <w:r w:rsidRPr="00E445FA">
          <w:rPr>
            <w:lang w:val="en-US"/>
            <w:rPrChange w:id="678" w:author="Thomas Carteret" w:date="2021-04-07T16:34:00Z">
              <w:rPr>
                <w:rFonts w:ascii="Times New Roman" w:eastAsia="Times New Roman" w:hAnsi="Times New Roman" w:cs="Times New Roman"/>
                <w:szCs w:val="24"/>
                <w:lang w:eastAsia="fr-FR"/>
              </w:rPr>
            </w:rPrChange>
          </w:rPr>
          <w:t>Evolution of the number of protesters in each state: aggressive, civil or panicked. (in %)</w:t>
        </w:r>
      </w:ins>
    </w:p>
    <w:p w14:paraId="1846A837" w14:textId="5CF2CD55" w:rsidR="00FE1FAA" w:rsidRDefault="00FE1FAA" w:rsidP="00E445FA">
      <w:pPr>
        <w:pStyle w:val="Paragraphedeliste"/>
        <w:spacing w:before="100" w:beforeAutospacing="1" w:after="100" w:afterAutospacing="1"/>
        <w:rPr>
          <w:ins w:id="679" w:author="Thomas Carteret" w:date="2021-04-07T16:35:00Z"/>
          <w:lang w:val="en-US"/>
        </w:rPr>
      </w:pPr>
      <w:ins w:id="680" w:author="Thomas Carteret" w:date="2021-04-07T15:55:00Z">
        <w:r w:rsidRPr="00E445FA">
          <w:rPr>
            <w:i/>
            <w:iCs/>
            <w:lang w:val="en-US"/>
          </w:rPr>
          <w:t xml:space="preserve">Why: </w:t>
        </w:r>
      </w:ins>
      <w:ins w:id="681" w:author="Thomas Carteret" w:date="2021-04-07T16:34:00Z">
        <w:r w:rsidR="00E445FA" w:rsidRPr="00E445FA">
          <w:rPr>
            <w:lang w:val="en-US"/>
            <w:rPrChange w:id="682" w:author="Thomas Carteret" w:date="2021-04-07T16:34:00Z">
              <w:rPr/>
            </w:rPrChange>
          </w:rPr>
          <w:t>this will allow us to see the evolution of the protestor’s state during the whole demonstration.</w:t>
        </w:r>
      </w:ins>
    </w:p>
    <w:p w14:paraId="69BC2884" w14:textId="77777777" w:rsidR="00E445FA" w:rsidRPr="00E445FA" w:rsidRDefault="00E445FA">
      <w:pPr>
        <w:pStyle w:val="Paragraphedeliste"/>
        <w:spacing w:before="100" w:beforeAutospacing="1" w:after="100" w:afterAutospacing="1"/>
        <w:rPr>
          <w:ins w:id="683" w:author="Thomas Carteret" w:date="2021-04-07T15:54:00Z"/>
          <w:rFonts w:eastAsia="Times New Roman"/>
          <w:lang w:val="en-US"/>
          <w:rPrChange w:id="684" w:author="Thomas Carteret" w:date="2021-04-07T16:34:00Z">
            <w:rPr>
              <w:ins w:id="685" w:author="Thomas Carteret" w:date="2021-04-07T15:54:00Z"/>
              <w:rFonts w:ascii="Times New Roman" w:eastAsia="Times New Roman" w:hAnsi="Times New Roman" w:cs="Times New Roman"/>
              <w:szCs w:val="24"/>
              <w:lang w:eastAsia="fr-FR"/>
            </w:rPr>
          </w:rPrChange>
        </w:rPr>
        <w:pPrChange w:id="686" w:author="Thomas Carteret" w:date="2021-04-07T16:34:00Z">
          <w:pPr>
            <w:numPr>
              <w:numId w:val="9"/>
            </w:numPr>
            <w:tabs>
              <w:tab w:val="num" w:pos="720"/>
            </w:tabs>
            <w:spacing w:before="100" w:beforeAutospacing="1" w:after="100" w:afterAutospacing="1"/>
            <w:ind w:left="720" w:hanging="360"/>
            <w:jc w:val="left"/>
          </w:pPr>
        </w:pPrChange>
      </w:pPr>
    </w:p>
    <w:p w14:paraId="320889BD" w14:textId="77777777" w:rsidR="00E445FA" w:rsidRPr="00E445FA" w:rsidRDefault="00FE1FAA" w:rsidP="00430DEF">
      <w:pPr>
        <w:pStyle w:val="Paragraphedeliste"/>
        <w:numPr>
          <w:ilvl w:val="0"/>
          <w:numId w:val="10"/>
        </w:numPr>
        <w:spacing w:before="100" w:beforeAutospacing="1" w:after="100" w:afterAutospacing="1"/>
        <w:rPr>
          <w:ins w:id="687" w:author="Thomas Carteret" w:date="2021-04-07T16:35:00Z"/>
          <w:rFonts w:eastAsia="Times New Roman"/>
          <w:lang w:val="en-US"/>
          <w:rPrChange w:id="688" w:author="Thomas Carteret" w:date="2021-04-07T16:35:00Z">
            <w:rPr>
              <w:ins w:id="689" w:author="Thomas Carteret" w:date="2021-04-07T16:35:00Z"/>
              <w:lang w:val="en-US"/>
            </w:rPr>
          </w:rPrChange>
        </w:rPr>
      </w:pPr>
      <w:ins w:id="690" w:author="Thomas Carteret" w:date="2021-04-07T15:55:00Z">
        <w:r w:rsidRPr="00E445FA">
          <w:rPr>
            <w:i/>
            <w:iCs/>
            <w:lang w:val="en-US"/>
          </w:rPr>
          <w:t>What:</w:t>
        </w:r>
        <w:r w:rsidRPr="00E445FA">
          <w:rPr>
            <w:lang w:val="en-US"/>
          </w:rPr>
          <w:t xml:space="preserve"> </w:t>
        </w:r>
      </w:ins>
      <w:ins w:id="691" w:author="Thomas Carteret" w:date="2021-04-07T15:54:00Z">
        <w:r w:rsidRPr="00E445FA">
          <w:rPr>
            <w:lang w:val="en-US"/>
            <w:rPrChange w:id="692" w:author="Thomas Carteret" w:date="2021-04-07T16:35:00Z">
              <w:rPr>
                <w:rFonts w:ascii="Times New Roman" w:eastAsia="Times New Roman" w:hAnsi="Times New Roman" w:cs="Times New Roman"/>
                <w:szCs w:val="24"/>
                <w:lang w:eastAsia="fr-FR"/>
              </w:rPr>
            </w:rPrChange>
          </w:rPr>
          <w:t>Number of people that arrived peacefully</w:t>
        </w:r>
      </w:ins>
    </w:p>
    <w:p w14:paraId="69AFF4A9" w14:textId="726B4CB5" w:rsidR="00FE1FAA" w:rsidRDefault="00FE1FAA" w:rsidP="00E445FA">
      <w:pPr>
        <w:pStyle w:val="Paragraphedeliste"/>
        <w:spacing w:before="100" w:beforeAutospacing="1" w:after="100" w:afterAutospacing="1"/>
        <w:rPr>
          <w:ins w:id="693" w:author="Thomas Carteret" w:date="2021-04-07T16:35:00Z"/>
          <w:i/>
          <w:iCs/>
          <w:lang w:val="en-US"/>
        </w:rPr>
      </w:pPr>
      <w:ins w:id="694" w:author="Thomas Carteret" w:date="2021-04-07T15:56:00Z">
        <w:r w:rsidRPr="00E445FA">
          <w:rPr>
            <w:i/>
            <w:iCs/>
            <w:lang w:val="en-US"/>
          </w:rPr>
          <w:t>Why:</w:t>
        </w:r>
      </w:ins>
      <w:ins w:id="695" w:author="Thomas Carteret" w:date="2021-04-07T16:35:00Z">
        <w:r w:rsidR="00E445FA" w:rsidRPr="00E445FA">
          <w:rPr>
            <w:i/>
            <w:iCs/>
            <w:lang w:val="en-US"/>
          </w:rPr>
          <w:t xml:space="preserve"> </w:t>
        </w:r>
        <w:r w:rsidR="00E445FA" w:rsidRPr="00E445FA">
          <w:rPr>
            <w:lang w:val="en-US"/>
            <w:rPrChange w:id="696" w:author="Thomas Carteret" w:date="2021-04-07T16:35:00Z">
              <w:rPr/>
            </w:rPrChange>
          </w:rPr>
          <w:t xml:space="preserve">This serves to show how many protestors ended the demonstration peacefully. </w:t>
        </w:r>
      </w:ins>
      <w:ins w:id="697" w:author="Thomas Carteret" w:date="2021-04-07T15:56:00Z">
        <w:r w:rsidRPr="00E445FA">
          <w:rPr>
            <w:i/>
            <w:iCs/>
            <w:lang w:val="en-US"/>
          </w:rPr>
          <w:t xml:space="preserve"> </w:t>
        </w:r>
      </w:ins>
    </w:p>
    <w:p w14:paraId="196AA628" w14:textId="77777777" w:rsidR="00E445FA" w:rsidRPr="00E445FA" w:rsidRDefault="00E445FA">
      <w:pPr>
        <w:pStyle w:val="Paragraphedeliste"/>
        <w:spacing w:before="100" w:beforeAutospacing="1" w:after="100" w:afterAutospacing="1"/>
        <w:rPr>
          <w:ins w:id="698" w:author="Thomas Carteret" w:date="2021-04-07T15:54:00Z"/>
          <w:rFonts w:eastAsia="Times New Roman"/>
          <w:lang w:val="en-US"/>
          <w:rPrChange w:id="699" w:author="Thomas Carteret" w:date="2021-04-07T16:35:00Z">
            <w:rPr>
              <w:ins w:id="700" w:author="Thomas Carteret" w:date="2021-04-07T15:54:00Z"/>
              <w:rFonts w:ascii="Times New Roman" w:eastAsia="Times New Roman" w:hAnsi="Times New Roman" w:cs="Times New Roman"/>
              <w:szCs w:val="24"/>
              <w:lang w:eastAsia="fr-FR"/>
            </w:rPr>
          </w:rPrChange>
        </w:rPr>
        <w:pPrChange w:id="701" w:author="Thomas Carteret" w:date="2021-04-07T16:35:00Z">
          <w:pPr>
            <w:numPr>
              <w:numId w:val="9"/>
            </w:numPr>
            <w:tabs>
              <w:tab w:val="num" w:pos="720"/>
            </w:tabs>
            <w:spacing w:before="100" w:beforeAutospacing="1" w:after="100" w:afterAutospacing="1"/>
            <w:ind w:left="720" w:hanging="360"/>
            <w:jc w:val="left"/>
          </w:pPr>
        </w:pPrChange>
      </w:pPr>
    </w:p>
    <w:p w14:paraId="39A01BD7" w14:textId="77777777" w:rsidR="00E445FA" w:rsidRPr="00E445FA" w:rsidRDefault="00FE1FAA" w:rsidP="00726673">
      <w:pPr>
        <w:pStyle w:val="Paragraphedeliste"/>
        <w:numPr>
          <w:ilvl w:val="0"/>
          <w:numId w:val="10"/>
        </w:numPr>
        <w:spacing w:before="100" w:beforeAutospacing="1" w:after="100" w:afterAutospacing="1"/>
        <w:rPr>
          <w:ins w:id="702" w:author="Thomas Carteret" w:date="2021-04-07T16:35:00Z"/>
          <w:rFonts w:eastAsia="Times New Roman"/>
          <w:lang w:val="en-US"/>
          <w:rPrChange w:id="703" w:author="Thomas Carteret" w:date="2021-04-07T16:35:00Z">
            <w:rPr>
              <w:ins w:id="704" w:author="Thomas Carteret" w:date="2021-04-07T16:35:00Z"/>
              <w:lang w:val="en-US"/>
            </w:rPr>
          </w:rPrChange>
        </w:rPr>
      </w:pPr>
      <w:ins w:id="705" w:author="Thomas Carteret" w:date="2021-04-07T15:55:00Z">
        <w:r w:rsidRPr="00E445FA">
          <w:rPr>
            <w:i/>
            <w:iCs/>
            <w:lang w:val="en-US"/>
          </w:rPr>
          <w:t>What:</w:t>
        </w:r>
        <w:r w:rsidRPr="00E445FA">
          <w:rPr>
            <w:lang w:val="en-US"/>
          </w:rPr>
          <w:t xml:space="preserve"> </w:t>
        </w:r>
      </w:ins>
      <w:ins w:id="706" w:author="Thomas Carteret" w:date="2021-04-07T15:54:00Z">
        <w:r w:rsidRPr="00E445FA">
          <w:rPr>
            <w:lang w:val="en-US"/>
            <w:rPrChange w:id="707" w:author="Thomas Carteret" w:date="2021-04-07T16:35:00Z">
              <w:rPr>
                <w:rFonts w:ascii="Times New Roman" w:eastAsia="Times New Roman" w:hAnsi="Times New Roman" w:cs="Times New Roman"/>
                <w:szCs w:val="24"/>
                <w:lang w:eastAsia="fr-FR"/>
              </w:rPr>
            </w:rPrChange>
          </w:rPr>
          <w:t>Number of arrests</w:t>
        </w:r>
      </w:ins>
    </w:p>
    <w:p w14:paraId="1E49D774" w14:textId="4E58DB40" w:rsidR="00FE1FAA" w:rsidRDefault="00FE1FAA" w:rsidP="00E445FA">
      <w:pPr>
        <w:pStyle w:val="Paragraphedeliste"/>
        <w:spacing w:before="100" w:beforeAutospacing="1" w:after="100" w:afterAutospacing="1"/>
        <w:rPr>
          <w:ins w:id="708" w:author="Thomas Carteret" w:date="2021-04-07T16:35:00Z"/>
          <w:i/>
          <w:iCs/>
          <w:lang w:val="en-US"/>
        </w:rPr>
      </w:pPr>
      <w:ins w:id="709" w:author="Thomas Carteret" w:date="2021-04-07T15:56:00Z">
        <w:r w:rsidRPr="00E445FA">
          <w:rPr>
            <w:i/>
            <w:iCs/>
            <w:lang w:val="en-US"/>
          </w:rPr>
          <w:t>Why:</w:t>
        </w:r>
      </w:ins>
      <w:ins w:id="710" w:author="Thomas Carteret" w:date="2021-04-07T16:35:00Z">
        <w:r w:rsidR="00E445FA" w:rsidRPr="00E445FA">
          <w:rPr>
            <w:lang w:val="en-US"/>
            <w:rPrChange w:id="711" w:author="Thomas Carteret" w:date="2021-04-07T16:35:00Z">
              <w:rPr/>
            </w:rPrChange>
          </w:rPr>
          <w:t xml:space="preserve"> This will show the capability of arrest of the CRS and will be an indicator of escalating demonstrations.</w:t>
        </w:r>
      </w:ins>
      <w:ins w:id="712" w:author="Thomas Carteret" w:date="2021-04-07T15:56:00Z">
        <w:r w:rsidRPr="00E445FA">
          <w:rPr>
            <w:i/>
            <w:iCs/>
            <w:lang w:val="en-US"/>
          </w:rPr>
          <w:t xml:space="preserve"> </w:t>
        </w:r>
      </w:ins>
    </w:p>
    <w:p w14:paraId="41DFFF6A" w14:textId="77777777" w:rsidR="00E445FA" w:rsidRPr="00E445FA" w:rsidRDefault="00E445FA">
      <w:pPr>
        <w:pStyle w:val="Paragraphedeliste"/>
        <w:spacing w:before="100" w:beforeAutospacing="1" w:after="100" w:afterAutospacing="1"/>
        <w:rPr>
          <w:ins w:id="713" w:author="Thomas Carteret" w:date="2021-04-07T15:54:00Z"/>
          <w:rFonts w:eastAsia="Times New Roman"/>
          <w:lang w:val="en-US"/>
          <w:rPrChange w:id="714" w:author="Thomas Carteret" w:date="2021-04-07T16:35:00Z">
            <w:rPr>
              <w:ins w:id="715" w:author="Thomas Carteret" w:date="2021-04-07T15:54:00Z"/>
              <w:rFonts w:ascii="Times New Roman" w:eastAsia="Times New Roman" w:hAnsi="Times New Roman" w:cs="Times New Roman"/>
              <w:szCs w:val="24"/>
              <w:lang w:eastAsia="fr-FR"/>
            </w:rPr>
          </w:rPrChange>
        </w:rPr>
        <w:pPrChange w:id="716" w:author="Thomas Carteret" w:date="2021-04-07T16:35:00Z">
          <w:pPr>
            <w:numPr>
              <w:numId w:val="9"/>
            </w:numPr>
            <w:tabs>
              <w:tab w:val="num" w:pos="720"/>
            </w:tabs>
            <w:spacing w:before="100" w:beforeAutospacing="1" w:after="100" w:afterAutospacing="1"/>
            <w:ind w:left="720" w:hanging="360"/>
            <w:jc w:val="left"/>
          </w:pPr>
        </w:pPrChange>
      </w:pPr>
    </w:p>
    <w:p w14:paraId="5BE2F576" w14:textId="77777777" w:rsidR="00E445FA" w:rsidRPr="00E445FA" w:rsidRDefault="00FE1FAA" w:rsidP="001B442F">
      <w:pPr>
        <w:pStyle w:val="Paragraphedeliste"/>
        <w:numPr>
          <w:ilvl w:val="0"/>
          <w:numId w:val="10"/>
        </w:numPr>
        <w:spacing w:before="100" w:beforeAutospacing="1" w:after="100" w:afterAutospacing="1"/>
        <w:rPr>
          <w:ins w:id="717" w:author="Thomas Carteret" w:date="2021-04-07T16:36:00Z"/>
          <w:rFonts w:eastAsia="Times New Roman"/>
          <w:lang w:val="en-US"/>
          <w:rPrChange w:id="718" w:author="Thomas Carteret" w:date="2021-04-07T16:36:00Z">
            <w:rPr>
              <w:ins w:id="719" w:author="Thomas Carteret" w:date="2021-04-07T16:36:00Z"/>
              <w:lang w:val="en-US"/>
            </w:rPr>
          </w:rPrChange>
        </w:rPr>
      </w:pPr>
      <w:ins w:id="720" w:author="Thomas Carteret" w:date="2021-04-07T15:55:00Z">
        <w:r w:rsidRPr="00E445FA">
          <w:rPr>
            <w:i/>
            <w:iCs/>
            <w:lang w:val="en-US"/>
          </w:rPr>
          <w:t>What:</w:t>
        </w:r>
        <w:r w:rsidRPr="00E445FA">
          <w:rPr>
            <w:lang w:val="en-US"/>
          </w:rPr>
          <w:t xml:space="preserve"> </w:t>
        </w:r>
      </w:ins>
      <w:ins w:id="721" w:author="Thomas Carteret" w:date="2021-04-07T15:54:00Z">
        <w:r w:rsidRPr="00E445FA">
          <w:rPr>
            <w:lang w:val="en-US"/>
            <w:rPrChange w:id="722" w:author="Thomas Carteret" w:date="2021-04-07T16:36:00Z">
              <w:rPr>
                <w:rFonts w:ascii="Times New Roman" w:eastAsia="Times New Roman" w:hAnsi="Times New Roman" w:cs="Times New Roman"/>
                <w:szCs w:val="24"/>
                <w:lang w:eastAsia="fr-FR"/>
              </w:rPr>
            </w:rPrChange>
          </w:rPr>
          <w:t>Number of escapees</w:t>
        </w:r>
      </w:ins>
    </w:p>
    <w:p w14:paraId="11DB51BD" w14:textId="2CEF9878" w:rsidR="00FE1FAA" w:rsidRDefault="00FE1FAA" w:rsidP="00E445FA">
      <w:pPr>
        <w:pStyle w:val="Paragraphedeliste"/>
        <w:spacing w:before="100" w:beforeAutospacing="1" w:after="100" w:afterAutospacing="1"/>
        <w:rPr>
          <w:ins w:id="723" w:author="Thomas Carteret" w:date="2021-04-07T16:36:00Z"/>
          <w:lang w:val="en-US"/>
        </w:rPr>
      </w:pPr>
      <w:ins w:id="724" w:author="Thomas Carteret" w:date="2021-04-07T15:56:00Z">
        <w:r w:rsidRPr="00E445FA">
          <w:rPr>
            <w:i/>
            <w:iCs/>
            <w:lang w:val="en-US"/>
          </w:rPr>
          <w:t xml:space="preserve">Why: </w:t>
        </w:r>
      </w:ins>
      <w:ins w:id="725" w:author="Thomas Carteret" w:date="2021-04-07T16:36:00Z">
        <w:r w:rsidR="00E445FA" w:rsidRPr="00E445FA">
          <w:rPr>
            <w:lang w:val="en-US"/>
            <w:rPrChange w:id="726" w:author="Thomas Carteret" w:date="2021-04-07T16:36:00Z">
              <w:rPr/>
            </w:rPrChange>
          </w:rPr>
          <w:t>It will be used to see how much panic was caused during the event.</w:t>
        </w:r>
      </w:ins>
    </w:p>
    <w:p w14:paraId="7EB8FCF2" w14:textId="77777777" w:rsidR="00E445FA" w:rsidRPr="00E445FA" w:rsidRDefault="00E445FA">
      <w:pPr>
        <w:pStyle w:val="Paragraphedeliste"/>
        <w:spacing w:before="100" w:beforeAutospacing="1" w:after="100" w:afterAutospacing="1"/>
        <w:rPr>
          <w:ins w:id="727" w:author="Thomas Carteret" w:date="2021-04-07T15:54:00Z"/>
          <w:rFonts w:eastAsia="Times New Roman"/>
          <w:lang w:val="en-US"/>
          <w:rPrChange w:id="728" w:author="Thomas Carteret" w:date="2021-04-07T16:36:00Z">
            <w:rPr>
              <w:ins w:id="729" w:author="Thomas Carteret" w:date="2021-04-07T15:54:00Z"/>
              <w:rFonts w:ascii="Times New Roman" w:eastAsia="Times New Roman" w:hAnsi="Times New Roman" w:cs="Times New Roman"/>
              <w:szCs w:val="24"/>
              <w:lang w:eastAsia="fr-FR"/>
            </w:rPr>
          </w:rPrChange>
        </w:rPr>
        <w:pPrChange w:id="730" w:author="Thomas Carteret" w:date="2021-04-07T16:36:00Z">
          <w:pPr>
            <w:numPr>
              <w:numId w:val="9"/>
            </w:numPr>
            <w:tabs>
              <w:tab w:val="num" w:pos="720"/>
            </w:tabs>
            <w:spacing w:before="100" w:beforeAutospacing="1" w:after="100" w:afterAutospacing="1"/>
            <w:ind w:left="720" w:hanging="360"/>
            <w:jc w:val="left"/>
          </w:pPr>
        </w:pPrChange>
      </w:pPr>
    </w:p>
    <w:p w14:paraId="3DEA299E" w14:textId="77777777" w:rsidR="00F72392" w:rsidRDefault="00F72392">
      <w:pPr>
        <w:spacing w:before="0" w:after="0"/>
        <w:jc w:val="left"/>
        <w:rPr>
          <w:ins w:id="731" w:author="Thomas Carteret" w:date="2021-04-07T16:42:00Z"/>
          <w:b/>
          <w:bCs/>
          <w:caps/>
          <w:spacing w:val="15"/>
          <w:szCs w:val="22"/>
          <w:lang w:val="en-US"/>
        </w:rPr>
      </w:pPr>
      <w:ins w:id="732" w:author="Thomas Carteret" w:date="2021-04-07T16:42:00Z">
        <w:r>
          <w:rPr>
            <w:lang w:val="en-US"/>
          </w:rPr>
          <w:br w:type="page"/>
        </w:r>
      </w:ins>
    </w:p>
    <w:p w14:paraId="3B360AD2" w14:textId="035DBB61" w:rsidR="000E1B2F" w:rsidRPr="006A4396" w:rsidDel="00FE1FAA" w:rsidRDefault="000E1B2F" w:rsidP="000E1B2F">
      <w:pPr>
        <w:rPr>
          <w:del w:id="733" w:author="Thomas Carteret" w:date="2021-04-07T15:56:00Z"/>
          <w:lang w:val="en-US"/>
        </w:rPr>
      </w:pPr>
      <w:del w:id="734" w:author="Thomas Carteret" w:date="2021-04-07T15:54:00Z">
        <w:r w:rsidRPr="006A4396" w:rsidDel="00FE1FAA">
          <w:rPr>
            <w:lang w:val="en-US"/>
          </w:rPr>
          <w:lastRenderedPageBreak/>
          <w:delText xml:space="preserve">List </w:delText>
        </w:r>
      </w:del>
      <w:del w:id="735" w:author="Thomas Carteret" w:date="2021-04-07T15:56:00Z">
        <w:r w:rsidRPr="006A4396" w:rsidDel="00FE1FAA">
          <w:rPr>
            <w:lang w:val="en-US"/>
          </w:rPr>
          <w:delText>the values that you would like to measure from the simulation, e.g. the average travel duration for the agents, the average density of population, etc.):</w:delText>
        </w:r>
      </w:del>
    </w:p>
    <w:p w14:paraId="2349ED76" w14:textId="260CB9CC" w:rsidR="000E1B2F" w:rsidRPr="006A4396" w:rsidDel="00FE1FAA" w:rsidRDefault="000E1B2F" w:rsidP="000E1B2F">
      <w:pPr>
        <w:pStyle w:val="Paragraphedeliste"/>
        <w:numPr>
          <w:ilvl w:val="0"/>
          <w:numId w:val="1"/>
        </w:numPr>
        <w:rPr>
          <w:del w:id="736" w:author="Thomas Carteret" w:date="2021-04-07T15:56:00Z"/>
          <w:lang w:val="en-US"/>
        </w:rPr>
      </w:pPr>
      <w:del w:id="737" w:author="Thomas Carteret" w:date="2021-04-07T15:56:00Z">
        <w:r w:rsidRPr="006A4396" w:rsidDel="00FE1FAA">
          <w:rPr>
            <w:lang w:val="en-US"/>
          </w:rPr>
          <w:delText>Measure 1:</w:delText>
        </w:r>
      </w:del>
    </w:p>
    <w:p w14:paraId="6627932B" w14:textId="36742712" w:rsidR="000E1B2F" w:rsidRPr="006A4396" w:rsidDel="00FE1FAA" w:rsidRDefault="000E1B2F" w:rsidP="000E1B2F">
      <w:pPr>
        <w:pStyle w:val="Paragraphedeliste"/>
        <w:numPr>
          <w:ilvl w:val="1"/>
          <w:numId w:val="1"/>
        </w:numPr>
        <w:rPr>
          <w:del w:id="738" w:author="Thomas Carteret" w:date="2021-04-07T15:56:00Z"/>
          <w:lang w:val="en-US"/>
        </w:rPr>
      </w:pPr>
      <w:del w:id="739" w:author="Thomas Carteret" w:date="2021-04-07T15:56:00Z">
        <w:r w:rsidRPr="006A4396" w:rsidDel="00FE1FAA">
          <w:rPr>
            <w:lang w:val="en-US"/>
          </w:rPr>
          <w:delText>What: explain what will be measured</w:delText>
        </w:r>
      </w:del>
    </w:p>
    <w:p w14:paraId="0348A37D" w14:textId="5AD446E8" w:rsidR="00E47787" w:rsidRPr="006A4396" w:rsidDel="00FE1FAA" w:rsidRDefault="000E1B2F" w:rsidP="00E47787">
      <w:pPr>
        <w:spacing w:before="0" w:after="0"/>
        <w:jc w:val="left"/>
        <w:rPr>
          <w:ins w:id="740" w:author="Thomas Carteret" w:date="2021-03-29T15:34:00Z"/>
          <w:del w:id="741" w:author="Thomas Carteret" w:date="2021-04-07T15:56:00Z"/>
          <w:b/>
          <w:bCs/>
          <w:caps/>
          <w:spacing w:val="15"/>
          <w:szCs w:val="22"/>
          <w:lang w:val="en-US"/>
        </w:rPr>
      </w:pPr>
      <w:del w:id="742" w:author="Thomas Carteret" w:date="2021-04-07T15:56:00Z">
        <w:r w:rsidRPr="006A4396" w:rsidDel="00FE1FAA">
          <w:rPr>
            <w:lang w:val="en-US"/>
          </w:rPr>
          <w:delText>Why: Explain why it is interesting to measure.</w:delText>
        </w:r>
      </w:del>
    </w:p>
    <w:p w14:paraId="14B4921C" w14:textId="7D9EA810" w:rsidR="00E47787" w:rsidRPr="006A4396" w:rsidRDefault="00883FDB" w:rsidP="00E47787">
      <w:pPr>
        <w:pStyle w:val="Titre1"/>
        <w:shd w:val="clear" w:color="auto" w:fill="8DB3E2"/>
        <w:rPr>
          <w:ins w:id="743" w:author="Thomas Carteret" w:date="2021-03-29T15:34:00Z"/>
          <w:lang w:val="en-US"/>
        </w:rPr>
      </w:pPr>
      <w:bookmarkStart w:id="744" w:name="_Toc74303585"/>
      <w:ins w:id="745" w:author="Thomas CARTERET" w:date="2021-06-11T11:42:00Z">
        <w:r>
          <w:rPr>
            <w:lang w:val="en-US"/>
          </w:rPr>
          <w:t>2</w:t>
        </w:r>
      </w:ins>
      <w:ins w:id="746" w:author="Thomas Carteret" w:date="2021-03-29T15:34:00Z">
        <w:del w:id="747" w:author="Thomas CARTERET" w:date="2021-06-11T11:42:00Z">
          <w:r w:rsidR="00E47787" w:rsidRPr="006A4396" w:rsidDel="00883FDB">
            <w:rPr>
              <w:lang w:val="en-US"/>
            </w:rPr>
            <w:delText>1</w:delText>
          </w:r>
        </w:del>
        <w:r w:rsidR="00E47787" w:rsidRPr="006A4396">
          <w:rPr>
            <w:rFonts w:cstheme="minorHAnsi"/>
            <w:lang w:val="en-US"/>
          </w:rPr>
          <w:t>. Project Management</w:t>
        </w:r>
        <w:bookmarkEnd w:id="744"/>
      </w:ins>
    </w:p>
    <w:p w14:paraId="6E55E947" w14:textId="38F5FDEA" w:rsidR="00E47787" w:rsidRPr="006A4396" w:rsidRDefault="00E47787" w:rsidP="00E47787">
      <w:pPr>
        <w:pStyle w:val="Titre2"/>
        <w:shd w:val="clear" w:color="auto" w:fill="FFFFFF"/>
        <w:rPr>
          <w:ins w:id="748" w:author="Thomas Carteret" w:date="2021-03-29T15:34:00Z"/>
          <w:lang w:val="en-US"/>
        </w:rPr>
      </w:pPr>
      <w:bookmarkStart w:id="749" w:name="_Toc74303586"/>
      <w:ins w:id="750" w:author="Thomas Carteret" w:date="2021-03-29T15:34:00Z">
        <w:r w:rsidRPr="006A4396">
          <w:rPr>
            <w:lang w:val="en-US"/>
          </w:rPr>
          <w:t xml:space="preserve">1.1. </w:t>
        </w:r>
      </w:ins>
      <w:ins w:id="751" w:author="Thomas Carteret" w:date="2021-03-29T15:36:00Z">
        <w:r w:rsidRPr="006A4396">
          <w:rPr>
            <w:lang w:val="en-US"/>
          </w:rPr>
          <w:t>Agile methodology and Scrum Application</w:t>
        </w:r>
      </w:ins>
      <w:bookmarkEnd w:id="749"/>
    </w:p>
    <w:p w14:paraId="465B5FC0" w14:textId="3EE9B3FA" w:rsidR="00740D47" w:rsidRPr="006A4396" w:rsidRDefault="00F401FF" w:rsidP="00F401FF">
      <w:pPr>
        <w:rPr>
          <w:ins w:id="752" w:author="Thomas Carteret" w:date="2021-04-01T18:40:00Z"/>
          <w:lang w:val="en-US"/>
        </w:rPr>
      </w:pPr>
      <w:ins w:id="753" w:author="Thomas Carteret" w:date="2021-04-01T18:22:00Z">
        <w:r w:rsidRPr="006A4396">
          <w:rPr>
            <w:lang w:val="en-US"/>
          </w:rPr>
          <w:t xml:space="preserve"> </w:t>
        </w:r>
      </w:ins>
      <w:ins w:id="754" w:author="Thomas Carteret" w:date="2021-04-01T18:24:00Z">
        <w:r w:rsidRPr="006A4396">
          <w:rPr>
            <w:lang w:val="en-US"/>
          </w:rPr>
          <w:t xml:space="preserve">We have chosen to use the agile methodology because </w:t>
        </w:r>
      </w:ins>
      <w:ins w:id="755" w:author="Thomas Carteret" w:date="2021-04-01T18:25:00Z">
        <w:r w:rsidRPr="006A4396">
          <w:rPr>
            <w:lang w:val="en-US"/>
          </w:rPr>
          <w:t>we are working</w:t>
        </w:r>
      </w:ins>
      <w:ins w:id="756" w:author="Thomas Carteret" w:date="2021-04-01T18:26:00Z">
        <w:r w:rsidRPr="006A4396">
          <w:rPr>
            <w:lang w:val="en-US"/>
          </w:rPr>
          <w:t xml:space="preserve"> in small </w:t>
        </w:r>
      </w:ins>
      <w:ins w:id="757" w:author="Thomas Carteret" w:date="2021-04-01T18:39:00Z">
        <w:r w:rsidR="00740D47" w:rsidRPr="006A4396">
          <w:rPr>
            <w:lang w:val="en-US"/>
          </w:rPr>
          <w:t>effective</w:t>
        </w:r>
      </w:ins>
      <w:ins w:id="758" w:author="Thomas Carteret" w:date="2021-04-01T18:26:00Z">
        <w:r w:rsidRPr="006A4396">
          <w:rPr>
            <w:lang w:val="en-US"/>
          </w:rPr>
          <w:t xml:space="preserve"> with short deadlines. </w:t>
        </w:r>
      </w:ins>
      <w:ins w:id="759" w:author="Thomas Carteret" w:date="2021-04-01T18:27:00Z">
        <w:r w:rsidRPr="006A4396">
          <w:rPr>
            <w:lang w:val="en-US"/>
          </w:rPr>
          <w:t xml:space="preserve">Indeed, this methodology designed according </w:t>
        </w:r>
      </w:ins>
      <w:ins w:id="760" w:author="Thomas Carteret" w:date="2021-04-01T18:28:00Z">
        <w:r w:rsidRPr="006A4396">
          <w:rPr>
            <w:lang w:val="en-US"/>
          </w:rPr>
          <w:t xml:space="preserve">to </w:t>
        </w:r>
      </w:ins>
      <w:ins w:id="761" w:author="Thomas Carteret" w:date="2021-04-01T18:27:00Z">
        <w:r w:rsidRPr="006A4396">
          <w:rPr>
            <w:lang w:val="en-US"/>
          </w:rPr>
          <w:t xml:space="preserve">the startup state of mind </w:t>
        </w:r>
      </w:ins>
      <w:ins w:id="762" w:author="Thomas Carteret" w:date="2021-04-01T18:39:00Z">
        <w:r w:rsidR="00740D47" w:rsidRPr="006A4396">
          <w:rPr>
            <w:lang w:val="en-US"/>
          </w:rPr>
          <w:t xml:space="preserve">which </w:t>
        </w:r>
      </w:ins>
      <w:ins w:id="763" w:author="Thomas Carteret" w:date="2021-04-01T18:27:00Z">
        <w:r w:rsidRPr="006A4396">
          <w:rPr>
            <w:lang w:val="en-US"/>
          </w:rPr>
          <w:t xml:space="preserve">is perfectly suitable for our </w:t>
        </w:r>
      </w:ins>
      <w:ins w:id="764" w:author="Thomas Carteret" w:date="2021-04-01T18:28:00Z">
        <w:r w:rsidRPr="006A4396">
          <w:rPr>
            <w:lang w:val="en-US"/>
          </w:rPr>
          <w:t>management requirements</w:t>
        </w:r>
      </w:ins>
      <w:ins w:id="765" w:author="Thomas Carteret" w:date="2021-04-01T18:27:00Z">
        <w:r w:rsidRPr="006A4396">
          <w:rPr>
            <w:lang w:val="en-US"/>
          </w:rPr>
          <w:t xml:space="preserve">. </w:t>
        </w:r>
      </w:ins>
      <w:ins w:id="766" w:author="Thomas Carteret" w:date="2021-04-01T18:32:00Z">
        <w:r w:rsidR="00740D47" w:rsidRPr="006A4396">
          <w:rPr>
            <w:lang w:val="en-US"/>
          </w:rPr>
          <w:t xml:space="preserve">More precisely, we will use the Scrum application </w:t>
        </w:r>
      </w:ins>
      <w:ins w:id="767" w:author="Thomas Carteret" w:date="2021-04-01T18:33:00Z">
        <w:r w:rsidR="00740D47" w:rsidRPr="006A4396">
          <w:rPr>
            <w:lang w:val="en-US"/>
          </w:rPr>
          <w:t>and mainly</w:t>
        </w:r>
      </w:ins>
      <w:ins w:id="768" w:author="Thomas Carteret" w:date="2021-04-01T18:34:00Z">
        <w:r w:rsidR="00740D47" w:rsidRPr="006A4396">
          <w:rPr>
            <w:lang w:val="en-US"/>
          </w:rPr>
          <w:t xml:space="preserve"> the rituals gravitating around. It will help us </w:t>
        </w:r>
      </w:ins>
      <w:ins w:id="769" w:author="Thomas Carteret" w:date="2021-04-01T18:35:00Z">
        <w:r w:rsidR="00740D47" w:rsidRPr="006A4396">
          <w:rPr>
            <w:lang w:val="en-US"/>
          </w:rPr>
          <w:t xml:space="preserve">to have a dynamic and more human oriented. Our main goal is to avoid the waste of time that the </w:t>
        </w:r>
      </w:ins>
      <w:ins w:id="770" w:author="Thomas Carteret" w:date="2021-04-01T18:36:00Z">
        <w:r w:rsidR="00740D47" w:rsidRPr="006A4396">
          <w:rPr>
            <w:lang w:val="en-US"/>
          </w:rPr>
          <w:t>provisional</w:t>
        </w:r>
      </w:ins>
      <w:ins w:id="771" w:author="Thomas Carteret" w:date="2021-04-01T18:35:00Z">
        <w:r w:rsidR="00740D47" w:rsidRPr="006A4396">
          <w:rPr>
            <w:lang w:val="en-US"/>
          </w:rPr>
          <w:t xml:space="preserve"> planning that won’t be followed represent. The objective here is to focus on efficienc</w:t>
        </w:r>
      </w:ins>
      <w:ins w:id="772" w:author="Thomas Carteret" w:date="2021-04-01T18:36:00Z">
        <w:r w:rsidR="00740D47" w:rsidRPr="006A4396">
          <w:rPr>
            <w:lang w:val="en-US"/>
          </w:rPr>
          <w:t>y with monthly and weekly objective.</w:t>
        </w:r>
      </w:ins>
      <w:ins w:id="773" w:author="Thomas Carteret" w:date="2021-04-01T18:50:00Z">
        <w:r w:rsidR="000E509F" w:rsidRPr="006A4396">
          <w:rPr>
            <w:lang w:val="en-US"/>
          </w:rPr>
          <w:t xml:space="preserve"> </w:t>
        </w:r>
      </w:ins>
    </w:p>
    <w:p w14:paraId="73D1AB55" w14:textId="125E99E0" w:rsidR="00740D47" w:rsidRPr="006A4396" w:rsidRDefault="00740D47" w:rsidP="00F401FF">
      <w:pPr>
        <w:rPr>
          <w:ins w:id="774" w:author="Thomas Carteret" w:date="2021-04-01T18:47:00Z"/>
          <w:lang w:val="en-US"/>
        </w:rPr>
      </w:pPr>
      <w:ins w:id="775" w:author="Thomas Carteret" w:date="2021-04-01T18:40:00Z">
        <w:r w:rsidRPr="006A4396">
          <w:rPr>
            <w:lang w:val="en-US"/>
          </w:rPr>
          <w:t xml:space="preserve">Our adaptation of the Scrum methodology </w:t>
        </w:r>
      </w:ins>
      <w:ins w:id="776" w:author="Thomas Carteret" w:date="2021-04-01T18:45:00Z">
        <w:r w:rsidR="003F148A" w:rsidRPr="006A4396">
          <w:rPr>
            <w:lang w:val="en-US"/>
          </w:rPr>
          <w:t>consists</w:t>
        </w:r>
      </w:ins>
      <w:ins w:id="777" w:author="Thomas Carteret" w:date="2021-04-01T18:42:00Z">
        <w:r w:rsidR="003F148A" w:rsidRPr="006A4396">
          <w:rPr>
            <w:lang w:val="en-US"/>
          </w:rPr>
          <w:t xml:space="preserve"> of a monthly Sprint Planning in which we </w:t>
        </w:r>
      </w:ins>
      <w:ins w:id="778" w:author="Thomas Carteret" w:date="2021-04-01T18:43:00Z">
        <w:r w:rsidR="003F148A" w:rsidRPr="006A4396">
          <w:rPr>
            <w:lang w:val="en-US"/>
          </w:rPr>
          <w:t xml:space="preserve">define the main needs about the report and the deliverable. The second one is the </w:t>
        </w:r>
      </w:ins>
      <w:ins w:id="779" w:author="Thomas Carteret" w:date="2021-04-01T18:44:00Z">
        <w:r w:rsidR="003F148A" w:rsidRPr="006A4396">
          <w:rPr>
            <w:lang w:val="en-US"/>
          </w:rPr>
          <w:t xml:space="preserve">Weekly in which we define what tasks we embed </w:t>
        </w:r>
      </w:ins>
      <w:ins w:id="780" w:author="Thomas Carteret" w:date="2021-04-01T18:45:00Z">
        <w:r w:rsidR="003F148A" w:rsidRPr="006A4396">
          <w:rPr>
            <w:lang w:val="en-US"/>
          </w:rPr>
          <w:t>and what were the difficulties and problems we faced the previous week.</w:t>
        </w:r>
      </w:ins>
      <w:ins w:id="781" w:author="Thomas Carteret" w:date="2021-04-01T18:46:00Z">
        <w:r w:rsidR="003F148A" w:rsidRPr="006A4396">
          <w:rPr>
            <w:lang w:val="en-US"/>
          </w:rPr>
          <w:t xml:space="preserve"> To help us managing those events, we use Jira which is an Agile Development tool</w:t>
        </w:r>
      </w:ins>
      <w:ins w:id="782" w:author="Thomas Carteret" w:date="2021-04-01T18:47:00Z">
        <w:r w:rsidR="003F148A" w:rsidRPr="006A4396">
          <w:rPr>
            <w:lang w:val="en-US"/>
          </w:rPr>
          <w:t>.</w:t>
        </w:r>
      </w:ins>
      <w:ins w:id="783" w:author="Thomas Carteret" w:date="2021-04-01T18:51:00Z">
        <w:r w:rsidR="000E509F" w:rsidRPr="006A4396">
          <w:rPr>
            <w:lang w:val="en-US"/>
          </w:rPr>
          <w:t xml:space="preserve"> Even if, we </w:t>
        </w:r>
      </w:ins>
      <w:ins w:id="784" w:author="Thomas Carteret" w:date="2021-04-01T18:52:00Z">
        <w:r w:rsidR="000E509F" w:rsidRPr="006A4396">
          <w:rPr>
            <w:lang w:val="en-US"/>
          </w:rPr>
          <w:t>haven’t defined specific roles, Stephane G would be both the Product Owner and the Lead</w:t>
        </w:r>
      </w:ins>
      <w:ins w:id="785" w:author="Thomas Carteret" w:date="2021-04-01T18:53:00Z">
        <w:r w:rsidR="000E509F" w:rsidRPr="006A4396">
          <w:rPr>
            <w:lang w:val="en-US"/>
          </w:rPr>
          <w:t xml:space="preserve"> Developer, and we all would be </w:t>
        </w:r>
      </w:ins>
      <w:ins w:id="786" w:author="Thomas Carteret" w:date="2021-04-01T18:54:00Z">
        <w:r w:rsidR="000E509F" w:rsidRPr="006A4396">
          <w:rPr>
            <w:lang w:val="en-US"/>
          </w:rPr>
          <w:t xml:space="preserve">Business Analyst and Developers with our own specializations. Finally, we designated one of us to be the Scrum Master and so </w:t>
        </w:r>
      </w:ins>
      <w:ins w:id="787" w:author="Thomas Carteret" w:date="2021-04-01T18:55:00Z">
        <w:r w:rsidR="000E509F" w:rsidRPr="006A4396">
          <w:rPr>
            <w:lang w:val="en-US"/>
          </w:rPr>
          <w:t>the facilitator of the events, he will prepare in advance the meetings to av</w:t>
        </w:r>
      </w:ins>
      <w:ins w:id="788" w:author="Thomas Carteret" w:date="2021-04-01T18:56:00Z">
        <w:r w:rsidR="000E509F" w:rsidRPr="006A4396">
          <w:rPr>
            <w:lang w:val="en-US"/>
          </w:rPr>
          <w:t>oid time wasting and fix objectives.</w:t>
        </w:r>
      </w:ins>
    </w:p>
    <w:p w14:paraId="2AF03A4A" w14:textId="5B4B60C6" w:rsidR="003F148A" w:rsidRPr="006A4396" w:rsidRDefault="003F148A">
      <w:pPr>
        <w:pStyle w:val="Titre2"/>
        <w:shd w:val="clear" w:color="auto" w:fill="FFFFFF"/>
        <w:rPr>
          <w:ins w:id="789" w:author="Thomas Carteret" w:date="2021-04-01T18:32:00Z"/>
          <w:lang w:val="en-US"/>
          <w:rPrChange w:id="790" w:author="Thomas Carteret" w:date="2021-04-07T16:08:00Z">
            <w:rPr>
              <w:ins w:id="791" w:author="Thomas Carteret" w:date="2021-04-01T18:32:00Z"/>
              <w:lang w:val="en-US"/>
            </w:rPr>
          </w:rPrChange>
        </w:rPr>
        <w:pPrChange w:id="792" w:author="Thomas Carteret" w:date="2021-04-01T18:48:00Z">
          <w:pPr/>
        </w:pPrChange>
      </w:pPr>
      <w:bookmarkStart w:id="793" w:name="_Toc74303587"/>
      <w:ins w:id="794" w:author="Thomas Carteret" w:date="2021-04-01T18:47:00Z">
        <w:r w:rsidRPr="006A4396">
          <w:rPr>
            <w:lang w:val="en-US"/>
            <w:rPrChange w:id="795" w:author="Thomas Carteret" w:date="2021-04-07T16:08:00Z">
              <w:rPr>
                <w:b/>
                <w:caps/>
                <w:lang w:val="en-US"/>
              </w:rPr>
            </w:rPrChange>
          </w:rPr>
          <w:t>1.</w:t>
        </w:r>
      </w:ins>
      <w:ins w:id="796" w:author="Thomas Carteret" w:date="2021-04-07T16:42:00Z">
        <w:r w:rsidR="00F72392">
          <w:rPr>
            <w:lang w:val="en-US"/>
          </w:rPr>
          <w:t>2</w:t>
        </w:r>
      </w:ins>
      <w:ins w:id="797" w:author="Thomas Carteret" w:date="2021-04-01T18:47:00Z">
        <w:del w:id="798" w:author="Thomas Carteret" w:date="2021-04-07T16:42:00Z">
          <w:r w:rsidRPr="006A4396" w:rsidDel="00F72392">
            <w:rPr>
              <w:lang w:val="en-US"/>
              <w:rPrChange w:id="799" w:author="Thomas Carteret" w:date="2021-04-07T16:08:00Z">
                <w:rPr>
                  <w:b/>
                  <w:caps/>
                  <w:lang w:val="en-US"/>
                </w:rPr>
              </w:rPrChange>
            </w:rPr>
            <w:delText>1</w:delText>
          </w:r>
        </w:del>
        <w:r w:rsidRPr="006A4396">
          <w:rPr>
            <w:lang w:val="en-US"/>
            <w:rPrChange w:id="800" w:author="Thomas Carteret" w:date="2021-04-07T16:08:00Z">
              <w:rPr>
                <w:b/>
                <w:caps/>
                <w:lang w:val="en-US"/>
              </w:rPr>
            </w:rPrChange>
          </w:rPr>
          <w:t xml:space="preserve">. </w:t>
        </w:r>
      </w:ins>
      <w:ins w:id="801" w:author="Thomas Carteret" w:date="2021-04-01T18:48:00Z">
        <w:r w:rsidRPr="006A4396">
          <w:rPr>
            <w:lang w:val="en-US"/>
            <w:rPrChange w:id="802" w:author="Thomas Carteret" w:date="2021-04-07T16:08:00Z">
              <w:rPr>
                <w:b/>
                <w:caps/>
                <w:lang w:val="en-US"/>
              </w:rPr>
            </w:rPrChange>
          </w:rPr>
          <w:t>DevOps</w:t>
        </w:r>
      </w:ins>
      <w:bookmarkEnd w:id="793"/>
    </w:p>
    <w:p w14:paraId="1745C785" w14:textId="464ECF56" w:rsidR="000E1B2F" w:rsidRPr="006A4396" w:rsidRDefault="00F401FF" w:rsidP="00F401FF">
      <w:pPr>
        <w:rPr>
          <w:ins w:id="803" w:author="Thomas Carteret" w:date="2021-04-01T18:20:00Z"/>
          <w:lang w:val="en-US"/>
        </w:rPr>
      </w:pPr>
      <w:ins w:id="804" w:author="Thomas Carteret" w:date="2021-04-01T18:28:00Z">
        <w:r w:rsidRPr="006A4396">
          <w:rPr>
            <w:lang w:val="en-US"/>
          </w:rPr>
          <w:t>Furthermore, w</w:t>
        </w:r>
      </w:ins>
      <w:ins w:id="805" w:author="Thomas Carteret" w:date="2021-04-01T18:29:00Z">
        <w:r w:rsidRPr="006A4396">
          <w:rPr>
            <w:lang w:val="en-US"/>
          </w:rPr>
          <w:t xml:space="preserve">e need a </w:t>
        </w:r>
      </w:ins>
      <w:ins w:id="806" w:author="Thomas Carteret" w:date="2021-04-01T18:30:00Z">
        <w:r w:rsidRPr="006A4396">
          <w:rPr>
            <w:lang w:val="en-US"/>
          </w:rPr>
          <w:t>day-to-day</w:t>
        </w:r>
      </w:ins>
      <w:ins w:id="807" w:author="Thomas Carteret" w:date="2021-04-01T18:29:00Z">
        <w:r w:rsidRPr="006A4396">
          <w:rPr>
            <w:lang w:val="en-US"/>
          </w:rPr>
          <w:t xml:space="preserve"> code</w:t>
        </w:r>
      </w:ins>
      <w:ins w:id="808" w:author="Thomas Carteret" w:date="2021-04-01T18:32:00Z">
        <w:r w:rsidR="00740D47" w:rsidRPr="006A4396">
          <w:rPr>
            <w:lang w:val="en-US"/>
          </w:rPr>
          <w:t xml:space="preserve"> release</w:t>
        </w:r>
      </w:ins>
      <w:ins w:id="809" w:author="Thomas Carteret" w:date="2021-04-01T18:29:00Z">
        <w:r w:rsidRPr="006A4396">
          <w:rPr>
            <w:lang w:val="en-US"/>
          </w:rPr>
          <w:t>, that is why we will also use the De</w:t>
        </w:r>
      </w:ins>
      <w:ins w:id="810" w:author="Thomas Carteret" w:date="2021-04-01T18:30:00Z">
        <w:r w:rsidRPr="006A4396">
          <w:rPr>
            <w:lang w:val="en-US"/>
          </w:rPr>
          <w:t>vO</w:t>
        </w:r>
      </w:ins>
      <w:ins w:id="811" w:author="Thomas Carteret" w:date="2021-04-01T18:29:00Z">
        <w:r w:rsidRPr="006A4396">
          <w:rPr>
            <w:lang w:val="en-US"/>
          </w:rPr>
          <w:t xml:space="preserve">ps spirit </w:t>
        </w:r>
      </w:ins>
      <w:ins w:id="812" w:author="Thomas Carteret" w:date="2021-04-01T18:30:00Z">
        <w:r w:rsidR="00740D47" w:rsidRPr="006A4396">
          <w:rPr>
            <w:lang w:val="en-US"/>
          </w:rPr>
          <w:t>but onl</w:t>
        </w:r>
      </w:ins>
      <w:ins w:id="813" w:author="Thomas Carteret" w:date="2021-04-01T18:31:00Z">
        <w:r w:rsidR="00740D47" w:rsidRPr="006A4396">
          <w:rPr>
            <w:lang w:val="en-US"/>
          </w:rPr>
          <w:t>y with some of its tools otherwise, it would</w:t>
        </w:r>
      </w:ins>
      <w:ins w:id="814" w:author="Thomas Carteret" w:date="2021-04-01T18:34:00Z">
        <w:r w:rsidR="00740D47" w:rsidRPr="006A4396">
          <w:rPr>
            <w:lang w:val="en-US"/>
          </w:rPr>
          <w:t xml:space="preserve"> be</w:t>
        </w:r>
      </w:ins>
      <w:ins w:id="815" w:author="Thomas Carteret" w:date="2021-04-01T18:31:00Z">
        <w:r w:rsidR="00740D47" w:rsidRPr="006A4396">
          <w:rPr>
            <w:lang w:val="en-US"/>
          </w:rPr>
          <w:t xml:space="preserve"> a waste of time to deploy every </w:t>
        </w:r>
      </w:ins>
      <w:ins w:id="816" w:author="Thomas Carteret" w:date="2021-04-01T18:48:00Z">
        <w:r w:rsidR="003F148A" w:rsidRPr="006A4396">
          <w:rPr>
            <w:lang w:val="en-US"/>
          </w:rPr>
          <w:t>useful</w:t>
        </w:r>
      </w:ins>
      <w:ins w:id="817" w:author="Thomas Carteret" w:date="2021-04-01T18:31:00Z">
        <w:r w:rsidR="00740D47" w:rsidRPr="006A4396">
          <w:rPr>
            <w:lang w:val="en-US"/>
          </w:rPr>
          <w:t xml:space="preserve"> </w:t>
        </w:r>
      </w:ins>
      <w:ins w:id="818" w:author="Thomas Carteret" w:date="2021-04-01T18:58:00Z">
        <w:r w:rsidR="000E509F" w:rsidRPr="006A4396">
          <w:rPr>
            <w:lang w:val="en-US"/>
          </w:rPr>
          <w:t>tool</w:t>
        </w:r>
      </w:ins>
      <w:ins w:id="819" w:author="Thomas Carteret" w:date="2021-04-01T18:31:00Z">
        <w:r w:rsidR="00740D47" w:rsidRPr="006A4396">
          <w:rPr>
            <w:lang w:val="en-US"/>
          </w:rPr>
          <w:t xml:space="preserve"> that would be interesting in a </w:t>
        </w:r>
      </w:ins>
      <w:ins w:id="820" w:author="Thomas Carteret" w:date="2021-04-01T18:32:00Z">
        <w:r w:rsidR="00740D47" w:rsidRPr="006A4396">
          <w:rPr>
            <w:lang w:val="en-US"/>
          </w:rPr>
          <w:t>long-term</w:t>
        </w:r>
      </w:ins>
      <w:ins w:id="821" w:author="Thomas Carteret" w:date="2021-04-01T18:31:00Z">
        <w:r w:rsidR="00740D47" w:rsidRPr="006A4396">
          <w:rPr>
            <w:lang w:val="en-US"/>
          </w:rPr>
          <w:t xml:space="preserve"> project.</w:t>
        </w:r>
      </w:ins>
      <w:ins w:id="822" w:author="Thomas Carteret" w:date="2021-04-01T18:45:00Z">
        <w:r w:rsidR="003F148A" w:rsidRPr="006A4396">
          <w:rPr>
            <w:lang w:val="en-US"/>
          </w:rPr>
          <w:t xml:space="preserve"> For instance, we will use GitH</w:t>
        </w:r>
      </w:ins>
      <w:ins w:id="823" w:author="Thomas Carteret" w:date="2021-04-01T18:47:00Z">
        <w:r w:rsidR="003F148A" w:rsidRPr="006A4396">
          <w:rPr>
            <w:lang w:val="en-US"/>
          </w:rPr>
          <w:t>ub to manage our code.</w:t>
        </w:r>
      </w:ins>
      <w:ins w:id="824" w:author="Thomas Carteret" w:date="2021-03-29T15:34:00Z">
        <w:del w:id="825" w:author="Thomas Carteret" w:date="2021-04-01T18:20:00Z">
          <w:r w:rsidR="00E47787" w:rsidRPr="006A4396" w:rsidDel="00F401FF">
            <w:rPr>
              <w:lang w:val="en-US"/>
            </w:rPr>
            <w:delText>D</w:delText>
          </w:r>
        </w:del>
      </w:ins>
    </w:p>
    <w:p w14:paraId="7E513848" w14:textId="77777777" w:rsidR="00F401FF" w:rsidRPr="006A4396" w:rsidRDefault="00F401FF">
      <w:pPr>
        <w:rPr>
          <w:lang w:val="en-US"/>
        </w:rPr>
        <w:pPrChange w:id="826" w:author="Thomas Carteret" w:date="2021-04-01T18:20:00Z">
          <w:pPr>
            <w:pStyle w:val="Paragraphedeliste"/>
            <w:numPr>
              <w:ilvl w:val="1"/>
              <w:numId w:val="1"/>
            </w:numPr>
            <w:ind w:left="1440" w:hanging="360"/>
          </w:pPr>
        </w:pPrChange>
      </w:pPr>
    </w:p>
    <w:p w14:paraId="6BE60D9F" w14:textId="77777777" w:rsidR="000C1059" w:rsidRPr="006A4396" w:rsidRDefault="000C1059" w:rsidP="000C1059">
      <w:pPr>
        <w:rPr>
          <w:ins w:id="827" w:author="Thomas CARTERET" w:date="2021-06-11T11:46:00Z"/>
          <w:lang w:val="en-US"/>
        </w:rPr>
      </w:pPr>
    </w:p>
    <w:p w14:paraId="3D63487F" w14:textId="50203C4F" w:rsidR="00F72392" w:rsidRDefault="000C1059" w:rsidP="00961444">
      <w:pPr>
        <w:spacing w:before="0" w:after="0"/>
        <w:jc w:val="left"/>
        <w:rPr>
          <w:ins w:id="828" w:author="Thomas Carteret" w:date="2021-04-07T16:43:00Z"/>
          <w:b/>
          <w:bCs/>
          <w:caps/>
          <w:spacing w:val="15"/>
          <w:szCs w:val="22"/>
          <w:lang w:val="en-US"/>
        </w:rPr>
        <w:pPrChange w:id="829" w:author="Thomas CARTERET" w:date="2021-06-11T11:47:00Z">
          <w:pPr>
            <w:spacing w:before="0" w:after="0"/>
            <w:jc w:val="left"/>
          </w:pPr>
        </w:pPrChange>
      </w:pPr>
      <w:ins w:id="830" w:author="Thomas CARTERET" w:date="2021-06-11T11:46:00Z">
        <w:r>
          <w:rPr>
            <w:lang w:val="en-US"/>
          </w:rPr>
          <w:br w:type="page"/>
        </w:r>
      </w:ins>
      <w:ins w:id="831" w:author="Thomas Carteret" w:date="2021-04-07T16:43:00Z">
        <w:r w:rsidR="00F72392">
          <w:rPr>
            <w:lang w:val="en-US"/>
          </w:rPr>
          <w:lastRenderedPageBreak/>
          <w:br w:type="page"/>
        </w:r>
      </w:ins>
    </w:p>
    <w:p w14:paraId="6B03E632" w14:textId="1A618CD0" w:rsidR="000E1B2F" w:rsidRPr="006A4396" w:rsidDel="00644202" w:rsidRDefault="000E1B2F" w:rsidP="000E1B2F">
      <w:pPr>
        <w:pStyle w:val="Titre1"/>
        <w:shd w:val="clear" w:color="auto" w:fill="8DB3E2"/>
        <w:rPr>
          <w:del w:id="832" w:author="Thomas CARTERET" w:date="2021-06-11T11:56:00Z"/>
          <w:lang w:val="en-US"/>
        </w:rPr>
      </w:pPr>
      <w:bookmarkStart w:id="833" w:name="_Toc74303588"/>
      <w:del w:id="834" w:author="Thomas CARTERET" w:date="2021-06-11T11:56:00Z">
        <w:r w:rsidRPr="006A4396" w:rsidDel="00644202">
          <w:rPr>
            <w:lang w:val="en-US"/>
          </w:rPr>
          <w:lastRenderedPageBreak/>
          <w:delText>2</w:delText>
        </w:r>
        <w:r w:rsidRPr="006A4396" w:rsidDel="00644202">
          <w:rPr>
            <w:rFonts w:cstheme="minorHAnsi"/>
            <w:lang w:val="en-US"/>
          </w:rPr>
          <w:delText>. D</w:delText>
        </w:r>
        <w:r w:rsidR="006B1263" w:rsidRPr="006A4396" w:rsidDel="00644202">
          <w:rPr>
            <w:rFonts w:cstheme="minorHAnsi"/>
            <w:lang w:val="en-US"/>
          </w:rPr>
          <w:delText>etailled</w:delText>
        </w:r>
      </w:del>
      <w:del w:id="835" w:author="Thomas CARTERET" w:date="2021-06-11T11:41:00Z">
        <w:r w:rsidRPr="006A4396" w:rsidDel="00883FDB">
          <w:rPr>
            <w:rFonts w:cstheme="minorHAnsi"/>
            <w:lang w:val="en-US"/>
          </w:rPr>
          <w:delText xml:space="preserve"> D</w:delText>
        </w:r>
      </w:del>
      <w:del w:id="836" w:author="Thomas CARTERET" w:date="2021-06-11T11:56:00Z">
        <w:r w:rsidR="006B1263" w:rsidRPr="006A4396" w:rsidDel="00644202">
          <w:rPr>
            <w:rFonts w:cstheme="minorHAnsi"/>
            <w:lang w:val="en-US"/>
          </w:rPr>
          <w:delText>escription</w:delText>
        </w:r>
        <w:bookmarkEnd w:id="833"/>
      </w:del>
    </w:p>
    <w:p w14:paraId="0FA304CD" w14:textId="7B02DC4F" w:rsidR="000E1B2F" w:rsidRPr="006A4396" w:rsidDel="00644202" w:rsidRDefault="000E1B2F" w:rsidP="000E1B2F">
      <w:pPr>
        <w:pStyle w:val="Titre2"/>
        <w:shd w:val="clear" w:color="auto" w:fill="FFFFFF"/>
        <w:rPr>
          <w:ins w:id="837" w:author="Thomas Carteret" w:date="2021-03-25T18:21:00Z"/>
          <w:del w:id="838" w:author="Thomas CARTERET" w:date="2021-06-11T11:56:00Z"/>
          <w:lang w:val="en-US"/>
          <w:rPrChange w:id="839" w:author="Thomas Carteret" w:date="2021-04-07T16:08:00Z">
            <w:rPr>
              <w:ins w:id="840" w:author="Thomas Carteret" w:date="2021-03-25T18:21:00Z"/>
              <w:del w:id="841" w:author="Thomas CARTERET" w:date="2021-06-11T11:56:00Z"/>
            </w:rPr>
          </w:rPrChange>
        </w:rPr>
      </w:pPr>
      <w:bookmarkStart w:id="842" w:name="_Toc74303589"/>
      <w:del w:id="843" w:author="Thomas CARTERET" w:date="2021-06-11T11:56:00Z">
        <w:r w:rsidRPr="006A4396" w:rsidDel="00644202">
          <w:rPr>
            <w:lang w:val="en-US"/>
          </w:rPr>
          <w:delText>2.1. E</w:delText>
        </w:r>
        <w:r w:rsidR="006F0A05" w:rsidRPr="006A4396" w:rsidDel="00644202">
          <w:rPr>
            <w:lang w:val="en-US"/>
          </w:rPr>
          <w:delText>nvironment</w:delText>
        </w:r>
        <w:r w:rsidRPr="006A4396" w:rsidDel="00644202">
          <w:rPr>
            <w:lang w:val="en-US"/>
          </w:rPr>
          <w:delText xml:space="preserve"> D</w:delText>
        </w:r>
        <w:r w:rsidR="006F0A05" w:rsidRPr="006A4396" w:rsidDel="00644202">
          <w:rPr>
            <w:lang w:val="en-US"/>
          </w:rPr>
          <w:delText>escription</w:delText>
        </w:r>
      </w:del>
      <w:bookmarkEnd w:id="842"/>
    </w:p>
    <w:p w14:paraId="63529035" w14:textId="187FE137" w:rsidR="00FE1FAA" w:rsidRPr="006A4396" w:rsidDel="00644202" w:rsidRDefault="003C39E7">
      <w:pPr>
        <w:spacing w:before="100" w:beforeAutospacing="1" w:after="100" w:afterAutospacing="1"/>
        <w:rPr>
          <w:ins w:id="844" w:author="Thomas Carteret" w:date="2021-04-07T16:00:00Z"/>
          <w:del w:id="845" w:author="Thomas CARTERET" w:date="2021-06-11T11:56:00Z"/>
          <w:lang w:val="en-US"/>
          <w:rPrChange w:id="846" w:author="Thomas Carteret" w:date="2021-04-07T16:08:00Z">
            <w:rPr>
              <w:ins w:id="847" w:author="Thomas Carteret" w:date="2021-04-07T16:00:00Z"/>
              <w:del w:id="848" w:author="Thomas CARTERET" w:date="2021-06-11T11:56:00Z"/>
              <w:rFonts w:ascii="Times New Roman" w:eastAsia="Times New Roman" w:hAnsi="Times New Roman" w:cs="Times New Roman"/>
              <w:szCs w:val="24"/>
              <w:lang w:eastAsia="fr-FR"/>
            </w:rPr>
          </w:rPrChange>
        </w:rPr>
        <w:pPrChange w:id="849" w:author="Thomas Carteret" w:date="2021-04-07T16:56:00Z">
          <w:pPr>
            <w:spacing w:before="100" w:beforeAutospacing="1" w:after="100" w:afterAutospacing="1"/>
            <w:jc w:val="left"/>
          </w:pPr>
        </w:pPrChange>
      </w:pPr>
      <w:ins w:id="850" w:author="Thomas Carteret" w:date="2021-03-25T18:21:00Z">
        <w:del w:id="851" w:author="Thomas CARTERET" w:date="2021-06-11T11:56:00Z">
          <w:r w:rsidRPr="006A4396" w:rsidDel="00644202">
            <w:rPr>
              <w:lang w:val="en-US"/>
              <w:rPrChange w:id="852" w:author="Thomas Carteret" w:date="2021-04-07T16:08:00Z">
                <w:rPr>
                  <w:spacing w:val="15"/>
                  <w:szCs w:val="22"/>
                </w:rPr>
              </w:rPrChange>
            </w:rPr>
            <w:delText>As far as the s</w:delText>
          </w:r>
          <w:r w:rsidRPr="006A4396" w:rsidDel="00644202">
            <w:rPr>
              <w:lang w:val="en-US"/>
            </w:rPr>
            <w:delText>imulation must stick to the reality</w:delText>
          </w:r>
        </w:del>
      </w:ins>
      <w:ins w:id="853" w:author="Thomas Carteret" w:date="2021-03-25T18:22:00Z">
        <w:del w:id="854" w:author="Thomas CARTERET" w:date="2021-06-11T11:56:00Z">
          <w:r w:rsidRPr="006A4396" w:rsidDel="00644202">
            <w:rPr>
              <w:lang w:val="en-US"/>
            </w:rPr>
            <w:delText xml:space="preserve"> to improve strategies to regulate the flow, the environment must </w:delText>
          </w:r>
        </w:del>
      </w:ins>
      <w:ins w:id="855" w:author="Thomas Carteret" w:date="2021-03-25T18:25:00Z">
        <w:del w:id="856" w:author="Thomas CARTERET" w:date="2021-06-11T11:56:00Z">
          <w:r w:rsidRPr="006A4396" w:rsidDel="00644202">
            <w:rPr>
              <w:lang w:val="en-US"/>
            </w:rPr>
            <w:delText xml:space="preserve">contain various </w:delText>
          </w:r>
        </w:del>
      </w:ins>
      <w:ins w:id="857" w:author="Thomas Carteret" w:date="2021-03-25T18:26:00Z">
        <w:del w:id="858" w:author="Thomas CARTERET" w:date="2021-06-11T11:56:00Z">
          <w:r w:rsidRPr="006A4396" w:rsidDel="00644202">
            <w:rPr>
              <w:lang w:val="en-US"/>
            </w:rPr>
            <w:delText>elements and interests. Howe</w:delText>
          </w:r>
        </w:del>
      </w:ins>
      <w:ins w:id="859" w:author="Thomas Carteret" w:date="2021-03-25T18:27:00Z">
        <w:del w:id="860" w:author="Thomas CARTERET" w:date="2021-06-11T11:56:00Z">
          <w:r w:rsidRPr="006A4396" w:rsidDel="00644202">
            <w:rPr>
              <w:lang w:val="en-US"/>
            </w:rPr>
            <w:delText xml:space="preserve">ver, to be achievable, we must simplify some aspects that’s why we generally </w:delText>
          </w:r>
        </w:del>
      </w:ins>
      <w:ins w:id="861" w:author="Thomas Carteret" w:date="2021-03-25T18:29:00Z">
        <w:del w:id="862" w:author="Thomas CARTERET" w:date="2021-06-11T11:56:00Z">
          <w:r w:rsidRPr="006A4396" w:rsidDel="00644202">
            <w:rPr>
              <w:lang w:val="en-US"/>
            </w:rPr>
            <w:delText xml:space="preserve">have chosen to categorize the contents and dynamics to </w:delText>
          </w:r>
          <w:r w:rsidR="00632BEA" w:rsidRPr="006A4396" w:rsidDel="00644202">
            <w:rPr>
              <w:lang w:val="en-US"/>
            </w:rPr>
            <w:delText xml:space="preserve">only keep the </w:delText>
          </w:r>
        </w:del>
      </w:ins>
      <w:ins w:id="863" w:author="Thomas Carteret" w:date="2021-03-25T18:30:00Z">
        <w:del w:id="864" w:author="Thomas CARTERET" w:date="2021-06-11T11:56:00Z">
          <w:r w:rsidR="00632BEA" w:rsidRPr="006A4396" w:rsidDel="00644202">
            <w:rPr>
              <w:lang w:val="en-US"/>
            </w:rPr>
            <w:delText>main categories.</w:delText>
          </w:r>
        </w:del>
      </w:ins>
      <w:ins w:id="865" w:author="Thomas Carteret" w:date="2021-04-07T16:00:00Z">
        <w:del w:id="866" w:author="Thomas CARTERET" w:date="2021-06-11T11:56:00Z">
          <w:r w:rsidR="00FE1FAA" w:rsidRPr="006A4396" w:rsidDel="00644202">
            <w:rPr>
              <w:lang w:val="en-US"/>
              <w:rPrChange w:id="867" w:author="Thomas Carteret" w:date="2021-04-07T16:08:00Z">
                <w:rPr>
                  <w:rFonts w:ascii="Times New Roman" w:eastAsia="Times New Roman" w:hAnsi="Times New Roman" w:cs="Times New Roman"/>
                  <w:szCs w:val="24"/>
                  <w:lang w:eastAsia="fr-FR"/>
                </w:rPr>
              </w:rPrChange>
            </w:rPr>
            <w:delText xml:space="preserve">To get the desired result on our demonstration control strategies, we need to make an environment </w:delText>
          </w:r>
        </w:del>
      </w:ins>
      <w:ins w:id="868" w:author="Thomas Carteret" w:date="2021-04-07T16:03:00Z">
        <w:del w:id="869" w:author="Thomas CARTERET" w:date="2021-06-11T11:56:00Z">
          <w:r w:rsidR="006A4396" w:rsidRPr="006A4396" w:rsidDel="00644202">
            <w:rPr>
              <w:lang w:val="en-US"/>
            </w:rPr>
            <w:delText>that’s</w:delText>
          </w:r>
        </w:del>
      </w:ins>
      <w:ins w:id="870" w:author="Thomas Carteret" w:date="2021-04-07T16:00:00Z">
        <w:del w:id="871" w:author="Thomas CARTERET" w:date="2021-06-11T11:56:00Z">
          <w:r w:rsidR="00FE1FAA" w:rsidRPr="006A4396" w:rsidDel="00644202">
            <w:rPr>
              <w:lang w:val="en-US"/>
              <w:rPrChange w:id="872" w:author="Thomas Carteret" w:date="2021-04-07T16:08:00Z">
                <w:rPr>
                  <w:rFonts w:ascii="Times New Roman" w:eastAsia="Times New Roman" w:hAnsi="Times New Roman" w:cs="Times New Roman"/>
                  <w:szCs w:val="24"/>
                  <w:lang w:eastAsia="fr-FR"/>
                </w:rPr>
              </w:rPrChange>
            </w:rPr>
            <w:delText xml:space="preserve"> is as realistic as possible. In order to do that we want to include many </w:delText>
          </w:r>
        </w:del>
      </w:ins>
      <w:ins w:id="873" w:author="Thomas Carteret" w:date="2021-04-07T16:03:00Z">
        <w:del w:id="874" w:author="Thomas CARTERET" w:date="2021-06-11T11:56:00Z">
          <w:r w:rsidR="00FB190F" w:rsidRPr="006A4396" w:rsidDel="00644202">
            <w:rPr>
              <w:lang w:val="en-US"/>
            </w:rPr>
            <w:delText>environmental</w:delText>
          </w:r>
        </w:del>
      </w:ins>
      <w:ins w:id="875" w:author="Thomas Carteret" w:date="2021-04-07T16:00:00Z">
        <w:del w:id="876" w:author="Thomas CARTERET" w:date="2021-06-11T11:56:00Z">
          <w:r w:rsidR="00FE1FAA" w:rsidRPr="006A4396" w:rsidDel="00644202">
            <w:rPr>
              <w:lang w:val="en-US"/>
              <w:rPrChange w:id="877" w:author="Thomas Carteret" w:date="2021-04-07T16:08:00Z">
                <w:rPr>
                  <w:rFonts w:ascii="Times New Roman" w:eastAsia="Times New Roman" w:hAnsi="Times New Roman" w:cs="Times New Roman"/>
                  <w:szCs w:val="24"/>
                  <w:lang w:eastAsia="fr-FR"/>
                </w:rPr>
              </w:rPrChange>
            </w:rPr>
            <w:delText xml:space="preserve"> elements that will take place in a demonstration. Of course</w:delText>
          </w:r>
        </w:del>
      </w:ins>
      <w:ins w:id="878" w:author="Thomas Carteret" w:date="2021-04-07T16:04:00Z">
        <w:del w:id="879" w:author="Thomas CARTERET" w:date="2021-06-11T11:56:00Z">
          <w:r w:rsidR="006A4396" w:rsidRPr="006A4396" w:rsidDel="00644202">
            <w:rPr>
              <w:lang w:val="en-US"/>
            </w:rPr>
            <w:delText>,</w:delText>
          </w:r>
        </w:del>
      </w:ins>
      <w:ins w:id="880" w:author="Thomas Carteret" w:date="2021-04-07T16:00:00Z">
        <w:del w:id="881" w:author="Thomas CARTERET" w:date="2021-06-11T11:56:00Z">
          <w:r w:rsidR="00FE1FAA" w:rsidRPr="006A4396" w:rsidDel="00644202">
            <w:rPr>
              <w:lang w:val="en-US"/>
              <w:rPrChange w:id="882" w:author="Thomas Carteret" w:date="2021-04-07T16:08:00Z">
                <w:rPr>
                  <w:rFonts w:ascii="Times New Roman" w:eastAsia="Times New Roman" w:hAnsi="Times New Roman" w:cs="Times New Roman"/>
                  <w:szCs w:val="24"/>
                  <w:lang w:eastAsia="fr-FR"/>
                </w:rPr>
              </w:rPrChange>
            </w:rPr>
            <w:delText xml:space="preserve"> including all of these elements isn’t truly </w:delText>
          </w:r>
        </w:del>
      </w:ins>
      <w:ins w:id="883" w:author="Thomas Carteret" w:date="2021-04-07T16:03:00Z">
        <w:del w:id="884" w:author="Thomas CARTERET" w:date="2021-06-11T11:56:00Z">
          <w:r w:rsidR="006A4396" w:rsidRPr="006A4396" w:rsidDel="00644202">
            <w:rPr>
              <w:lang w:val="en-US"/>
            </w:rPr>
            <w:delText>achievable</w:delText>
          </w:r>
        </w:del>
      </w:ins>
      <w:ins w:id="885" w:author="Thomas Carteret" w:date="2021-04-07T16:00:00Z">
        <w:del w:id="886" w:author="Thomas CARTERET" w:date="2021-06-11T11:56:00Z">
          <w:r w:rsidR="00FE1FAA" w:rsidRPr="006A4396" w:rsidDel="00644202">
            <w:rPr>
              <w:lang w:val="en-US"/>
              <w:rPrChange w:id="887" w:author="Thomas Carteret" w:date="2021-04-07T16:08:00Z">
                <w:rPr>
                  <w:rFonts w:ascii="Times New Roman" w:eastAsia="Times New Roman" w:hAnsi="Times New Roman" w:cs="Times New Roman"/>
                  <w:szCs w:val="24"/>
                  <w:lang w:eastAsia="fr-FR"/>
                </w:rPr>
              </w:rPrChange>
            </w:rPr>
            <w:delText xml:space="preserve"> but we can still implement a certain number of objects with the major mechanics that play in such events.</w:delText>
          </w:r>
        </w:del>
      </w:ins>
    </w:p>
    <w:p w14:paraId="7173347E" w14:textId="134792E4" w:rsidR="00FE1FAA" w:rsidRPr="006A4396" w:rsidDel="00644202" w:rsidRDefault="00FE1FAA">
      <w:pPr>
        <w:spacing w:before="100" w:beforeAutospacing="1" w:after="100" w:afterAutospacing="1"/>
        <w:rPr>
          <w:ins w:id="888" w:author="Thomas Carteret" w:date="2021-04-07T16:00:00Z"/>
          <w:del w:id="889" w:author="Thomas CARTERET" w:date="2021-06-11T11:56:00Z"/>
          <w:lang w:val="en-US"/>
          <w:rPrChange w:id="890" w:author="Thomas Carteret" w:date="2021-04-07T16:08:00Z">
            <w:rPr>
              <w:ins w:id="891" w:author="Thomas Carteret" w:date="2021-04-07T16:00:00Z"/>
              <w:del w:id="892" w:author="Thomas CARTERET" w:date="2021-06-11T11:56:00Z"/>
              <w:rFonts w:ascii="Times New Roman" w:eastAsia="Times New Roman" w:hAnsi="Times New Roman" w:cs="Times New Roman"/>
              <w:szCs w:val="24"/>
              <w:lang w:eastAsia="fr-FR"/>
            </w:rPr>
          </w:rPrChange>
        </w:rPr>
        <w:pPrChange w:id="893" w:author="Thomas Carteret" w:date="2021-04-07T16:56:00Z">
          <w:pPr>
            <w:spacing w:before="100" w:beforeAutospacing="1" w:after="100" w:afterAutospacing="1"/>
            <w:jc w:val="left"/>
          </w:pPr>
        </w:pPrChange>
      </w:pPr>
      <w:ins w:id="894" w:author="Thomas Carteret" w:date="2021-04-07T16:00:00Z">
        <w:del w:id="895" w:author="Thomas CARTERET" w:date="2021-06-11T11:56:00Z">
          <w:r w:rsidRPr="006A4396" w:rsidDel="00644202">
            <w:rPr>
              <w:lang w:val="en-US"/>
              <w:rPrChange w:id="896" w:author="Thomas Carteret" w:date="2021-04-07T16:08:00Z">
                <w:rPr>
                  <w:rFonts w:ascii="Times New Roman" w:eastAsia="Times New Roman" w:hAnsi="Times New Roman" w:cs="Times New Roman"/>
                  <w:szCs w:val="24"/>
                  <w:lang w:eastAsia="fr-FR"/>
                </w:rPr>
              </w:rPrChange>
            </w:rPr>
            <w:delText>We want to create a basic march demonstration environment where the protestors start the march in various zones and all end in one final zone. The protestors will of course walk on streets and encounter barriers, buildings and so forth.</w:delText>
          </w:r>
        </w:del>
      </w:ins>
    </w:p>
    <w:p w14:paraId="5232F004" w14:textId="3BDAEAED" w:rsidR="00FE1FAA" w:rsidRPr="006A4396" w:rsidDel="00644202" w:rsidRDefault="00FE1FAA">
      <w:pPr>
        <w:rPr>
          <w:del w:id="897" w:author="Thomas CARTERET" w:date="2021-06-11T11:56:00Z"/>
          <w:lang w:val="en-US"/>
          <w:rPrChange w:id="898" w:author="Thomas Carteret" w:date="2021-04-07T16:08:00Z">
            <w:rPr>
              <w:del w:id="899" w:author="Thomas CARTERET" w:date="2021-06-11T11:56:00Z"/>
              <w:lang w:val="en-US"/>
            </w:rPr>
          </w:rPrChange>
        </w:rPr>
        <w:pPrChange w:id="900" w:author="Thomas Carteret" w:date="2021-03-25T18:21:00Z">
          <w:pPr>
            <w:pStyle w:val="Titre2"/>
            <w:shd w:val="clear" w:color="auto" w:fill="FFFFFF"/>
          </w:pPr>
        </w:pPrChange>
      </w:pPr>
    </w:p>
    <w:p w14:paraId="7BFBF107" w14:textId="3ED0824B" w:rsidR="000E1B2F" w:rsidRPr="006A4396" w:rsidDel="00644202" w:rsidRDefault="000E1B2F" w:rsidP="00A71C44">
      <w:pPr>
        <w:pStyle w:val="Titre3"/>
        <w:pBdr>
          <w:top w:val="single" w:sz="6" w:space="0" w:color="8DB3E2"/>
        </w:pBdr>
        <w:rPr>
          <w:del w:id="901" w:author="Thomas CARTERET" w:date="2021-06-11T11:56:00Z"/>
          <w:lang w:val="en-US"/>
        </w:rPr>
      </w:pPr>
      <w:bookmarkStart w:id="902" w:name="_Toc74303590"/>
      <w:del w:id="903" w:author="Thomas CARTERET" w:date="2021-06-11T11:56:00Z">
        <w:r w:rsidRPr="006A4396" w:rsidDel="00644202">
          <w:rPr>
            <w:lang w:val="en-US"/>
          </w:rPr>
          <w:delText xml:space="preserve">2.1.1. Environment </w:delText>
        </w:r>
        <w:r w:rsidR="007D79E5" w:rsidRPr="006A4396" w:rsidDel="00644202">
          <w:rPr>
            <w:lang w:val="en-US"/>
          </w:rPr>
          <w:delText>C</w:delText>
        </w:r>
        <w:r w:rsidRPr="006A4396" w:rsidDel="00644202">
          <w:rPr>
            <w:lang w:val="en-US"/>
          </w:rPr>
          <w:delText>ontent</w:delText>
        </w:r>
        <w:bookmarkEnd w:id="902"/>
      </w:del>
    </w:p>
    <w:p w14:paraId="341E8072" w14:textId="79A679C7" w:rsidR="00FB190F" w:rsidRPr="006A4396" w:rsidDel="00644202" w:rsidRDefault="003C39E7">
      <w:pPr>
        <w:spacing w:before="100" w:beforeAutospacing="1" w:after="100" w:afterAutospacing="1"/>
        <w:rPr>
          <w:ins w:id="904" w:author="Thomas Carteret" w:date="2021-04-07T16:01:00Z"/>
          <w:del w:id="905" w:author="Thomas CARTERET" w:date="2021-06-11T11:56:00Z"/>
          <w:lang w:val="en-US"/>
          <w:rPrChange w:id="906" w:author="Thomas Carteret" w:date="2021-04-07T16:08:00Z">
            <w:rPr>
              <w:ins w:id="907" w:author="Thomas Carteret" w:date="2021-04-07T16:01:00Z"/>
              <w:del w:id="908" w:author="Thomas CARTERET" w:date="2021-06-11T11:56:00Z"/>
              <w:rFonts w:ascii="Times New Roman" w:eastAsia="Times New Roman" w:hAnsi="Times New Roman" w:cs="Times New Roman"/>
              <w:szCs w:val="24"/>
              <w:lang w:eastAsia="fr-FR"/>
            </w:rPr>
          </w:rPrChange>
        </w:rPr>
        <w:pPrChange w:id="909" w:author="Thomas Carteret" w:date="2021-04-07T16:56:00Z">
          <w:pPr>
            <w:spacing w:before="100" w:beforeAutospacing="1" w:after="100" w:afterAutospacing="1"/>
            <w:jc w:val="left"/>
          </w:pPr>
        </w:pPrChange>
      </w:pPr>
      <w:ins w:id="910" w:author="Thomas Carteret" w:date="2021-03-25T18:20:00Z">
        <w:del w:id="911" w:author="Thomas CARTERET" w:date="2021-06-11T11:56:00Z">
          <w:r w:rsidRPr="006A4396" w:rsidDel="00644202">
            <w:rPr>
              <w:lang w:val="en-US"/>
            </w:rPr>
            <w:delText>The simulation contains various</w:delText>
          </w:r>
        </w:del>
      </w:ins>
      <w:ins w:id="912" w:author="Thomas Carteret" w:date="2021-03-25T18:30:00Z">
        <w:del w:id="913" w:author="Thomas CARTERET" w:date="2021-06-11T11:56:00Z">
          <w:r w:rsidR="00632BEA" w:rsidRPr="006A4396" w:rsidDel="00644202">
            <w:rPr>
              <w:lang w:val="en-US"/>
            </w:rPr>
            <w:delText xml:space="preserve"> elements that can </w:delText>
          </w:r>
        </w:del>
      </w:ins>
      <w:ins w:id="914" w:author="Thomas Carteret" w:date="2021-03-25T18:31:00Z">
        <w:del w:id="915" w:author="Thomas CARTERET" w:date="2021-06-11T11:56:00Z">
          <w:r w:rsidR="00632BEA" w:rsidRPr="006A4396" w:rsidDel="00644202">
            <w:rPr>
              <w:lang w:val="en-US"/>
            </w:rPr>
            <w:delText>or can’t be limited in time and be destroyed.</w:delText>
          </w:r>
        </w:del>
      </w:ins>
      <w:ins w:id="916" w:author="Thomas Carteret" w:date="2021-03-25T18:33:00Z">
        <w:del w:id="917" w:author="Thomas CARTERET" w:date="2021-06-11T11:56:00Z">
          <w:r w:rsidR="00632BEA" w:rsidRPr="006A4396" w:rsidDel="00644202">
            <w:rPr>
              <w:lang w:val="en-US"/>
            </w:rPr>
            <w:delText xml:space="preserve"> We have chosen to class them in two categories</w:delText>
          </w:r>
        </w:del>
      </w:ins>
      <w:ins w:id="918" w:author="Thomas Carteret" w:date="2021-03-25T18:34:00Z">
        <w:del w:id="919" w:author="Thomas CARTERET" w:date="2021-06-11T11:56:00Z">
          <w:r w:rsidR="00632BEA" w:rsidRPr="006A4396" w:rsidDel="00644202">
            <w:rPr>
              <w:lang w:val="en-US"/>
            </w:rPr>
            <w:delText xml:space="preserve"> according to their time limitation.</w:delText>
          </w:r>
        </w:del>
      </w:ins>
      <w:del w:id="920" w:author="Thomas CARTERET" w:date="2021-06-11T11:56:00Z">
        <w:r w:rsidR="000E1B2F" w:rsidRPr="006A4396" w:rsidDel="00644202">
          <w:rPr>
            <w:lang w:val="en-US"/>
          </w:rPr>
          <w:delText>Describe the environment and the elements inside.</w:delText>
        </w:r>
      </w:del>
      <w:ins w:id="921" w:author="Thomas Carteret" w:date="2021-04-07T16:01:00Z">
        <w:del w:id="922" w:author="Thomas CARTERET" w:date="2021-06-11T11:56:00Z">
          <w:r w:rsidR="00FB190F" w:rsidRPr="006A4396" w:rsidDel="00644202">
            <w:rPr>
              <w:lang w:val="en-US"/>
              <w:rPrChange w:id="923" w:author="Thomas Carteret" w:date="2021-04-07T16:08:00Z">
                <w:rPr>
                  <w:rFonts w:ascii="Times New Roman" w:eastAsia="Times New Roman" w:hAnsi="Times New Roman" w:cs="Times New Roman"/>
                  <w:szCs w:val="24"/>
                  <w:lang w:eastAsia="fr-FR"/>
                </w:rPr>
              </w:rPrChange>
            </w:rPr>
            <w:delText>The simulation contains various elements that can or can’t be limited in time and destroyed. We have chosen to class them in two categories according to their time limitation.</w:delText>
          </w:r>
        </w:del>
      </w:ins>
    </w:p>
    <w:p w14:paraId="3FE0A4DF" w14:textId="029AAE66" w:rsidR="00FB190F" w:rsidRPr="006A4396" w:rsidDel="00644202" w:rsidRDefault="00FB190F" w:rsidP="000E1B2F">
      <w:pPr>
        <w:rPr>
          <w:ins w:id="924" w:author="Thomas Carteret" w:date="2021-03-25T18:34:00Z"/>
          <w:del w:id="925" w:author="Thomas CARTERET" w:date="2021-06-11T11:56:00Z"/>
          <w:lang w:val="en-US"/>
        </w:rPr>
      </w:pPr>
    </w:p>
    <w:p w14:paraId="3D3A9B89" w14:textId="71295CE2" w:rsidR="00632BEA" w:rsidRPr="006A4396" w:rsidDel="00644202" w:rsidRDefault="00632BEA" w:rsidP="000E1B2F">
      <w:pPr>
        <w:rPr>
          <w:ins w:id="926" w:author="Thomas Carteret" w:date="2021-03-25T18:36:00Z"/>
          <w:del w:id="927" w:author="Thomas CARTERET" w:date="2021-06-11T11:56:00Z"/>
          <w:lang w:val="en-US"/>
        </w:rPr>
      </w:pPr>
      <w:ins w:id="928" w:author="Thomas Carteret" w:date="2021-03-25T18:35:00Z">
        <w:del w:id="929" w:author="Thomas CARTERET" w:date="2021-06-11T11:56:00Z">
          <w:r w:rsidRPr="006A4396" w:rsidDel="00644202">
            <w:rPr>
              <w:lang w:val="en-US"/>
            </w:rPr>
            <w:delText>Sustain</w:delText>
          </w:r>
        </w:del>
      </w:ins>
      <w:ins w:id="930" w:author="Thomas Carteret" w:date="2021-03-25T18:36:00Z">
        <w:del w:id="931" w:author="Thomas CARTERET" w:date="2021-06-11T11:56:00Z">
          <w:r w:rsidRPr="006A4396" w:rsidDel="00644202">
            <w:rPr>
              <w:lang w:val="en-US"/>
            </w:rPr>
            <w:delText>able</w:delText>
          </w:r>
        </w:del>
      </w:ins>
      <w:ins w:id="932" w:author="Thomas Carteret" w:date="2021-04-07T16:01:00Z">
        <w:del w:id="933" w:author="Thomas CARTERET" w:date="2021-06-11T11:56:00Z">
          <w:r w:rsidR="00FB190F" w:rsidRPr="006A4396" w:rsidDel="00644202">
            <w:rPr>
              <w:lang w:val="en-US"/>
            </w:rPr>
            <w:delText>Persistent</w:delText>
          </w:r>
        </w:del>
      </w:ins>
      <w:ins w:id="934" w:author="Thomas Carteret" w:date="2021-03-25T18:36:00Z">
        <w:del w:id="935" w:author="Thomas CARTERET" w:date="2021-06-11T11:56:00Z">
          <w:r w:rsidRPr="006A4396" w:rsidDel="00644202">
            <w:rPr>
              <w:lang w:val="en-US"/>
            </w:rPr>
            <w:delText xml:space="preserve"> (pérenne?)  c</w:delText>
          </w:r>
        </w:del>
      </w:ins>
      <w:ins w:id="936" w:author="Thomas Carteret" w:date="2021-03-25T18:35:00Z">
        <w:del w:id="937" w:author="Thomas CARTERET" w:date="2021-06-11T11:56:00Z">
          <w:r w:rsidRPr="006A4396" w:rsidDel="00644202">
            <w:rPr>
              <w:lang w:val="en-US"/>
            </w:rPr>
            <w:delText>ontent:</w:delText>
          </w:r>
        </w:del>
      </w:ins>
    </w:p>
    <w:p w14:paraId="0D4FE26B" w14:textId="09521F9D" w:rsidR="00632BEA" w:rsidRPr="006A4396" w:rsidDel="00644202" w:rsidRDefault="00632BEA" w:rsidP="006A4396">
      <w:pPr>
        <w:pStyle w:val="Paragraphedeliste"/>
        <w:numPr>
          <w:ilvl w:val="0"/>
          <w:numId w:val="7"/>
        </w:numPr>
        <w:rPr>
          <w:del w:id="938" w:author="Thomas CARTERET" w:date="2021-06-11T11:56:00Z"/>
          <w:lang w:val="en-US"/>
        </w:rPr>
      </w:pPr>
      <w:ins w:id="939" w:author="Thomas Carteret" w:date="2021-03-25T18:37:00Z">
        <w:del w:id="940" w:author="Thomas CARTERET" w:date="2021-06-11T11:56:00Z">
          <w:r w:rsidRPr="006A4396" w:rsidDel="00644202">
            <w:rPr>
              <w:b/>
              <w:bCs/>
              <w:lang w:val="en-US"/>
              <w:rPrChange w:id="941" w:author="Thomas Carteret" w:date="2021-04-07T16:08:00Z">
                <w:rPr>
                  <w:lang w:val="en-US"/>
                </w:rPr>
              </w:rPrChange>
            </w:rPr>
            <w:delText>Buildings</w:delText>
          </w:r>
          <w:r w:rsidRPr="006A4396" w:rsidDel="00644202">
            <w:rPr>
              <w:lang w:val="en-US"/>
            </w:rPr>
            <w:delText>: the main goal of this kind of object is limiting the access to the map, we suppose they can’t be destroyed</w:delText>
          </w:r>
        </w:del>
      </w:ins>
      <w:ins w:id="942" w:author="Thomas Carteret" w:date="2021-03-25T18:38:00Z">
        <w:del w:id="943" w:author="Thomas CARTERET" w:date="2021-06-11T11:56:00Z">
          <w:r w:rsidRPr="006A4396" w:rsidDel="00644202">
            <w:rPr>
              <w:lang w:val="en-US"/>
            </w:rPr>
            <w:delText>.</w:delText>
          </w:r>
        </w:del>
      </w:ins>
    </w:p>
    <w:p w14:paraId="0F220289" w14:textId="2E936D41" w:rsidR="006A4396" w:rsidRPr="006A4396" w:rsidDel="00644202" w:rsidRDefault="006A4396" w:rsidP="00632BEA">
      <w:pPr>
        <w:pStyle w:val="Paragraphedeliste"/>
        <w:numPr>
          <w:ilvl w:val="0"/>
          <w:numId w:val="7"/>
        </w:numPr>
        <w:rPr>
          <w:ins w:id="944" w:author="Thomas Carteret" w:date="2021-04-07T16:06:00Z"/>
          <w:del w:id="945" w:author="Thomas CARTERET" w:date="2021-06-11T11:56:00Z"/>
          <w:lang w:val="en-US"/>
        </w:rPr>
      </w:pPr>
    </w:p>
    <w:p w14:paraId="344EF138" w14:textId="4CCC328A" w:rsidR="00632BEA" w:rsidDel="00644202" w:rsidRDefault="00632BEA" w:rsidP="006A4396">
      <w:pPr>
        <w:pStyle w:val="Paragraphedeliste"/>
        <w:numPr>
          <w:ilvl w:val="0"/>
          <w:numId w:val="7"/>
        </w:numPr>
        <w:rPr>
          <w:del w:id="946" w:author="Thomas CARTERET" w:date="2021-06-11T11:56:00Z"/>
          <w:lang w:val="en-US"/>
        </w:rPr>
      </w:pPr>
      <w:ins w:id="947" w:author="Thomas Carteret" w:date="2021-03-25T18:38:00Z">
        <w:del w:id="948" w:author="Thomas CARTERET" w:date="2021-06-11T11:56:00Z">
          <w:r w:rsidRPr="006A4396" w:rsidDel="00644202">
            <w:rPr>
              <w:b/>
              <w:bCs/>
              <w:lang w:val="en-US"/>
              <w:rPrChange w:id="949" w:author="Thomas Carteret" w:date="2021-04-07T16:08:00Z">
                <w:rPr>
                  <w:lang w:val="en-US"/>
                </w:rPr>
              </w:rPrChange>
            </w:rPr>
            <w:delText>Roads</w:delText>
          </w:r>
          <w:r w:rsidRPr="006A4396" w:rsidDel="00644202">
            <w:rPr>
              <w:lang w:val="en-US"/>
            </w:rPr>
            <w:delText xml:space="preserve">: on the contrary, they are here </w:delText>
          </w:r>
        </w:del>
      </w:ins>
      <w:ins w:id="950" w:author="Thomas Carteret" w:date="2021-04-07T16:04:00Z">
        <w:del w:id="951" w:author="Thomas CARTERET" w:date="2021-06-11T11:56:00Z">
          <w:r w:rsidR="006A4396" w:rsidRPr="006A4396" w:rsidDel="00644202">
            <w:rPr>
              <w:lang w:val="en-US"/>
            </w:rPr>
            <w:delText xml:space="preserve">to lay </w:delText>
          </w:r>
        </w:del>
      </w:ins>
      <w:ins w:id="952" w:author="Thomas Carteret" w:date="2021-03-25T18:38:00Z">
        <w:del w:id="953" w:author="Thomas CARTERET" w:date="2021-06-11T11:56:00Z">
          <w:r w:rsidRPr="006A4396" w:rsidDel="00644202">
            <w:rPr>
              <w:lang w:val="en-US"/>
            </w:rPr>
            <w:delText xml:space="preserve">to show the path </w:delText>
          </w:r>
        </w:del>
      </w:ins>
      <w:ins w:id="954" w:author="Thomas Carteret" w:date="2021-04-07T16:05:00Z">
        <w:del w:id="955" w:author="Thomas CARTERET" w:date="2021-06-11T11:56:00Z">
          <w:r w:rsidR="006A4396" w:rsidRPr="006A4396" w:rsidDel="00644202">
            <w:rPr>
              <w:lang w:val="en-US"/>
            </w:rPr>
            <w:delText>of</w:delText>
          </w:r>
        </w:del>
      </w:ins>
      <w:ins w:id="956" w:author="Thomas Carteret" w:date="2021-03-25T18:38:00Z">
        <w:del w:id="957" w:author="Thomas CARTERET" w:date="2021-06-11T11:56:00Z">
          <w:r w:rsidRPr="006A4396" w:rsidDel="00644202">
            <w:rPr>
              <w:lang w:val="en-US"/>
            </w:rPr>
            <w:delText>to the demonstration</w:delText>
          </w:r>
        </w:del>
      </w:ins>
      <w:ins w:id="958" w:author="Thomas Carteret" w:date="2021-03-25T18:39:00Z">
        <w:del w:id="959" w:author="Thomas CARTERET" w:date="2021-06-11T11:56:00Z">
          <w:r w:rsidRPr="006A4396" w:rsidDel="00644202">
            <w:rPr>
              <w:lang w:val="en-US"/>
            </w:rPr>
            <w:delText xml:space="preserve"> (they contains </w:delText>
          </w:r>
          <w:r w:rsidR="00796C9E" w:rsidRPr="006A4396" w:rsidDel="00644202">
            <w:rPr>
              <w:lang w:val="en-US"/>
            </w:rPr>
            <w:delText>sidewalks), they can’t be destroyed.</w:delText>
          </w:r>
        </w:del>
      </w:ins>
      <w:ins w:id="960" w:author="Thomas Carteret" w:date="2021-04-07T16:05:00Z">
        <w:del w:id="961" w:author="Thomas CARTERET" w:date="2021-06-11T11:56:00Z">
          <w:r w:rsidR="006A4396" w:rsidRPr="006A4396" w:rsidDel="00644202">
            <w:rPr>
              <w:lang w:val="en-US"/>
            </w:rPr>
            <w:delText xml:space="preserve"> </w:delText>
          </w:r>
        </w:del>
      </w:ins>
      <w:ins w:id="962" w:author="Thomas Carteret" w:date="2021-04-07T16:06:00Z">
        <w:del w:id="963" w:author="Thomas CARTERET" w:date="2021-06-11T11:56:00Z">
          <w:r w:rsidR="006A4396" w:rsidRPr="006A4396" w:rsidDel="00644202">
            <w:rPr>
              <w:lang w:val="en-US"/>
              <w:rPrChange w:id="964" w:author="Thomas Carteret" w:date="2021-04-07T16:08:00Z">
                <w:rPr/>
              </w:rPrChange>
            </w:rPr>
            <w:delText>They can also serve as escape routes.</w:delText>
          </w:r>
        </w:del>
      </w:ins>
    </w:p>
    <w:p w14:paraId="79460133" w14:textId="50BBB5DE" w:rsidR="006A4396" w:rsidRPr="006A4396" w:rsidDel="00644202" w:rsidRDefault="006A4396">
      <w:pPr>
        <w:pStyle w:val="Paragraphedeliste"/>
        <w:numPr>
          <w:ilvl w:val="0"/>
          <w:numId w:val="7"/>
        </w:numPr>
        <w:rPr>
          <w:ins w:id="965" w:author="Thomas Carteret" w:date="2021-04-07T16:10:00Z"/>
          <w:del w:id="966" w:author="Thomas CARTERET" w:date="2021-06-11T11:56:00Z"/>
          <w:lang w:val="en-US"/>
        </w:rPr>
      </w:pPr>
    </w:p>
    <w:p w14:paraId="32C43DD2" w14:textId="578A2630" w:rsidR="00796C9E" w:rsidRPr="006A4396" w:rsidDel="00644202" w:rsidRDefault="00796C9E">
      <w:pPr>
        <w:pStyle w:val="Paragraphedeliste"/>
        <w:numPr>
          <w:ilvl w:val="0"/>
          <w:numId w:val="11"/>
        </w:numPr>
        <w:rPr>
          <w:ins w:id="967" w:author="Thomas Carteret" w:date="2021-03-25T18:50:00Z"/>
          <w:del w:id="968" w:author="Thomas CARTERET" w:date="2021-06-11T11:56:00Z"/>
          <w:lang w:val="en-US"/>
        </w:rPr>
        <w:pPrChange w:id="969" w:author="Thomas Carteret" w:date="2021-04-07T16:14:00Z">
          <w:pPr>
            <w:pStyle w:val="Paragraphedeliste"/>
            <w:numPr>
              <w:numId w:val="7"/>
            </w:numPr>
            <w:ind w:hanging="360"/>
          </w:pPr>
        </w:pPrChange>
      </w:pPr>
      <w:ins w:id="970" w:author="Thomas Carteret" w:date="2021-03-25T18:40:00Z">
        <w:del w:id="971" w:author="Thomas CARTERET" w:date="2021-06-11T11:56:00Z">
          <w:r w:rsidRPr="00D314BF" w:rsidDel="00644202">
            <w:rPr>
              <w:b/>
              <w:bCs/>
              <w:lang w:val="en-US"/>
            </w:rPr>
            <w:delText>Floating obstacles</w:delText>
          </w:r>
          <w:r w:rsidRPr="00D314BF" w:rsidDel="00644202">
            <w:rPr>
              <w:lang w:val="en-US"/>
              <w:rPrChange w:id="972" w:author="Thomas Carteret" w:date="2021-04-07T16:11:00Z">
                <w:rPr>
                  <w:b/>
                  <w:bCs/>
                  <w:lang w:val="en-US"/>
                </w:rPr>
              </w:rPrChange>
            </w:rPr>
            <w:delText>:</w:delText>
          </w:r>
          <w:r w:rsidRPr="00D314BF" w:rsidDel="00644202">
            <w:rPr>
              <w:lang w:val="en-US"/>
            </w:rPr>
            <w:delText xml:space="preserve"> </w:delText>
          </w:r>
        </w:del>
      </w:ins>
      <w:ins w:id="973" w:author="Thomas Carteret" w:date="2021-04-07T16:10:00Z">
        <w:del w:id="974" w:author="Thomas CARTERET" w:date="2021-06-11T11:56:00Z">
          <w:r w:rsidR="006A4396" w:rsidRPr="00D314BF" w:rsidDel="00644202">
            <w:rPr>
              <w:lang w:val="en-US"/>
              <w:rPrChange w:id="975" w:author="Thomas Carteret" w:date="2021-04-07T16:11:00Z">
                <w:rPr/>
              </w:rPrChange>
            </w:rPr>
            <w:delText>the main goal of these is to represent elements that can be placed anywhere before the launch of the simulation to observe their impact (in real life, it could be flower pot, urban furniture…), they can’t be destroyed.</w:delText>
          </w:r>
        </w:del>
      </w:ins>
      <w:ins w:id="976" w:author="Thomas Carteret" w:date="2021-03-25T18:40:00Z">
        <w:del w:id="977" w:author="Thomas CARTERET" w:date="2021-06-11T11:56:00Z">
          <w:r w:rsidRPr="00D314BF" w:rsidDel="00644202">
            <w:rPr>
              <w:lang w:val="en-US"/>
              <w:rPrChange w:id="978" w:author="Thomas Carteret" w:date="2021-04-07T16:11:00Z">
                <w:rPr>
                  <w:b/>
                  <w:bCs/>
                  <w:lang w:val="en-US"/>
                </w:rPr>
              </w:rPrChange>
            </w:rPr>
            <w:delText>the</w:delText>
          </w:r>
        </w:del>
      </w:ins>
      <w:ins w:id="979" w:author="Thomas Carteret" w:date="2021-03-25T18:41:00Z">
        <w:del w:id="980" w:author="Thomas CARTERET" w:date="2021-06-11T11:56:00Z">
          <w:r w:rsidRPr="00D314BF" w:rsidDel="00644202">
            <w:rPr>
              <w:lang w:val="en-US"/>
              <w:rPrChange w:id="981" w:author="Thomas Carteret" w:date="2021-04-07T16:11:00Z">
                <w:rPr>
                  <w:b/>
                  <w:bCs/>
                  <w:lang w:val="en-US"/>
                </w:rPr>
              </w:rPrChange>
            </w:rPr>
            <w:delText xml:space="preserve"> m</w:delText>
          </w:r>
          <w:r w:rsidRPr="00D314BF" w:rsidDel="00644202">
            <w:rPr>
              <w:lang w:val="en-US"/>
            </w:rPr>
            <w:delText>ain goal of this object is to represent elements that can be placed anywhere before the launching of the simulation to observe the impact (i</w:delText>
          </w:r>
        </w:del>
      </w:ins>
      <w:ins w:id="982" w:author="Thomas Carteret" w:date="2021-03-25T18:42:00Z">
        <w:del w:id="983" w:author="Thomas CARTERET" w:date="2021-06-11T11:56:00Z">
          <w:r w:rsidRPr="00D314BF" w:rsidDel="00644202">
            <w:rPr>
              <w:lang w:val="en-US"/>
            </w:rPr>
            <w:delText>n real life,</w:delText>
          </w:r>
        </w:del>
      </w:ins>
      <w:ins w:id="984" w:author="Thomas Carteret" w:date="2021-03-25T18:41:00Z">
        <w:del w:id="985" w:author="Thomas CARTERET" w:date="2021-06-11T11:56:00Z">
          <w:r w:rsidRPr="00D314BF" w:rsidDel="00644202">
            <w:rPr>
              <w:lang w:val="en-US"/>
            </w:rPr>
            <w:delText xml:space="preserve"> </w:delText>
          </w:r>
        </w:del>
      </w:ins>
      <w:ins w:id="986" w:author="Thomas Carteret" w:date="2021-03-25T18:42:00Z">
        <w:del w:id="987" w:author="Thomas CARTERET" w:date="2021-06-11T11:56:00Z">
          <w:r w:rsidRPr="00D314BF" w:rsidDel="00644202">
            <w:rPr>
              <w:lang w:val="en-US"/>
            </w:rPr>
            <w:delText>it could be flower pot, urban furniture…)</w:delText>
          </w:r>
        </w:del>
      </w:ins>
      <w:ins w:id="988" w:author="Thomas Carteret" w:date="2021-03-25T18:44:00Z">
        <w:del w:id="989" w:author="Thomas CARTERET" w:date="2021-06-11T11:56:00Z">
          <w:r w:rsidRPr="00D314BF" w:rsidDel="00644202">
            <w:rPr>
              <w:lang w:val="en-US"/>
            </w:rPr>
            <w:delText xml:space="preserve">, they </w:delText>
          </w:r>
        </w:del>
      </w:ins>
      <w:ins w:id="990" w:author="Thomas Carteret" w:date="2021-03-25T18:48:00Z">
        <w:del w:id="991" w:author="Thomas CARTERET" w:date="2021-06-11T11:56:00Z">
          <w:r w:rsidRPr="00D314BF" w:rsidDel="00644202">
            <w:rPr>
              <w:lang w:val="en-US"/>
            </w:rPr>
            <w:delText>can</w:delText>
          </w:r>
        </w:del>
      </w:ins>
      <w:ins w:id="992" w:author="Thomas Carteret" w:date="2021-03-25T18:50:00Z">
        <w:del w:id="993" w:author="Thomas CARTERET" w:date="2021-06-11T11:56:00Z">
          <w:r w:rsidR="000F6D81" w:rsidRPr="00D314BF" w:rsidDel="00644202">
            <w:rPr>
              <w:lang w:val="en-US"/>
            </w:rPr>
            <w:delText>’t</w:delText>
          </w:r>
        </w:del>
      </w:ins>
      <w:ins w:id="994" w:author="Thomas Carteret" w:date="2021-03-25T18:49:00Z">
        <w:del w:id="995" w:author="Thomas CARTERET" w:date="2021-06-11T11:56:00Z">
          <w:r w:rsidRPr="00D314BF" w:rsidDel="00644202">
            <w:rPr>
              <w:lang w:val="en-US"/>
            </w:rPr>
            <w:delText xml:space="preserve"> be destroyed</w:delText>
          </w:r>
        </w:del>
      </w:ins>
      <w:ins w:id="996" w:author="Thomas Carteret" w:date="2021-03-25T18:44:00Z">
        <w:del w:id="997" w:author="Thomas CARTERET" w:date="2021-06-11T11:56:00Z">
          <w:r w:rsidRPr="00D314BF" w:rsidDel="00644202">
            <w:rPr>
              <w:lang w:val="en-US"/>
            </w:rPr>
            <w:delText>.</w:delText>
          </w:r>
        </w:del>
      </w:ins>
    </w:p>
    <w:p w14:paraId="3BA5C56E" w14:textId="69E7E38A" w:rsidR="00D314BF" w:rsidRPr="00D314BF" w:rsidDel="00644202" w:rsidRDefault="00D314BF">
      <w:pPr>
        <w:pStyle w:val="Paragraphedeliste"/>
        <w:numPr>
          <w:ilvl w:val="0"/>
          <w:numId w:val="11"/>
        </w:numPr>
        <w:rPr>
          <w:ins w:id="998" w:author="Thomas Carteret" w:date="2021-04-07T16:11:00Z"/>
          <w:del w:id="999" w:author="Thomas CARTERET" w:date="2021-06-11T11:56:00Z"/>
          <w:lang w:val="en-US"/>
          <w:rPrChange w:id="1000" w:author="Thomas Carteret" w:date="2021-04-07T16:11:00Z">
            <w:rPr>
              <w:ins w:id="1001" w:author="Thomas Carteret" w:date="2021-04-07T16:11:00Z"/>
              <w:del w:id="1002" w:author="Thomas CARTERET" w:date="2021-06-11T11:56:00Z"/>
              <w:b/>
              <w:bCs/>
              <w:lang w:val="en-US"/>
            </w:rPr>
          </w:rPrChange>
        </w:rPr>
        <w:pPrChange w:id="1003" w:author="Thomas Carteret" w:date="2021-04-07T16:14:00Z">
          <w:pPr>
            <w:pStyle w:val="Paragraphedeliste"/>
            <w:numPr>
              <w:numId w:val="7"/>
            </w:numPr>
            <w:ind w:hanging="360"/>
          </w:pPr>
        </w:pPrChange>
      </w:pPr>
    </w:p>
    <w:p w14:paraId="4E4A1A1D" w14:textId="50F69272" w:rsidR="000F6D81" w:rsidRPr="009A6E69" w:rsidDel="00644202" w:rsidRDefault="000F6D81">
      <w:pPr>
        <w:pStyle w:val="Paragraphedeliste"/>
        <w:numPr>
          <w:ilvl w:val="0"/>
          <w:numId w:val="11"/>
        </w:numPr>
        <w:rPr>
          <w:del w:id="1004" w:author="Thomas CARTERET" w:date="2021-06-11T11:56:00Z"/>
          <w:lang w:val="en-US"/>
        </w:rPr>
        <w:pPrChange w:id="1005" w:author="Thomas Carteret" w:date="2021-04-07T16:14:00Z">
          <w:pPr>
            <w:pStyle w:val="Paragraphedeliste"/>
            <w:numPr>
              <w:numId w:val="7"/>
            </w:numPr>
            <w:ind w:hanging="360"/>
          </w:pPr>
        </w:pPrChange>
      </w:pPr>
      <w:ins w:id="1006" w:author="Thomas Carteret" w:date="2021-03-25T18:50:00Z">
        <w:del w:id="1007" w:author="Thomas CARTERET" w:date="2021-06-11T11:56:00Z">
          <w:r w:rsidRPr="009A6E69" w:rsidDel="00644202">
            <w:rPr>
              <w:b/>
              <w:bCs/>
              <w:lang w:val="en-US"/>
            </w:rPr>
            <w:delText>Barricade</w:delText>
          </w:r>
        </w:del>
      </w:ins>
      <w:ins w:id="1008" w:author="Thomas Carteret" w:date="2021-03-25T18:52:00Z">
        <w:del w:id="1009" w:author="Thomas CARTERET" w:date="2021-06-11T11:56:00Z">
          <w:r w:rsidRPr="009A6E69" w:rsidDel="00644202">
            <w:rPr>
              <w:b/>
              <w:bCs/>
              <w:lang w:val="en-US"/>
            </w:rPr>
            <w:delText>s</w:delText>
          </w:r>
        </w:del>
      </w:ins>
      <w:ins w:id="1010" w:author="Thomas Carteret" w:date="2021-03-25T18:50:00Z">
        <w:del w:id="1011" w:author="Thomas CARTERET" w:date="2021-06-11T11:56:00Z">
          <w:r w:rsidRPr="009A6E69" w:rsidDel="00644202">
            <w:rPr>
              <w:lang w:val="en-US"/>
              <w:rPrChange w:id="1012" w:author="Thomas Carteret" w:date="2021-04-07T16:14:00Z">
                <w:rPr>
                  <w:b/>
                  <w:bCs/>
                  <w:lang w:val="en-US"/>
                </w:rPr>
              </w:rPrChange>
            </w:rPr>
            <w:delText>:</w:delText>
          </w:r>
          <w:r w:rsidRPr="009A6E69" w:rsidDel="00644202">
            <w:rPr>
              <w:lang w:val="en-US"/>
            </w:rPr>
            <w:delText xml:space="preserve"> </w:delText>
          </w:r>
        </w:del>
      </w:ins>
      <w:ins w:id="1013" w:author="Thomas Carteret" w:date="2021-04-07T16:11:00Z">
        <w:del w:id="1014" w:author="Thomas CARTERET" w:date="2021-06-11T11:56:00Z">
          <w:r w:rsidR="00D314BF" w:rsidRPr="009A6E69" w:rsidDel="00644202">
            <w:rPr>
              <w:lang w:val="en-US"/>
              <w:rPrChange w:id="1015" w:author="Thomas Carteret" w:date="2021-04-07T16:14:00Z">
                <w:rPr/>
              </w:rPrChange>
            </w:rPr>
            <w:delText>floating obstacles equivalent but for CRS, it can be deployed before and during the simulation and it is destructible.</w:delText>
          </w:r>
        </w:del>
      </w:ins>
      <w:ins w:id="1016" w:author="Thomas Carteret" w:date="2021-03-25T18:50:00Z">
        <w:del w:id="1017" w:author="Thomas CARTERET" w:date="2021-06-11T11:56:00Z">
          <w:r w:rsidRPr="009A6E69" w:rsidDel="00644202">
            <w:rPr>
              <w:lang w:val="en-US"/>
            </w:rPr>
            <w:delText>floating obstacles equivalent but for CRS</w:delText>
          </w:r>
        </w:del>
      </w:ins>
      <w:ins w:id="1018" w:author="Thomas Carteret" w:date="2021-03-25T18:51:00Z">
        <w:del w:id="1019" w:author="Thomas CARTERET" w:date="2021-06-11T11:56:00Z">
          <w:r w:rsidRPr="009A6E69" w:rsidDel="00644202">
            <w:rPr>
              <w:lang w:val="en-US"/>
            </w:rPr>
            <w:delText>, it can be deployed before and during the simulation and it is destructible.</w:delText>
          </w:r>
        </w:del>
      </w:ins>
    </w:p>
    <w:p w14:paraId="51510ED1" w14:textId="1E5D0BEA" w:rsidR="00D314BF" w:rsidDel="00644202" w:rsidRDefault="00D314BF">
      <w:pPr>
        <w:pStyle w:val="Paragraphedeliste"/>
        <w:rPr>
          <w:ins w:id="1020" w:author="Thomas Carteret" w:date="2021-04-07T16:13:00Z"/>
          <w:del w:id="1021" w:author="Thomas CARTERET" w:date="2021-06-11T11:56:00Z"/>
          <w:b/>
          <w:bCs/>
          <w:lang w:val="en-US"/>
        </w:rPr>
      </w:pPr>
    </w:p>
    <w:p w14:paraId="22C0144E" w14:textId="3344C058" w:rsidR="00796C9E" w:rsidRPr="00D314BF" w:rsidDel="00644202" w:rsidRDefault="00796C9E">
      <w:pPr>
        <w:pStyle w:val="Paragraphedeliste"/>
        <w:numPr>
          <w:ilvl w:val="0"/>
          <w:numId w:val="7"/>
        </w:numPr>
        <w:rPr>
          <w:del w:id="1022" w:author="Thomas CARTERET" w:date="2021-06-11T11:56:00Z"/>
          <w:lang w:val="en-US"/>
          <w:rPrChange w:id="1023" w:author="Thomas Carteret" w:date="2021-04-07T16:13:00Z">
            <w:rPr>
              <w:del w:id="1024" w:author="Thomas CARTERET" w:date="2021-06-11T11:56:00Z"/>
            </w:rPr>
          </w:rPrChange>
        </w:rPr>
        <w:pPrChange w:id="1025" w:author="Thomas Carteret" w:date="2021-04-07T16:14:00Z">
          <w:pPr>
            <w:pStyle w:val="Paragraphedeliste"/>
          </w:pPr>
        </w:pPrChange>
      </w:pPr>
      <w:ins w:id="1026" w:author="Thomas Carteret" w:date="2021-03-25T18:44:00Z">
        <w:del w:id="1027" w:author="Thomas CARTERET" w:date="2021-06-11T11:56:00Z">
          <w:r w:rsidRPr="00D314BF" w:rsidDel="00644202">
            <w:rPr>
              <w:b/>
              <w:bCs/>
              <w:lang w:val="en-US"/>
              <w:rPrChange w:id="1028" w:author="Thomas Carteret" w:date="2021-04-07T16:13:00Z">
                <w:rPr>
                  <w:lang w:val="en-US"/>
                </w:rPr>
              </w:rPrChange>
            </w:rPr>
            <w:delText>Destructible content:</w:delText>
          </w:r>
          <w:r w:rsidRPr="00D314BF" w:rsidDel="00644202">
            <w:rPr>
              <w:b/>
              <w:bCs/>
              <w:lang w:val="en-US"/>
            </w:rPr>
            <w:delText xml:space="preserve"> </w:delText>
          </w:r>
        </w:del>
      </w:ins>
      <w:ins w:id="1029" w:author="Thomas Carteret" w:date="2021-04-07T16:11:00Z">
        <w:del w:id="1030" w:author="Thomas CARTERET" w:date="2021-06-11T11:56:00Z">
          <w:r w:rsidR="00D314BF" w:rsidRPr="00D314BF" w:rsidDel="00644202">
            <w:rPr>
              <w:lang w:val="en-US"/>
              <w:rPrChange w:id="1031" w:author="Thomas Carteret" w:date="2021-04-07T16:13:00Z">
                <w:rPr/>
              </w:rPrChange>
            </w:rPr>
            <w:delText>these objects are destructible and attract the aggressive entities, one of the goals of the police force is to protect those elements. Once it is destroyed, it can be crossed.</w:delText>
          </w:r>
        </w:del>
      </w:ins>
      <w:ins w:id="1032" w:author="Thomas Carteret" w:date="2021-03-25T18:44:00Z">
        <w:del w:id="1033" w:author="Thomas CARTERET" w:date="2021-06-11T11:56:00Z">
          <w:r w:rsidRPr="00D314BF" w:rsidDel="00644202">
            <w:rPr>
              <w:lang w:val="en-US"/>
              <w:rPrChange w:id="1034" w:author="Thomas Carteret" w:date="2021-04-07T16:13:00Z">
                <w:rPr>
                  <w:b/>
                  <w:bCs/>
                  <w:lang w:val="en-US"/>
                </w:rPr>
              </w:rPrChange>
            </w:rPr>
            <w:delText>this</w:delText>
          </w:r>
          <w:r w:rsidRPr="00D314BF" w:rsidDel="00644202">
            <w:rPr>
              <w:lang w:val="en-US"/>
            </w:rPr>
            <w:delText xml:space="preserve"> object is </w:delText>
          </w:r>
        </w:del>
      </w:ins>
      <w:ins w:id="1035" w:author="Thomas Carteret" w:date="2021-03-25T18:45:00Z">
        <w:del w:id="1036" w:author="Thomas CARTERET" w:date="2021-06-11T11:56:00Z">
          <w:r w:rsidRPr="00D314BF" w:rsidDel="00644202">
            <w:rPr>
              <w:lang w:val="en-US"/>
            </w:rPr>
            <w:delText xml:space="preserve">destructible and attract the aggressive entities, one of the </w:delText>
          </w:r>
        </w:del>
      </w:ins>
      <w:ins w:id="1037" w:author="Thomas Carteret" w:date="2021-03-25T18:46:00Z">
        <w:del w:id="1038" w:author="Thomas CARTERET" w:date="2021-06-11T11:56:00Z">
          <w:r w:rsidRPr="00D314BF" w:rsidDel="00644202">
            <w:rPr>
              <w:lang w:val="en-US"/>
            </w:rPr>
            <w:delText>goals</w:delText>
          </w:r>
        </w:del>
      </w:ins>
      <w:ins w:id="1039" w:author="Thomas Carteret" w:date="2021-03-25T18:45:00Z">
        <w:del w:id="1040" w:author="Thomas CARTERET" w:date="2021-06-11T11:56:00Z">
          <w:r w:rsidRPr="00D314BF" w:rsidDel="00644202">
            <w:rPr>
              <w:lang w:val="en-US"/>
            </w:rPr>
            <w:delText xml:space="preserve"> of the police force is to protect those elements.</w:delText>
          </w:r>
        </w:del>
      </w:ins>
      <w:ins w:id="1041" w:author="Thomas Carteret" w:date="2021-03-25T18:46:00Z">
        <w:del w:id="1042" w:author="Thomas CARTERET" w:date="2021-06-11T11:56:00Z">
          <w:r w:rsidRPr="00D314BF" w:rsidDel="00644202">
            <w:rPr>
              <w:lang w:val="en-US"/>
            </w:rPr>
            <w:delText xml:space="preserve"> Once it is destroyed, it can be crossed.</w:delText>
          </w:r>
        </w:del>
      </w:ins>
    </w:p>
    <w:p w14:paraId="6B804F1C" w14:textId="0F312FBC" w:rsidR="00D314BF" w:rsidDel="00644202" w:rsidRDefault="00D314BF">
      <w:pPr>
        <w:pStyle w:val="Paragraphedeliste"/>
        <w:rPr>
          <w:ins w:id="1043" w:author="Thomas Carteret" w:date="2021-04-07T16:12:00Z"/>
          <w:del w:id="1044" w:author="Thomas CARTERET" w:date="2021-06-11T11:56:00Z"/>
          <w:b/>
          <w:bCs/>
          <w:lang w:val="en-US"/>
        </w:rPr>
      </w:pPr>
      <w:ins w:id="1045" w:author="Thomas Carteret" w:date="2021-04-07T16:12:00Z">
        <w:del w:id="1046" w:author="Thomas CARTERET" w:date="2021-06-11T11:56:00Z">
          <w:r w:rsidDel="00644202">
            <w:rPr>
              <w:b/>
              <w:bCs/>
              <w:lang w:val="en-US"/>
            </w:rPr>
            <w:delText xml:space="preserve"> </w:delText>
          </w:r>
        </w:del>
      </w:ins>
    </w:p>
    <w:p w14:paraId="42ED0DCA" w14:textId="53ED9785" w:rsidR="00796C9E" w:rsidRPr="00D314BF" w:rsidDel="00644202" w:rsidRDefault="00D314BF">
      <w:pPr>
        <w:pStyle w:val="Paragraphedeliste"/>
        <w:numPr>
          <w:ilvl w:val="0"/>
          <w:numId w:val="7"/>
        </w:numPr>
        <w:rPr>
          <w:ins w:id="1047" w:author="Thomas Carteret" w:date="2021-03-25T18:53:00Z"/>
          <w:del w:id="1048" w:author="Thomas CARTERET" w:date="2021-06-11T11:56:00Z"/>
          <w:lang w:val="en-US"/>
        </w:rPr>
      </w:pPr>
      <w:ins w:id="1049" w:author="Thomas Carteret" w:date="2021-04-07T16:12:00Z">
        <w:del w:id="1050" w:author="Thomas CARTERET" w:date="2021-06-11T11:56:00Z">
          <w:r w:rsidRPr="00AD3768" w:rsidDel="00644202">
            <w:rPr>
              <w:b/>
              <w:bCs/>
              <w:lang w:val="en-US"/>
            </w:rPr>
            <w:delText>Ending</w:delText>
          </w:r>
          <w:r w:rsidRPr="00AD3768" w:rsidDel="00644202">
            <w:rPr>
              <w:lang w:val="en-US"/>
            </w:rPr>
            <w:delText>: this object is not physically present in the environment; it represents the objective for protesters.</w:delText>
          </w:r>
        </w:del>
      </w:ins>
      <w:ins w:id="1051" w:author="Thomas Carteret" w:date="2021-03-25T18:43:00Z">
        <w:del w:id="1052" w:author="Thomas CARTERET" w:date="2021-06-11T11:56:00Z">
          <w:r w:rsidR="00796C9E" w:rsidRPr="00D314BF" w:rsidDel="00644202">
            <w:rPr>
              <w:b/>
              <w:bCs/>
              <w:lang w:val="en-US"/>
            </w:rPr>
            <w:delText>Ending</w:delText>
          </w:r>
          <w:r w:rsidR="00796C9E" w:rsidRPr="00D314BF" w:rsidDel="00644202">
            <w:rPr>
              <w:lang w:val="en-US"/>
            </w:rPr>
            <w:delText xml:space="preserve">: </w:delText>
          </w:r>
        </w:del>
      </w:ins>
      <w:ins w:id="1053" w:author="Thomas Carteret" w:date="2021-03-25T18:46:00Z">
        <w:del w:id="1054" w:author="Thomas CARTERET" w:date="2021-06-11T11:56:00Z">
          <w:r w:rsidR="00796C9E" w:rsidRPr="00D314BF" w:rsidDel="00644202">
            <w:rPr>
              <w:lang w:val="en-US"/>
            </w:rPr>
            <w:delText xml:space="preserve">this object </w:delText>
          </w:r>
        </w:del>
      </w:ins>
      <w:ins w:id="1055" w:author="Thomas Carteret" w:date="2021-03-25T18:47:00Z">
        <w:del w:id="1056" w:author="Thomas CARTERET" w:date="2021-06-11T11:56:00Z">
          <w:r w:rsidR="00796C9E" w:rsidRPr="00D314BF" w:rsidDel="00644202">
            <w:rPr>
              <w:lang w:val="en-US"/>
            </w:rPr>
            <w:delText xml:space="preserve">is not physically present in the </w:delText>
          </w:r>
        </w:del>
      </w:ins>
      <w:ins w:id="1057" w:author="Thomas Carteret" w:date="2021-03-25T18:51:00Z">
        <w:del w:id="1058" w:author="Thomas CARTERET" w:date="2021-06-11T11:56:00Z">
          <w:r w:rsidR="000F6D81" w:rsidRPr="00D314BF" w:rsidDel="00644202">
            <w:rPr>
              <w:lang w:val="en-US"/>
            </w:rPr>
            <w:delText>environment;</w:delText>
          </w:r>
        </w:del>
      </w:ins>
      <w:ins w:id="1059" w:author="Thomas Carteret" w:date="2021-03-25T18:47:00Z">
        <w:del w:id="1060" w:author="Thomas CARTERET" w:date="2021-06-11T11:56:00Z">
          <w:r w:rsidR="00796C9E" w:rsidRPr="00D314BF" w:rsidDel="00644202">
            <w:rPr>
              <w:lang w:val="en-US"/>
            </w:rPr>
            <w:delText xml:space="preserve"> it represents the objective for protesters.</w:delText>
          </w:r>
        </w:del>
      </w:ins>
    </w:p>
    <w:p w14:paraId="4CE575B8" w14:textId="4A8F88C1" w:rsidR="000F6D81" w:rsidRPr="006A4396" w:rsidDel="00644202" w:rsidRDefault="000F6D81">
      <w:pPr>
        <w:rPr>
          <w:ins w:id="1061" w:author="Thomas Carteret" w:date="2021-03-25T18:54:00Z"/>
          <w:del w:id="1062" w:author="Thomas CARTERET" w:date="2021-06-11T11:56:00Z"/>
          <w:lang w:val="en-US"/>
        </w:rPr>
        <w:pPrChange w:id="1063" w:author="Thomas Carteret" w:date="2021-03-25T18:54:00Z">
          <w:pPr>
            <w:pStyle w:val="Paragraphedeliste"/>
            <w:numPr>
              <w:numId w:val="8"/>
            </w:numPr>
            <w:ind w:hanging="360"/>
          </w:pPr>
        </w:pPrChange>
      </w:pPr>
      <w:ins w:id="1064" w:author="Thomas Carteret" w:date="2021-03-25T18:53:00Z">
        <w:del w:id="1065" w:author="Thomas CARTERET" w:date="2021-06-11T11:56:00Z">
          <w:r w:rsidRPr="006A4396" w:rsidDel="00644202">
            <w:rPr>
              <w:lang w:val="en-US"/>
            </w:rPr>
            <w:delText>Time limited content:</w:delText>
          </w:r>
        </w:del>
      </w:ins>
    </w:p>
    <w:p w14:paraId="6E4639EF" w14:textId="0BFB3E29" w:rsidR="000F6D81" w:rsidRPr="006A4396" w:rsidDel="00644202" w:rsidRDefault="000F6D81">
      <w:pPr>
        <w:pStyle w:val="Paragraphedeliste"/>
        <w:numPr>
          <w:ilvl w:val="0"/>
          <w:numId w:val="8"/>
        </w:numPr>
        <w:rPr>
          <w:ins w:id="1066" w:author="Thomas Carteret" w:date="2021-03-25T18:53:00Z"/>
          <w:del w:id="1067" w:author="Thomas CARTERET" w:date="2021-06-11T11:56:00Z"/>
          <w:lang w:val="en-US"/>
        </w:rPr>
        <w:pPrChange w:id="1068" w:author="Thomas Carteret" w:date="2021-03-25T18:54:00Z">
          <w:pPr>
            <w:pStyle w:val="Paragraphedeliste"/>
            <w:numPr>
              <w:numId w:val="7"/>
            </w:numPr>
            <w:ind w:hanging="360"/>
          </w:pPr>
        </w:pPrChange>
      </w:pPr>
      <w:ins w:id="1069" w:author="Thomas Carteret" w:date="2021-03-25T18:54:00Z">
        <w:del w:id="1070" w:author="Thomas CARTERET" w:date="2021-06-11T11:56:00Z">
          <w:r w:rsidRPr="006A4396" w:rsidDel="00644202">
            <w:rPr>
              <w:b/>
              <w:bCs/>
              <w:lang w:val="en-US"/>
            </w:rPr>
            <w:delText xml:space="preserve">Smokes: </w:delText>
          </w:r>
          <w:r w:rsidRPr="006A4396" w:rsidDel="00644202">
            <w:rPr>
              <w:lang w:val="en-US"/>
            </w:rPr>
            <w:delText>object of the environment that is not physically present in the simulation but have an impact in the close area.</w:delText>
          </w:r>
        </w:del>
      </w:ins>
    </w:p>
    <w:p w14:paraId="7C23767C" w14:textId="408C754C" w:rsidR="000F6D81" w:rsidRPr="009A6E69" w:rsidDel="00644202" w:rsidRDefault="000F6D81">
      <w:pPr>
        <w:pStyle w:val="Paragraphedeliste"/>
        <w:numPr>
          <w:ilvl w:val="0"/>
          <w:numId w:val="8"/>
        </w:numPr>
        <w:rPr>
          <w:ins w:id="1071" w:author="Thomas Carteret" w:date="2021-03-25T18:35:00Z"/>
          <w:del w:id="1072" w:author="Thomas CARTERET" w:date="2021-06-11T11:56:00Z"/>
          <w:lang w:val="en-US"/>
        </w:rPr>
        <w:pPrChange w:id="1073" w:author="Thomas Carteret" w:date="2021-04-07T16:15:00Z">
          <w:pPr/>
        </w:pPrChange>
      </w:pPr>
    </w:p>
    <w:p w14:paraId="45431872" w14:textId="677CCC9C" w:rsidR="00632BEA" w:rsidRPr="006A4396" w:rsidDel="00644202" w:rsidRDefault="00632BEA" w:rsidP="000E1B2F">
      <w:pPr>
        <w:rPr>
          <w:ins w:id="1074" w:author="Thomas Carteret" w:date="2021-03-25T18:31:00Z"/>
          <w:del w:id="1075" w:author="Thomas CARTERET" w:date="2021-06-11T11:56:00Z"/>
          <w:lang w:val="en-US"/>
        </w:rPr>
      </w:pPr>
    </w:p>
    <w:p w14:paraId="5960215F" w14:textId="702A2980" w:rsidR="00F72392" w:rsidDel="00644202" w:rsidRDefault="00F72392">
      <w:pPr>
        <w:spacing w:before="0" w:after="0"/>
        <w:jc w:val="left"/>
        <w:rPr>
          <w:ins w:id="1076" w:author="Thomas Carteret" w:date="2021-04-07T16:43:00Z"/>
          <w:del w:id="1077" w:author="Thomas CARTERET" w:date="2021-06-11T11:56:00Z"/>
          <w:caps/>
          <w:spacing w:val="15"/>
          <w:szCs w:val="22"/>
          <w:lang w:val="en-US"/>
        </w:rPr>
      </w:pPr>
      <w:ins w:id="1078" w:author="Thomas Carteret" w:date="2021-04-07T16:43:00Z">
        <w:del w:id="1079" w:author="Thomas CARTERET" w:date="2021-06-11T11:56:00Z">
          <w:r w:rsidDel="00644202">
            <w:rPr>
              <w:lang w:val="en-US"/>
            </w:rPr>
            <w:br w:type="page"/>
          </w:r>
        </w:del>
      </w:ins>
    </w:p>
    <w:p w14:paraId="6973800A" w14:textId="1C87022C" w:rsidR="00632BEA" w:rsidRPr="006A4396" w:rsidDel="00644202" w:rsidRDefault="00632BEA" w:rsidP="000E1B2F">
      <w:pPr>
        <w:rPr>
          <w:del w:id="1080" w:author="Thomas CARTERET" w:date="2021-06-11T11:56:00Z"/>
          <w:lang w:val="en-US"/>
        </w:rPr>
      </w:pPr>
    </w:p>
    <w:p w14:paraId="2EF118E4" w14:textId="6769D005" w:rsidR="000E1B2F" w:rsidRPr="006A4396" w:rsidDel="00644202" w:rsidRDefault="000E1B2F" w:rsidP="000E1B2F">
      <w:pPr>
        <w:pStyle w:val="Titre3"/>
        <w:rPr>
          <w:del w:id="1081" w:author="Thomas CARTERET" w:date="2021-06-11T11:56:00Z"/>
          <w:lang w:val="en-US"/>
        </w:rPr>
      </w:pPr>
      <w:bookmarkStart w:id="1082" w:name="_Toc74303591"/>
      <w:del w:id="1083" w:author="Thomas CARTERET" w:date="2021-06-11T11:56:00Z">
        <w:r w:rsidRPr="006A4396" w:rsidDel="00644202">
          <w:rPr>
            <w:lang w:val="en-US"/>
          </w:rPr>
          <w:delText>2.1.2. Environment Dynamics</w:delText>
        </w:r>
        <w:bookmarkEnd w:id="1082"/>
      </w:del>
    </w:p>
    <w:p w14:paraId="3F7DABC6" w14:textId="12B96C67" w:rsidR="000F6D81" w:rsidRPr="006A4396" w:rsidDel="00644202" w:rsidRDefault="000E1B2F" w:rsidP="000E1B2F">
      <w:pPr>
        <w:rPr>
          <w:ins w:id="1084" w:author="Thomas Carteret" w:date="2021-03-25T18:57:00Z"/>
          <w:del w:id="1085" w:author="Thomas CARTERET" w:date="2021-06-11T11:56:00Z"/>
          <w:lang w:val="en-US"/>
        </w:rPr>
      </w:pPr>
      <w:del w:id="1086" w:author="Thomas CARTERET" w:date="2021-06-11T11:56:00Z">
        <w:r w:rsidRPr="006A4396" w:rsidDel="00644202">
          <w:rPr>
            <w:lang w:val="en-US"/>
          </w:rPr>
          <w:delText>Describe the dynamics of the environment.</w:delText>
        </w:r>
      </w:del>
      <w:ins w:id="1087" w:author="Thomas Carteret" w:date="2021-03-25T18:56:00Z">
        <w:del w:id="1088" w:author="Thomas CARTERET" w:date="2021-06-11T11:56:00Z">
          <w:r w:rsidR="000F6D81" w:rsidRPr="006A4396" w:rsidDel="00644202">
            <w:rPr>
              <w:lang w:val="en-US"/>
            </w:rPr>
            <w:delText xml:space="preserve">Every element has a different impact on the simulation and so on the agents. </w:delText>
          </w:r>
        </w:del>
      </w:ins>
    </w:p>
    <w:p w14:paraId="11B1C6BF" w14:textId="2022A355" w:rsidR="009A6E69" w:rsidRPr="00D96692" w:rsidDel="00644202" w:rsidRDefault="000F6D81" w:rsidP="009A6E69">
      <w:pPr>
        <w:pStyle w:val="NormalWeb"/>
        <w:rPr>
          <w:ins w:id="1089" w:author="Thomas Carteret" w:date="2021-04-07T16:16:00Z"/>
          <w:del w:id="1090" w:author="Thomas CARTERET" w:date="2021-06-11T11:56:00Z"/>
          <w:rFonts w:eastAsiaTheme="minorEastAsia"/>
          <w:lang w:val="en-US"/>
          <w:rPrChange w:id="1091" w:author="Thomas CARTERET" w:date="2021-06-11T11:12:00Z">
            <w:rPr>
              <w:ins w:id="1092" w:author="Thomas Carteret" w:date="2021-04-07T16:16:00Z"/>
              <w:del w:id="1093" w:author="Thomas CARTERET" w:date="2021-06-11T11:56:00Z"/>
              <w:rStyle w:val="Titre2Car"/>
              <w:rFonts w:asciiTheme="minorHAnsi" w:eastAsiaTheme="minorEastAsia" w:hAnsiTheme="minorHAnsi" w:cstheme="minorBidi"/>
              <w:szCs w:val="20"/>
              <w:lang w:val="en-US" w:eastAsia="en-US"/>
            </w:rPr>
          </w:rPrChange>
        </w:rPr>
      </w:pPr>
      <w:ins w:id="1094" w:author="Thomas Carteret" w:date="2021-03-25T18:57:00Z">
        <w:del w:id="1095" w:author="Thomas CARTERET" w:date="2021-06-11T11:56:00Z">
          <w:r w:rsidRPr="009A6E69" w:rsidDel="00644202">
            <w:rPr>
              <w:rFonts w:asciiTheme="minorHAnsi" w:eastAsiaTheme="minorEastAsia" w:hAnsiTheme="minorHAnsi" w:cstheme="minorBidi"/>
              <w:szCs w:val="20"/>
              <w:lang w:val="en-US" w:eastAsia="en-US"/>
              <w:rPrChange w:id="1096" w:author="Thomas Carteret" w:date="2021-04-07T16:16:00Z">
                <w:rPr>
                  <w:caps/>
                  <w:spacing w:val="15"/>
                  <w:shd w:val="clear" w:color="auto" w:fill="FFFFFF"/>
                  <w:lang w:val="en-US"/>
                </w:rPr>
              </w:rPrChange>
            </w:rPr>
            <w:delText>List of t</w:delText>
          </w:r>
          <w:r w:rsidRPr="009A6E69" w:rsidDel="00644202">
            <w:rPr>
              <w:rFonts w:asciiTheme="minorHAnsi" w:eastAsiaTheme="minorEastAsia" w:hAnsiTheme="minorHAnsi" w:cstheme="minorBidi"/>
              <w:szCs w:val="20"/>
              <w:lang w:val="en-US" w:eastAsia="en-US"/>
              <w:rPrChange w:id="1097" w:author="Thomas Carteret" w:date="2021-04-07T16:16:00Z">
                <w:rPr/>
              </w:rPrChange>
            </w:rPr>
            <w:delText>he actions</w:delText>
          </w:r>
        </w:del>
      </w:ins>
      <w:ins w:id="1098" w:author="Thomas Carteret" w:date="2021-03-29T08:41:00Z">
        <w:del w:id="1099" w:author="Thomas CARTERET" w:date="2021-06-11T11:56:00Z">
          <w:r w:rsidR="0027693D" w:rsidRPr="009A6E69" w:rsidDel="00644202">
            <w:rPr>
              <w:rFonts w:asciiTheme="minorHAnsi" w:eastAsiaTheme="minorEastAsia" w:hAnsiTheme="minorHAnsi" w:cstheme="minorBidi"/>
              <w:szCs w:val="20"/>
              <w:lang w:val="en-US" w:eastAsia="en-US"/>
              <w:rPrChange w:id="1100" w:author="Thomas Carteret" w:date="2021-04-07T16:16:00Z">
                <w:rPr>
                  <w:lang w:val="en-US"/>
                </w:rPr>
              </w:rPrChange>
            </w:rPr>
            <w:delText xml:space="preserve"> </w:delText>
          </w:r>
        </w:del>
      </w:ins>
      <w:ins w:id="1101" w:author="Thomas Carteret" w:date="2021-03-25T18:57:00Z">
        <w:del w:id="1102" w:author="Thomas CARTERET" w:date="2021-06-11T11:56:00Z">
          <w:r w:rsidRPr="009A6E69" w:rsidDel="00644202">
            <w:rPr>
              <w:rFonts w:asciiTheme="minorHAnsi" w:eastAsiaTheme="minorEastAsia" w:hAnsiTheme="minorHAnsi" w:cstheme="minorBidi"/>
              <w:szCs w:val="20"/>
              <w:lang w:val="en-US" w:eastAsia="en-US"/>
              <w:rPrChange w:id="1103" w:author="Thomas Carteret" w:date="2021-04-07T16:16:00Z">
                <w:rPr/>
              </w:rPrChange>
            </w:rPr>
            <w:delText xml:space="preserve"> o</w:delText>
          </w:r>
          <w:r w:rsidRPr="009A6E69" w:rsidDel="00644202">
            <w:rPr>
              <w:rFonts w:asciiTheme="minorHAnsi" w:eastAsiaTheme="minorEastAsia" w:hAnsiTheme="minorHAnsi" w:cstheme="minorBidi"/>
              <w:szCs w:val="20"/>
              <w:lang w:val="en-US" w:eastAsia="en-US"/>
              <w:rPrChange w:id="1104" w:author="Thomas Carteret" w:date="2021-04-07T16:16:00Z">
                <w:rPr>
                  <w:lang w:val="en-US"/>
                </w:rPr>
              </w:rPrChange>
            </w:rPr>
            <w:delText xml:space="preserve">n and from </w:delText>
          </w:r>
        </w:del>
      </w:ins>
      <w:ins w:id="1105" w:author="Thomas Carteret" w:date="2021-03-29T08:41:00Z">
        <w:del w:id="1106" w:author="Thomas CARTERET" w:date="2021-06-11T11:56:00Z">
          <w:r w:rsidR="0027693D" w:rsidRPr="009A6E69" w:rsidDel="00644202">
            <w:rPr>
              <w:rFonts w:asciiTheme="minorHAnsi" w:eastAsiaTheme="minorEastAsia" w:hAnsiTheme="minorHAnsi" w:cstheme="minorBidi"/>
              <w:szCs w:val="20"/>
              <w:lang w:val="en-US" w:eastAsia="en-US"/>
              <w:rPrChange w:id="1107" w:author="Thomas Carteret" w:date="2021-04-07T16:16:00Z">
                <w:rPr>
                  <w:b/>
                  <w:bCs/>
                  <w:lang w:val="en-US"/>
                </w:rPr>
              </w:rPrChange>
            </w:rPr>
            <w:delText xml:space="preserve">in </w:delText>
          </w:r>
        </w:del>
      </w:ins>
      <w:ins w:id="1108" w:author="Thomas Carteret" w:date="2021-03-25T18:57:00Z">
        <w:del w:id="1109" w:author="Thomas CARTERET" w:date="2021-06-11T11:56:00Z">
          <w:r w:rsidRPr="009A6E69" w:rsidDel="00644202">
            <w:rPr>
              <w:rFonts w:asciiTheme="minorHAnsi" w:eastAsiaTheme="minorEastAsia" w:hAnsiTheme="minorHAnsi" w:cstheme="minorBidi"/>
              <w:szCs w:val="20"/>
              <w:lang w:val="en-US" w:eastAsia="en-US"/>
              <w:rPrChange w:id="1110" w:author="Thomas Carteret" w:date="2021-04-07T16:16:00Z">
                <w:rPr>
                  <w:lang w:val="en-US"/>
                </w:rPr>
              </w:rPrChange>
            </w:rPr>
            <w:delText>the environment:</w:delText>
          </w:r>
        </w:del>
      </w:ins>
      <w:ins w:id="1111" w:author="Thomas Carteret" w:date="2021-04-07T16:16:00Z">
        <w:del w:id="1112" w:author="Thomas CARTERET" w:date="2021-06-11T11:56:00Z">
          <w:r w:rsidR="009A6E69" w:rsidRPr="00FC674B" w:rsidDel="00644202">
            <w:rPr>
              <w:rFonts w:asciiTheme="minorHAnsi" w:eastAsiaTheme="minorEastAsia" w:hAnsiTheme="minorHAnsi" w:cstheme="minorBidi"/>
              <w:szCs w:val="20"/>
              <w:lang w:val="en-US" w:eastAsia="en-US"/>
              <w:rPrChange w:id="1113" w:author="Thomas Carteret" w:date="2021-04-07T16:56:00Z">
                <w:rPr>
                  <w:rStyle w:val="Titre2Car"/>
                </w:rPr>
              </w:rPrChange>
            </w:rPr>
            <w:delText xml:space="preserve"> </w:delText>
          </w:r>
        </w:del>
      </w:ins>
    </w:p>
    <w:p w14:paraId="5548805E" w14:textId="2469D003" w:rsidR="009A6E69" w:rsidRPr="009A6E69" w:rsidDel="00644202" w:rsidRDefault="009A6E69">
      <w:pPr>
        <w:pStyle w:val="NormalWeb"/>
        <w:numPr>
          <w:ilvl w:val="0"/>
          <w:numId w:val="12"/>
        </w:numPr>
        <w:rPr>
          <w:ins w:id="1114" w:author="Thomas Carteret" w:date="2021-04-07T16:16:00Z"/>
          <w:del w:id="1115" w:author="Thomas CARTERET" w:date="2021-06-11T11:56:00Z"/>
          <w:rFonts w:asciiTheme="minorHAnsi" w:eastAsiaTheme="minorEastAsia" w:hAnsiTheme="minorHAnsi" w:cstheme="minorBidi"/>
          <w:szCs w:val="20"/>
          <w:lang w:val="en-US" w:eastAsia="en-US"/>
          <w:rPrChange w:id="1116" w:author="Thomas Carteret" w:date="2021-04-07T16:16:00Z">
            <w:rPr>
              <w:ins w:id="1117" w:author="Thomas Carteret" w:date="2021-04-07T16:16:00Z"/>
              <w:del w:id="1118" w:author="Thomas CARTERET" w:date="2021-06-11T11:56:00Z"/>
            </w:rPr>
          </w:rPrChange>
        </w:rPr>
        <w:pPrChange w:id="1119" w:author="Thomas Carteret" w:date="2021-04-07T16:16:00Z">
          <w:pPr>
            <w:pStyle w:val="NormalWeb"/>
          </w:pPr>
        </w:pPrChange>
      </w:pPr>
      <w:ins w:id="1120" w:author="Thomas Carteret" w:date="2021-04-07T16:16:00Z">
        <w:del w:id="1121" w:author="Thomas CARTERET" w:date="2021-06-11T11:56:00Z">
          <w:r w:rsidRPr="009A6E69" w:rsidDel="00644202">
            <w:rPr>
              <w:rFonts w:asciiTheme="minorHAnsi" w:eastAsiaTheme="minorEastAsia" w:hAnsiTheme="minorHAnsi" w:cstheme="minorBidi"/>
              <w:b/>
              <w:bCs/>
              <w:szCs w:val="20"/>
              <w:lang w:val="en-US" w:eastAsia="en-US"/>
              <w:rPrChange w:id="1122" w:author="Thomas Carteret" w:date="2021-04-07T16:16:00Z">
                <w:rPr>
                  <w:b/>
                  <w:bCs/>
                </w:rPr>
              </w:rPrChange>
            </w:rPr>
            <w:delText>LifeDuration:</w:delText>
          </w:r>
          <w:r w:rsidRPr="009A6E69" w:rsidDel="00644202">
            <w:rPr>
              <w:rFonts w:asciiTheme="minorHAnsi" w:eastAsiaTheme="minorEastAsia" w:hAnsiTheme="minorHAnsi" w:cstheme="minorBidi"/>
              <w:szCs w:val="20"/>
              <w:lang w:val="en-US" w:eastAsia="en-US"/>
              <w:rPrChange w:id="1123" w:author="Thomas Carteret" w:date="2021-04-07T16:16:00Z">
                <w:rPr>
                  <w:b/>
                  <w:bCs/>
                </w:rPr>
              </w:rPrChange>
            </w:rPr>
            <w:delText xml:space="preserve"> </w:delText>
          </w:r>
          <w:r w:rsidRPr="009A6E69" w:rsidDel="00644202">
            <w:rPr>
              <w:rFonts w:asciiTheme="minorHAnsi" w:eastAsiaTheme="minorEastAsia" w:hAnsiTheme="minorHAnsi" w:cstheme="minorBidi"/>
              <w:szCs w:val="20"/>
              <w:lang w:val="en-US" w:eastAsia="en-US"/>
              <w:rPrChange w:id="1124" w:author="Thomas Carteret" w:date="2021-04-07T16:16:00Z">
                <w:rPr/>
              </w:rPrChange>
            </w:rPr>
            <w:delText>Will be used to define the lifespan of the smoke.</w:delText>
          </w:r>
        </w:del>
      </w:ins>
    </w:p>
    <w:p w14:paraId="597187D1" w14:textId="1DDC7DC3" w:rsidR="009A6E69" w:rsidRPr="009A6E69" w:rsidDel="00644202" w:rsidRDefault="009A6E69">
      <w:pPr>
        <w:pStyle w:val="Paragraphedeliste"/>
        <w:numPr>
          <w:ilvl w:val="0"/>
          <w:numId w:val="12"/>
        </w:numPr>
        <w:spacing w:before="100" w:beforeAutospacing="1" w:after="100" w:afterAutospacing="1"/>
        <w:jc w:val="left"/>
        <w:rPr>
          <w:ins w:id="1125" w:author="Thomas Carteret" w:date="2021-04-07T16:16:00Z"/>
          <w:del w:id="1126" w:author="Thomas CARTERET" w:date="2021-06-11T11:56:00Z"/>
          <w:lang w:val="en-US"/>
          <w:rPrChange w:id="1127" w:author="Thomas Carteret" w:date="2021-04-07T16:16:00Z">
            <w:rPr>
              <w:ins w:id="1128" w:author="Thomas Carteret" w:date="2021-04-07T16:16:00Z"/>
              <w:del w:id="1129" w:author="Thomas CARTERET" w:date="2021-06-11T11:56:00Z"/>
              <w:rFonts w:ascii="Times New Roman" w:eastAsia="Times New Roman" w:hAnsi="Times New Roman" w:cs="Times New Roman"/>
              <w:szCs w:val="24"/>
              <w:lang w:eastAsia="fr-FR"/>
            </w:rPr>
          </w:rPrChange>
        </w:rPr>
        <w:pPrChange w:id="1130" w:author="Thomas Carteret" w:date="2021-04-07T16:16:00Z">
          <w:pPr>
            <w:spacing w:before="100" w:beforeAutospacing="1" w:after="100" w:afterAutospacing="1"/>
            <w:jc w:val="left"/>
          </w:pPr>
        </w:pPrChange>
      </w:pPr>
      <w:ins w:id="1131" w:author="Thomas Carteret" w:date="2021-04-07T16:16:00Z">
        <w:del w:id="1132" w:author="Thomas CARTERET" w:date="2021-06-11T11:56:00Z">
          <w:r w:rsidRPr="009A6E69" w:rsidDel="00644202">
            <w:rPr>
              <w:b/>
              <w:bCs/>
              <w:lang w:val="en-US"/>
              <w:rPrChange w:id="1133" w:author="Thomas Carteret" w:date="2021-04-07T16:16:00Z">
                <w:rPr>
                  <w:rFonts w:ascii="Times New Roman" w:eastAsia="Times New Roman" w:hAnsi="Times New Roman" w:cs="Times New Roman"/>
                  <w:b/>
                  <w:bCs/>
                  <w:szCs w:val="24"/>
                  <w:lang w:eastAsia="fr-FR"/>
                </w:rPr>
              </w:rPrChange>
            </w:rPr>
            <w:delText>Destroyed/Damaged:</w:delText>
          </w:r>
          <w:r w:rsidRPr="009A6E69" w:rsidDel="00644202">
            <w:rPr>
              <w:lang w:val="en-US"/>
              <w:rPrChange w:id="1134" w:author="Thomas Carteret" w:date="2021-04-07T16:16:00Z">
                <w:rPr>
                  <w:rFonts w:ascii="Times New Roman" w:eastAsia="Times New Roman" w:hAnsi="Times New Roman" w:cs="Times New Roman"/>
                  <w:b/>
                  <w:bCs/>
                  <w:szCs w:val="24"/>
                  <w:lang w:eastAsia="fr-FR"/>
                </w:rPr>
              </w:rPrChange>
            </w:rPr>
            <w:delText xml:space="preserve"> </w:delText>
          </w:r>
          <w:r w:rsidRPr="009A6E69" w:rsidDel="00644202">
            <w:rPr>
              <w:lang w:val="en-US"/>
              <w:rPrChange w:id="1135" w:author="Thomas Carteret" w:date="2021-04-07T16:16:00Z">
                <w:rPr>
                  <w:rFonts w:ascii="Times New Roman" w:eastAsia="Times New Roman" w:hAnsi="Times New Roman" w:cs="Times New Roman"/>
                  <w:szCs w:val="24"/>
                  <w:lang w:eastAsia="fr-FR"/>
                </w:rPr>
              </w:rPrChange>
            </w:rPr>
            <w:delText>This action is the result of the aggressive agents attacking destructible contents.</w:delText>
          </w:r>
        </w:del>
      </w:ins>
    </w:p>
    <w:p w14:paraId="73743C75" w14:textId="6D1F3850" w:rsidR="009A6E69" w:rsidRPr="009A6E69" w:rsidDel="00644202" w:rsidRDefault="009A6E69">
      <w:pPr>
        <w:pStyle w:val="Paragraphedeliste"/>
        <w:numPr>
          <w:ilvl w:val="0"/>
          <w:numId w:val="12"/>
        </w:numPr>
        <w:spacing w:before="100" w:beforeAutospacing="1" w:after="100" w:afterAutospacing="1"/>
        <w:jc w:val="left"/>
        <w:rPr>
          <w:ins w:id="1136" w:author="Thomas Carteret" w:date="2021-04-07T16:16:00Z"/>
          <w:del w:id="1137" w:author="Thomas CARTERET" w:date="2021-06-11T11:56:00Z"/>
          <w:lang w:val="en-US"/>
          <w:rPrChange w:id="1138" w:author="Thomas Carteret" w:date="2021-04-07T16:16:00Z">
            <w:rPr>
              <w:ins w:id="1139" w:author="Thomas Carteret" w:date="2021-04-07T16:16:00Z"/>
              <w:del w:id="1140" w:author="Thomas CARTERET" w:date="2021-06-11T11:56:00Z"/>
              <w:rFonts w:ascii="Times New Roman" w:eastAsia="Times New Roman" w:hAnsi="Times New Roman" w:cs="Times New Roman"/>
              <w:szCs w:val="24"/>
              <w:lang w:eastAsia="fr-FR"/>
            </w:rPr>
          </w:rPrChange>
        </w:rPr>
        <w:pPrChange w:id="1141" w:author="Thomas Carteret" w:date="2021-04-07T16:16:00Z">
          <w:pPr>
            <w:spacing w:before="100" w:beforeAutospacing="1" w:after="100" w:afterAutospacing="1"/>
            <w:jc w:val="left"/>
          </w:pPr>
        </w:pPrChange>
      </w:pPr>
      <w:ins w:id="1142" w:author="Thomas Carteret" w:date="2021-04-07T16:16:00Z">
        <w:del w:id="1143" w:author="Thomas CARTERET" w:date="2021-06-11T11:56:00Z">
          <w:r w:rsidRPr="009A6E69" w:rsidDel="00644202">
            <w:rPr>
              <w:b/>
              <w:bCs/>
              <w:lang w:val="en-US"/>
              <w:rPrChange w:id="1144" w:author="Thomas Carteret" w:date="2021-04-07T16:16:00Z">
                <w:rPr>
                  <w:rFonts w:ascii="Times New Roman" w:eastAsia="Times New Roman" w:hAnsi="Times New Roman" w:cs="Times New Roman"/>
                  <w:b/>
                  <w:bCs/>
                  <w:szCs w:val="24"/>
                  <w:lang w:eastAsia="fr-FR"/>
                </w:rPr>
              </w:rPrChange>
            </w:rPr>
            <w:delText>Pull/Push/Block:</w:delText>
          </w:r>
          <w:r w:rsidRPr="009A6E69" w:rsidDel="00644202">
            <w:rPr>
              <w:lang w:val="en-US"/>
              <w:rPrChange w:id="1145" w:author="Thomas Carteret" w:date="2021-04-07T16:16:00Z">
                <w:rPr>
                  <w:rFonts w:ascii="Times New Roman" w:eastAsia="Times New Roman" w:hAnsi="Times New Roman" w:cs="Times New Roman"/>
                  <w:b/>
                  <w:bCs/>
                  <w:szCs w:val="24"/>
                  <w:lang w:eastAsia="fr-FR"/>
                </w:rPr>
              </w:rPrChange>
            </w:rPr>
            <w:delText xml:space="preserve"> </w:delText>
          </w:r>
          <w:r w:rsidRPr="009A6E69" w:rsidDel="00644202">
            <w:rPr>
              <w:lang w:val="en-US"/>
              <w:rPrChange w:id="1146" w:author="Thomas Carteret" w:date="2021-04-07T16:16:00Z">
                <w:rPr>
                  <w:rFonts w:ascii="Times New Roman" w:eastAsia="Times New Roman" w:hAnsi="Times New Roman" w:cs="Times New Roman"/>
                  <w:szCs w:val="24"/>
                  <w:lang w:eastAsia="fr-FR"/>
                </w:rPr>
              </w:rPrChange>
            </w:rPr>
            <w:delText>Forces exerted by all objects in the environement.</w:delText>
          </w:r>
        </w:del>
      </w:ins>
    </w:p>
    <w:p w14:paraId="4D40450C" w14:textId="740B45E8" w:rsidR="009A6E69" w:rsidRPr="009A6E69" w:rsidDel="00644202" w:rsidRDefault="009A6E69">
      <w:pPr>
        <w:pStyle w:val="Paragraphedeliste"/>
        <w:numPr>
          <w:ilvl w:val="0"/>
          <w:numId w:val="12"/>
        </w:numPr>
        <w:spacing w:before="100" w:beforeAutospacing="1" w:after="100" w:afterAutospacing="1"/>
        <w:jc w:val="left"/>
        <w:rPr>
          <w:ins w:id="1147" w:author="Thomas Carteret" w:date="2021-04-07T16:16:00Z"/>
          <w:del w:id="1148" w:author="Thomas CARTERET" w:date="2021-06-11T11:56:00Z"/>
          <w:lang w:val="en-US"/>
          <w:rPrChange w:id="1149" w:author="Thomas Carteret" w:date="2021-04-07T16:16:00Z">
            <w:rPr>
              <w:ins w:id="1150" w:author="Thomas Carteret" w:date="2021-04-07T16:16:00Z"/>
              <w:del w:id="1151" w:author="Thomas CARTERET" w:date="2021-06-11T11:56:00Z"/>
              <w:rFonts w:ascii="Times New Roman" w:eastAsia="Times New Roman" w:hAnsi="Times New Roman" w:cs="Times New Roman"/>
              <w:szCs w:val="24"/>
              <w:lang w:eastAsia="fr-FR"/>
            </w:rPr>
          </w:rPrChange>
        </w:rPr>
        <w:pPrChange w:id="1152" w:author="Thomas Carteret" w:date="2021-04-07T16:16:00Z">
          <w:pPr>
            <w:spacing w:before="100" w:beforeAutospacing="1" w:after="100" w:afterAutospacing="1"/>
            <w:jc w:val="left"/>
          </w:pPr>
        </w:pPrChange>
      </w:pPr>
      <w:ins w:id="1153" w:author="Thomas Carteret" w:date="2021-04-07T16:16:00Z">
        <w:del w:id="1154" w:author="Thomas CARTERET" w:date="2021-06-11T11:56:00Z">
          <w:r w:rsidRPr="009A6E69" w:rsidDel="00644202">
            <w:rPr>
              <w:b/>
              <w:bCs/>
              <w:lang w:val="en-US"/>
              <w:rPrChange w:id="1155" w:author="Thomas Carteret" w:date="2021-04-07T16:16:00Z">
                <w:rPr>
                  <w:rFonts w:ascii="Times New Roman" w:eastAsia="Times New Roman" w:hAnsi="Times New Roman" w:cs="Times New Roman"/>
                  <w:b/>
                  <w:bCs/>
                  <w:szCs w:val="24"/>
                  <w:lang w:eastAsia="fr-FR"/>
                </w:rPr>
              </w:rPrChange>
            </w:rPr>
            <w:delText>Spawn/despawn:</w:delText>
          </w:r>
          <w:r w:rsidRPr="009A6E69" w:rsidDel="00644202">
            <w:rPr>
              <w:lang w:val="en-US"/>
              <w:rPrChange w:id="1156" w:author="Thomas Carteret" w:date="2021-04-07T16:16:00Z">
                <w:rPr>
                  <w:rFonts w:ascii="Times New Roman" w:eastAsia="Times New Roman" w:hAnsi="Times New Roman" w:cs="Times New Roman"/>
                  <w:b/>
                  <w:bCs/>
                  <w:szCs w:val="24"/>
                  <w:lang w:eastAsia="fr-FR"/>
                </w:rPr>
              </w:rPrChange>
            </w:rPr>
            <w:delText xml:space="preserve"> </w:delText>
          </w:r>
          <w:r w:rsidRPr="009A6E69" w:rsidDel="00644202">
            <w:rPr>
              <w:lang w:val="en-US"/>
              <w:rPrChange w:id="1157" w:author="Thomas Carteret" w:date="2021-04-07T16:16:00Z">
                <w:rPr>
                  <w:rFonts w:ascii="Times New Roman" w:eastAsia="Times New Roman" w:hAnsi="Times New Roman" w:cs="Times New Roman"/>
                  <w:szCs w:val="24"/>
                  <w:lang w:eastAsia="fr-FR"/>
                </w:rPr>
              </w:rPrChange>
            </w:rPr>
            <w:delText>life cycle of agents at launch.</w:delText>
          </w:r>
        </w:del>
      </w:ins>
    </w:p>
    <w:p w14:paraId="76A63503" w14:textId="7BB50F4B" w:rsidR="00F72392" w:rsidDel="00644202" w:rsidRDefault="00F72392">
      <w:pPr>
        <w:spacing w:before="0" w:after="0"/>
        <w:jc w:val="left"/>
        <w:rPr>
          <w:ins w:id="1158" w:author="Thomas Carteret" w:date="2021-04-07T16:44:00Z"/>
          <w:del w:id="1159" w:author="Thomas CARTERET" w:date="2021-06-11T11:56:00Z"/>
          <w:b/>
          <w:caps/>
          <w:spacing w:val="15"/>
          <w:szCs w:val="22"/>
          <w:lang w:val="en-US"/>
        </w:rPr>
      </w:pPr>
      <w:ins w:id="1160" w:author="Thomas Carteret" w:date="2021-04-07T16:44:00Z">
        <w:del w:id="1161" w:author="Thomas CARTERET" w:date="2021-06-11T11:56:00Z">
          <w:r w:rsidDel="00644202">
            <w:rPr>
              <w:lang w:val="en-US"/>
            </w:rPr>
            <w:br w:type="page"/>
          </w:r>
        </w:del>
      </w:ins>
    </w:p>
    <w:p w14:paraId="707CF7B8" w14:textId="6C189985" w:rsidR="000F6D81" w:rsidRPr="006A4396" w:rsidDel="00644202" w:rsidRDefault="000F6D81">
      <w:pPr>
        <w:pStyle w:val="Titre2"/>
        <w:shd w:val="clear" w:color="auto" w:fill="FFFFFF"/>
        <w:rPr>
          <w:ins w:id="1162" w:author="Thomas Carteret" w:date="2021-03-25T18:58:00Z"/>
          <w:del w:id="1163" w:author="Thomas CARTERET" w:date="2021-06-11T11:56:00Z"/>
          <w:lang w:val="en-US"/>
          <w:rPrChange w:id="1164" w:author="Thomas Carteret" w:date="2021-04-07T16:08:00Z">
            <w:rPr>
              <w:ins w:id="1165" w:author="Thomas Carteret" w:date="2021-03-25T18:58:00Z"/>
              <w:del w:id="1166" w:author="Thomas CARTERET" w:date="2021-06-11T11:56:00Z"/>
              <w:lang w:val="en-US"/>
            </w:rPr>
          </w:rPrChange>
        </w:rPr>
        <w:pPrChange w:id="1167" w:author="Thomas Carteret" w:date="2021-04-07T16:17:00Z">
          <w:pPr/>
        </w:pPrChange>
      </w:pPr>
    </w:p>
    <w:p w14:paraId="235D01FD" w14:textId="0F4BF598" w:rsidR="000F6D81" w:rsidRPr="009A6E69" w:rsidDel="00644202" w:rsidRDefault="000F6D81">
      <w:pPr>
        <w:pStyle w:val="Titre2"/>
        <w:shd w:val="clear" w:color="auto" w:fill="FFFFFF"/>
        <w:rPr>
          <w:ins w:id="1168" w:author="Thomas Carteret" w:date="2021-03-25T18:59:00Z"/>
          <w:del w:id="1169" w:author="Thomas CARTERET" w:date="2021-06-11T11:56:00Z"/>
          <w:lang w:val="en-US"/>
          <w:rPrChange w:id="1170" w:author="Thomas Carteret" w:date="2021-04-07T16:17:00Z">
            <w:rPr>
              <w:ins w:id="1171" w:author="Thomas Carteret" w:date="2021-03-25T18:59:00Z"/>
              <w:del w:id="1172" w:author="Thomas CARTERET" w:date="2021-06-11T11:56:00Z"/>
              <w:lang w:val="en-US"/>
            </w:rPr>
          </w:rPrChange>
        </w:rPr>
        <w:pPrChange w:id="1173" w:author="Thomas Carteret" w:date="2021-04-07T16:17:00Z">
          <w:pPr/>
        </w:pPrChange>
      </w:pPr>
      <w:ins w:id="1174" w:author="Thomas Carteret" w:date="2021-03-25T18:58:00Z">
        <w:del w:id="1175" w:author="Thomas CARTERET" w:date="2021-06-11T11:56:00Z">
          <w:r w:rsidRPr="009A6E69" w:rsidDel="00644202">
            <w:rPr>
              <w:lang w:val="en-US"/>
              <w:rPrChange w:id="1176" w:author="Thomas Carteret" w:date="2021-04-07T16:17:00Z">
                <w:rPr>
                  <w:lang w:val="en-US"/>
                </w:rPr>
              </w:rPrChange>
            </w:rPr>
            <w:delText>Damage</w:delText>
          </w:r>
        </w:del>
      </w:ins>
      <w:ins w:id="1177" w:author="Thomas Carteret" w:date="2021-03-29T09:08:00Z">
        <w:del w:id="1178" w:author="Thomas CARTERET" w:date="2021-06-11T11:56:00Z">
          <w:r w:rsidR="0085155D" w:rsidRPr="009A6E69" w:rsidDel="00644202">
            <w:rPr>
              <w:b w:val="0"/>
              <w:lang w:val="en-US"/>
              <w:rPrChange w:id="1179" w:author="Thomas Carteret" w:date="2021-04-07T16:17:00Z">
                <w:rPr>
                  <w:b/>
                  <w:bCs/>
                  <w:lang w:val="en-US"/>
                </w:rPr>
              </w:rPrChange>
            </w:rPr>
            <w:delText>LifeDuration</w:delText>
          </w:r>
        </w:del>
      </w:ins>
      <w:ins w:id="1180" w:author="Thomas Carteret" w:date="2021-03-25T18:58:00Z">
        <w:del w:id="1181" w:author="Thomas CARTERET" w:date="2021-06-11T11:56:00Z">
          <w:r w:rsidRPr="009A6E69" w:rsidDel="00644202">
            <w:rPr>
              <w:lang w:val="en-US"/>
              <w:rPrChange w:id="1182" w:author="Thomas Carteret" w:date="2021-04-07T16:17:00Z">
                <w:rPr>
                  <w:lang w:val="en-US"/>
                </w:rPr>
              </w:rPrChange>
            </w:rPr>
            <w:delText>:</w:delText>
          </w:r>
          <w:r w:rsidRPr="009A6E69" w:rsidDel="00644202">
            <w:rPr>
              <w:b w:val="0"/>
              <w:lang w:val="en-US"/>
              <w:rPrChange w:id="1183" w:author="Thomas Carteret" w:date="2021-04-07T16:17:00Z">
                <w:rPr>
                  <w:b/>
                  <w:bCs/>
                  <w:lang w:val="en-US"/>
                </w:rPr>
              </w:rPrChange>
            </w:rPr>
            <w:delText xml:space="preserve"> </w:delText>
          </w:r>
          <w:r w:rsidRPr="006A4396" w:rsidDel="00644202">
            <w:rPr>
              <w:lang w:val="en-US"/>
              <w:rPrChange w:id="1184" w:author="Thomas Carteret" w:date="2021-04-07T16:08:00Z">
                <w:rPr>
                  <w:lang w:val="en-US"/>
                </w:rPr>
              </w:rPrChange>
            </w:rPr>
            <w:delText xml:space="preserve">An agent can damage all the damageable content, the </w:delText>
          </w:r>
        </w:del>
      </w:ins>
      <w:ins w:id="1185" w:author="Thomas Carteret" w:date="2021-03-25T18:59:00Z">
        <w:del w:id="1186" w:author="Thomas CARTERET" w:date="2021-06-11T11:56:00Z">
          <w:r w:rsidRPr="006A4396" w:rsidDel="00644202">
            <w:rPr>
              <w:lang w:val="en-US"/>
              <w:rPrChange w:id="1187" w:author="Thomas Carteret" w:date="2021-04-07T16:08:00Z">
                <w:rPr>
                  <w:lang w:val="en-US"/>
                </w:rPr>
              </w:rPrChange>
            </w:rPr>
            <w:delText xml:space="preserve">health of this object will be altered according to various </w:delText>
          </w:r>
        </w:del>
      </w:ins>
      <w:ins w:id="1188" w:author="Thomas Carteret" w:date="2021-03-25T19:00:00Z">
        <w:del w:id="1189" w:author="Thomas CARTERET" w:date="2021-06-11T11:56:00Z">
          <w:r w:rsidR="007A0FBD" w:rsidRPr="006A4396" w:rsidDel="00644202">
            <w:rPr>
              <w:lang w:val="en-US"/>
              <w:rPrChange w:id="1190" w:author="Thomas Carteret" w:date="2021-04-07T16:08:00Z">
                <w:rPr>
                  <w:lang w:val="en-US"/>
                </w:rPr>
              </w:rPrChange>
            </w:rPr>
            <w:delText>criteria</w:delText>
          </w:r>
        </w:del>
      </w:ins>
      <w:ins w:id="1191" w:author="Thomas Carteret" w:date="2021-03-25T18:59:00Z">
        <w:del w:id="1192" w:author="Thomas CARTERET" w:date="2021-06-11T11:56:00Z">
          <w:r w:rsidR="007A0FBD" w:rsidRPr="006A4396" w:rsidDel="00644202">
            <w:rPr>
              <w:lang w:val="en-US"/>
              <w:rPrChange w:id="1193" w:author="Thomas Carteret" w:date="2021-04-07T16:08:00Z">
                <w:rPr>
                  <w:lang w:val="en-US"/>
                </w:rPr>
              </w:rPrChange>
            </w:rPr>
            <w:delText>.</w:delText>
          </w:r>
        </w:del>
      </w:ins>
      <w:ins w:id="1194" w:author="Thomas Carteret" w:date="2021-03-29T09:08:00Z">
        <w:del w:id="1195" w:author="Thomas CARTERET" w:date="2021-06-11T11:56:00Z">
          <w:r w:rsidR="0085155D" w:rsidRPr="006A4396" w:rsidDel="00644202">
            <w:rPr>
              <w:lang w:val="en-US"/>
              <w:rPrChange w:id="1196" w:author="Thomas Carteret" w:date="2021-04-07T16:08:00Z">
                <w:rPr>
                  <w:lang w:val="en-US"/>
                </w:rPr>
              </w:rPrChange>
            </w:rPr>
            <w:delText xml:space="preserve">Will be use </w:delText>
          </w:r>
        </w:del>
      </w:ins>
      <w:ins w:id="1197" w:author="Thomas Carteret" w:date="2021-03-29T09:09:00Z">
        <w:del w:id="1198" w:author="Thomas CARTERET" w:date="2021-06-11T11:56:00Z">
          <w:r w:rsidR="0085155D" w:rsidRPr="006A4396" w:rsidDel="00644202">
            <w:rPr>
              <w:lang w:val="en-US"/>
              <w:rPrChange w:id="1199" w:author="Thomas Carteret" w:date="2021-04-07T16:08:00Z">
                <w:rPr>
                  <w:lang w:val="en-US"/>
                </w:rPr>
              </w:rPrChange>
            </w:rPr>
            <w:delText xml:space="preserve">to define the </w:delText>
          </w:r>
        </w:del>
      </w:ins>
      <w:ins w:id="1200" w:author="Thomas Carteret" w:date="2021-03-29T10:31:00Z">
        <w:del w:id="1201" w:author="Thomas CARTERET" w:date="2021-06-11T11:56:00Z">
          <w:r w:rsidR="00BA1992" w:rsidRPr="006A4396" w:rsidDel="00644202">
            <w:rPr>
              <w:lang w:val="en-US"/>
              <w:rPrChange w:id="1202" w:author="Thomas Carteret" w:date="2021-04-07T16:08:00Z">
                <w:rPr>
                  <w:lang w:val="en-US"/>
                </w:rPr>
              </w:rPrChange>
            </w:rPr>
            <w:delText>T</w:delText>
          </w:r>
        </w:del>
      </w:ins>
      <w:ins w:id="1203" w:author="Thomas Carteret" w:date="2021-03-29T09:09:00Z">
        <w:del w:id="1204" w:author="Thomas CARTERET" w:date="2021-06-11T11:56:00Z">
          <w:r w:rsidR="0085155D" w:rsidRPr="006A4396" w:rsidDel="00644202">
            <w:rPr>
              <w:lang w:val="en-US"/>
              <w:rPrChange w:id="1205" w:author="Thomas Carteret" w:date="2021-04-07T16:08:00Z">
                <w:rPr>
                  <w:lang w:val="en-US"/>
                </w:rPr>
              </w:rPrChange>
            </w:rPr>
            <w:delText xml:space="preserve">ime </w:delText>
          </w:r>
        </w:del>
      </w:ins>
      <w:ins w:id="1206" w:author="Thomas Carteret" w:date="2021-03-29T10:31:00Z">
        <w:del w:id="1207" w:author="Thomas CARTERET" w:date="2021-06-11T11:56:00Z">
          <w:r w:rsidR="00BA1992" w:rsidRPr="006A4396" w:rsidDel="00644202">
            <w:rPr>
              <w:lang w:val="en-US"/>
              <w:rPrChange w:id="1208" w:author="Thomas Carteret" w:date="2021-04-07T16:08:00Z">
                <w:rPr>
                  <w:lang w:val="en-US"/>
                </w:rPr>
              </w:rPrChange>
            </w:rPr>
            <w:delText>T</w:delText>
          </w:r>
        </w:del>
      </w:ins>
      <w:ins w:id="1209" w:author="Thomas Carteret" w:date="2021-03-29T09:09:00Z">
        <w:del w:id="1210" w:author="Thomas CARTERET" w:date="2021-06-11T11:56:00Z">
          <w:r w:rsidR="0085155D" w:rsidRPr="006A4396" w:rsidDel="00644202">
            <w:rPr>
              <w:lang w:val="en-US"/>
              <w:rPrChange w:id="1211" w:author="Thomas Carteret" w:date="2021-04-07T16:08:00Z">
                <w:rPr>
                  <w:lang w:val="en-US"/>
                </w:rPr>
              </w:rPrChange>
            </w:rPr>
            <w:delText xml:space="preserve">o </w:delText>
          </w:r>
        </w:del>
      </w:ins>
      <w:ins w:id="1212" w:author="Thomas Carteret" w:date="2021-03-29T10:31:00Z">
        <w:del w:id="1213" w:author="Thomas CARTERET" w:date="2021-06-11T11:56:00Z">
          <w:r w:rsidR="00BA1992" w:rsidRPr="006A4396" w:rsidDel="00644202">
            <w:rPr>
              <w:lang w:val="en-US"/>
              <w:rPrChange w:id="1214" w:author="Thomas Carteret" w:date="2021-04-07T16:08:00Z">
                <w:rPr>
                  <w:lang w:val="en-US"/>
                </w:rPr>
              </w:rPrChange>
            </w:rPr>
            <w:delText>L</w:delText>
          </w:r>
        </w:del>
      </w:ins>
      <w:ins w:id="1215" w:author="Thomas Carteret" w:date="2021-03-29T09:09:00Z">
        <w:del w:id="1216" w:author="Thomas CARTERET" w:date="2021-06-11T11:56:00Z">
          <w:r w:rsidR="0085155D" w:rsidRPr="006A4396" w:rsidDel="00644202">
            <w:rPr>
              <w:lang w:val="en-US"/>
              <w:rPrChange w:id="1217" w:author="Thomas Carteret" w:date="2021-04-07T16:08:00Z">
                <w:rPr>
                  <w:lang w:val="en-US"/>
                </w:rPr>
              </w:rPrChange>
            </w:rPr>
            <w:delText xml:space="preserve">ive of </w:delText>
          </w:r>
        </w:del>
      </w:ins>
      <w:ins w:id="1218" w:author="Thomas Carteret" w:date="2021-03-29T09:11:00Z">
        <w:del w:id="1219" w:author="Thomas CARTERET" w:date="2021-06-11T11:56:00Z">
          <w:r w:rsidR="0085155D" w:rsidRPr="006A4396" w:rsidDel="00644202">
            <w:rPr>
              <w:lang w:val="en-US"/>
              <w:rPrChange w:id="1220" w:author="Thomas Carteret" w:date="2021-04-07T16:08:00Z">
                <w:rPr>
                  <w:lang w:val="en-US"/>
                </w:rPr>
              </w:rPrChange>
            </w:rPr>
            <w:delText>the smoke</w:delText>
          </w:r>
        </w:del>
      </w:ins>
      <w:ins w:id="1221" w:author="Thomas Carteret" w:date="2021-03-29T09:14:00Z">
        <w:del w:id="1222" w:author="Thomas CARTERET" w:date="2021-06-11T11:56:00Z">
          <w:r w:rsidR="0085155D" w:rsidRPr="006A4396" w:rsidDel="00644202">
            <w:rPr>
              <w:lang w:val="en-US"/>
              <w:rPrChange w:id="1223" w:author="Thomas Carteret" w:date="2021-04-07T16:08:00Z">
                <w:rPr>
                  <w:lang w:val="en-US"/>
                </w:rPr>
              </w:rPrChange>
            </w:rPr>
            <w:delText>.</w:delText>
          </w:r>
        </w:del>
      </w:ins>
    </w:p>
    <w:p w14:paraId="75EE988F" w14:textId="054CE979" w:rsidR="007A0FBD" w:rsidRPr="009A6E69" w:rsidDel="00644202" w:rsidRDefault="007A0FBD">
      <w:pPr>
        <w:pStyle w:val="Titre2"/>
        <w:shd w:val="clear" w:color="auto" w:fill="FFFFFF"/>
        <w:rPr>
          <w:ins w:id="1224" w:author="Thomas Carteret" w:date="2021-03-25T19:02:00Z"/>
          <w:del w:id="1225" w:author="Thomas CARTERET" w:date="2021-06-11T11:56:00Z"/>
          <w:lang w:val="en-US"/>
          <w:rPrChange w:id="1226" w:author="Thomas Carteret" w:date="2021-04-07T16:17:00Z">
            <w:rPr>
              <w:ins w:id="1227" w:author="Thomas Carteret" w:date="2021-03-25T19:02:00Z"/>
              <w:del w:id="1228" w:author="Thomas CARTERET" w:date="2021-06-11T11:56:00Z"/>
              <w:lang w:val="en-US"/>
            </w:rPr>
          </w:rPrChange>
        </w:rPr>
        <w:pPrChange w:id="1229" w:author="Thomas Carteret" w:date="2021-04-07T16:17:00Z">
          <w:pPr/>
        </w:pPrChange>
      </w:pPr>
      <w:ins w:id="1230" w:author="Thomas Carteret" w:date="2021-03-25T19:00:00Z">
        <w:del w:id="1231" w:author="Thomas CARTERET" w:date="2021-06-11T11:56:00Z">
          <w:r w:rsidRPr="009A6E69" w:rsidDel="00644202">
            <w:rPr>
              <w:b w:val="0"/>
              <w:lang w:val="en-US"/>
              <w:rPrChange w:id="1232" w:author="Thomas Carteret" w:date="2021-04-07T16:17:00Z">
                <w:rPr>
                  <w:b/>
                  <w:bCs/>
                  <w:lang w:val="en-US"/>
                </w:rPr>
              </w:rPrChange>
            </w:rPr>
            <w:delText xml:space="preserve">Destroyed: </w:delText>
          </w:r>
          <w:r w:rsidRPr="006A4396" w:rsidDel="00644202">
            <w:rPr>
              <w:lang w:val="en-US"/>
              <w:rPrChange w:id="1233" w:author="Thomas Carteret" w:date="2021-04-07T16:08:00Z">
                <w:rPr>
                  <w:lang w:val="en-US"/>
                </w:rPr>
              </w:rPrChange>
            </w:rPr>
            <w:delText xml:space="preserve">When an object is running out of health, it ‘ll be destroyed </w:delText>
          </w:r>
        </w:del>
      </w:ins>
      <w:ins w:id="1234" w:author="Thomas Carteret" w:date="2021-03-25T19:01:00Z">
        <w:del w:id="1235" w:author="Thomas CARTERET" w:date="2021-06-11T11:56:00Z">
          <w:r w:rsidRPr="006A4396" w:rsidDel="00644202">
            <w:rPr>
              <w:lang w:val="en-US"/>
              <w:rPrChange w:id="1236" w:author="Thomas Carteret" w:date="2021-04-07T16:08:00Z">
                <w:rPr>
                  <w:lang w:val="en-US"/>
                </w:rPr>
              </w:rPrChange>
            </w:rPr>
            <w:delText>and it’ll have an impact on the close area.</w:delText>
          </w:r>
        </w:del>
      </w:ins>
    </w:p>
    <w:p w14:paraId="521DC878" w14:textId="72A578C8" w:rsidR="007A0FBD" w:rsidRPr="009A6E69" w:rsidDel="00644202" w:rsidRDefault="007A0FBD">
      <w:pPr>
        <w:pStyle w:val="Titre2"/>
        <w:shd w:val="clear" w:color="auto" w:fill="FFFFFF"/>
        <w:rPr>
          <w:del w:id="1237" w:author="Thomas CARTERET" w:date="2021-06-11T11:56:00Z"/>
          <w:lang w:val="en-US"/>
          <w:rPrChange w:id="1238" w:author="Thomas Carteret" w:date="2021-04-07T16:17:00Z">
            <w:rPr>
              <w:del w:id="1239" w:author="Thomas CARTERET" w:date="2021-06-11T11:56:00Z"/>
              <w:lang w:val="en-US"/>
            </w:rPr>
          </w:rPrChange>
        </w:rPr>
        <w:pPrChange w:id="1240" w:author="Thomas Carteret" w:date="2021-04-07T16:17:00Z">
          <w:pPr/>
        </w:pPrChange>
      </w:pPr>
    </w:p>
    <w:p w14:paraId="33BD8CFF" w14:textId="1105ACAF" w:rsidR="000E1B2F" w:rsidRPr="006A4396" w:rsidDel="00644202" w:rsidRDefault="000E1B2F">
      <w:pPr>
        <w:pStyle w:val="Titre2"/>
        <w:shd w:val="clear" w:color="auto" w:fill="FFFFFF"/>
        <w:rPr>
          <w:del w:id="1241" w:author="Thomas CARTERET" w:date="2021-06-11T11:56:00Z"/>
          <w:lang w:val="en-US"/>
          <w:rPrChange w:id="1242" w:author="Thomas Carteret" w:date="2021-04-07T16:08:00Z">
            <w:rPr>
              <w:del w:id="1243" w:author="Thomas CARTERET" w:date="2021-06-11T11:56:00Z"/>
              <w:lang w:val="en-US"/>
            </w:rPr>
          </w:rPrChange>
        </w:rPr>
        <w:pPrChange w:id="1244" w:author="Thomas Carteret" w:date="2021-04-07T16:17:00Z">
          <w:pPr/>
        </w:pPrChange>
      </w:pPr>
      <w:bookmarkStart w:id="1245" w:name="_Toc74303592"/>
      <w:del w:id="1246" w:author="Thomas CARTERET" w:date="2021-06-11T11:56:00Z">
        <w:r w:rsidRPr="006A4396" w:rsidDel="00644202">
          <w:rPr>
            <w:lang w:val="en-US"/>
            <w:rPrChange w:id="1247" w:author="Thomas Carteret" w:date="2021-04-07T16:08:00Z">
              <w:rPr>
                <w:b/>
                <w:caps/>
                <w:lang w:val="en-US"/>
              </w:rPr>
            </w:rPrChange>
          </w:rPr>
          <w:delText>2.2. Intelligent Entitie</w:delText>
        </w:r>
      </w:del>
      <w:ins w:id="1248" w:author="Thomas Carteret" w:date="2021-04-07T16:17:00Z">
        <w:del w:id="1249" w:author="Thomas CARTERET" w:date="2021-06-11T11:56:00Z">
          <w:r w:rsidR="009A6E69" w:rsidDel="00644202">
            <w:rPr>
              <w:lang w:val="en-US"/>
            </w:rPr>
            <w:delText>s</w:delText>
          </w:r>
        </w:del>
      </w:ins>
      <w:bookmarkEnd w:id="1245"/>
      <w:del w:id="1250" w:author="Thomas CARTERET" w:date="2021-06-11T11:56:00Z">
        <w:r w:rsidRPr="006A4396" w:rsidDel="00644202">
          <w:rPr>
            <w:lang w:val="en-US"/>
            <w:rPrChange w:id="1251" w:author="Thomas Carteret" w:date="2021-04-07T16:08:00Z">
              <w:rPr>
                <w:b/>
                <w:caps/>
                <w:lang w:val="en-US"/>
              </w:rPr>
            </w:rPrChange>
          </w:rPr>
          <w:delText>s</w:delText>
        </w:r>
      </w:del>
    </w:p>
    <w:p w14:paraId="09D6F41F" w14:textId="39B6CCA0" w:rsidR="000E1B2F" w:rsidRPr="006A4396" w:rsidDel="00644202" w:rsidRDefault="000E1B2F" w:rsidP="000E1B2F">
      <w:pPr>
        <w:pStyle w:val="Titre3"/>
        <w:rPr>
          <w:del w:id="1252" w:author="Thomas CARTERET" w:date="2021-06-11T11:56:00Z"/>
          <w:lang w:val="en-US"/>
        </w:rPr>
      </w:pPr>
      <w:bookmarkStart w:id="1253" w:name="_Toc74303593"/>
      <w:del w:id="1254" w:author="Thomas CARTERET" w:date="2021-06-11T11:56:00Z">
        <w:r w:rsidRPr="006A4396" w:rsidDel="00644202">
          <w:rPr>
            <w:lang w:val="en-US"/>
          </w:rPr>
          <w:delText>2.2.1. A</w:delText>
        </w:r>
        <w:r w:rsidR="007D79E5" w:rsidRPr="006A4396" w:rsidDel="00644202">
          <w:rPr>
            <w:lang w:val="en-US"/>
          </w:rPr>
          <w:delText>gent Type</w:delText>
        </w:r>
        <w:r w:rsidRPr="006A4396" w:rsidDel="00644202">
          <w:rPr>
            <w:lang w:val="en-US"/>
          </w:rPr>
          <w:delText xml:space="preserve"> 1</w:delText>
        </w:r>
      </w:del>
      <w:ins w:id="1255" w:author="Thomas Carteret" w:date="2021-03-29T10:32:00Z">
        <w:del w:id="1256" w:author="Thomas CARTERET" w:date="2021-06-11T11:56:00Z">
          <w:r w:rsidR="00BA1992" w:rsidRPr="006A4396" w:rsidDel="00644202">
            <w:rPr>
              <w:lang w:val="en-US"/>
            </w:rPr>
            <w:delText>Protest</w:delText>
          </w:r>
        </w:del>
      </w:ins>
      <w:ins w:id="1257" w:author="Thomas Carteret" w:date="2021-04-07T16:18:00Z">
        <w:del w:id="1258" w:author="Thomas CARTERET" w:date="2021-06-11T11:56:00Z">
          <w:r w:rsidR="009A6E69" w:rsidDel="00644202">
            <w:rPr>
              <w:lang w:val="en-US"/>
            </w:rPr>
            <w:delText>er</w:delText>
          </w:r>
        </w:del>
      </w:ins>
      <w:bookmarkEnd w:id="1253"/>
      <w:ins w:id="1259" w:author="Thomas Carteret" w:date="2021-03-29T10:32:00Z">
        <w:del w:id="1260" w:author="Thomas CARTERET" w:date="2021-06-11T11:56:00Z">
          <w:r w:rsidR="00BA1992" w:rsidRPr="006A4396" w:rsidDel="00644202">
            <w:rPr>
              <w:lang w:val="en-US"/>
            </w:rPr>
            <w:delText>ant</w:delText>
          </w:r>
        </w:del>
      </w:ins>
    </w:p>
    <w:p w14:paraId="76403A88" w14:textId="69AD3564" w:rsidR="009A6E69" w:rsidDel="00644202" w:rsidRDefault="000E1B2F" w:rsidP="00F72392">
      <w:pPr>
        <w:pStyle w:val="Titre4"/>
        <w:rPr>
          <w:ins w:id="1261" w:author="Thomas Carteret" w:date="2021-04-07T16:46:00Z"/>
          <w:del w:id="1262" w:author="Thomas CARTERET" w:date="2021-06-11T11:56:00Z"/>
          <w:lang w:val="en-US"/>
        </w:rPr>
      </w:pPr>
      <w:del w:id="1263" w:author="Thomas CARTERET" w:date="2021-06-11T11:56:00Z">
        <w:r w:rsidRPr="006A4396" w:rsidDel="00644202">
          <w:rPr>
            <w:lang w:val="en-US"/>
          </w:rPr>
          <w:delText>2.2.1.1. Expected Behavior</w:delText>
        </w:r>
      </w:del>
    </w:p>
    <w:p w14:paraId="6BC91AD1" w14:textId="34E61EBC" w:rsidR="00F72392" w:rsidRPr="00F72392" w:rsidDel="00644202" w:rsidRDefault="00F72392">
      <w:pPr>
        <w:rPr>
          <w:del w:id="1264" w:author="Thomas CARTERET" w:date="2021-06-11T11:56:00Z"/>
          <w:sz w:val="2"/>
          <w:szCs w:val="2"/>
          <w:lang w:val="en-US"/>
          <w:rPrChange w:id="1265" w:author="Thomas Carteret" w:date="2021-04-07T16:46:00Z">
            <w:rPr>
              <w:del w:id="1266" w:author="Thomas CARTERET" w:date="2021-06-11T11:56:00Z"/>
              <w:lang w:val="en-US"/>
            </w:rPr>
          </w:rPrChange>
        </w:rPr>
        <w:pPrChange w:id="1267" w:author="Thomas Carteret" w:date="2021-04-07T16:46:00Z">
          <w:pPr>
            <w:pStyle w:val="Titre4"/>
          </w:pPr>
        </w:pPrChange>
      </w:pPr>
    </w:p>
    <w:tbl>
      <w:tblPr>
        <w:tblW w:w="4767" w:type="dxa"/>
        <w:jc w:val="center"/>
        <w:tblCellSpacing w:w="15" w:type="dxa"/>
        <w:tblCellMar>
          <w:top w:w="15" w:type="dxa"/>
          <w:left w:w="15" w:type="dxa"/>
          <w:bottom w:w="15" w:type="dxa"/>
          <w:right w:w="15" w:type="dxa"/>
        </w:tblCellMar>
        <w:tblLook w:val="04A0" w:firstRow="1" w:lastRow="0" w:firstColumn="1" w:lastColumn="0" w:noHBand="0" w:noVBand="1"/>
        <w:tblPrChange w:id="1268" w:author="Thomas Carteret" w:date="2021-04-07T16:4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617"/>
        <w:gridCol w:w="1585"/>
        <w:gridCol w:w="1565"/>
        <w:tblGridChange w:id="1269">
          <w:tblGrid>
            <w:gridCol w:w="90"/>
            <w:gridCol w:w="1268"/>
            <w:gridCol w:w="259"/>
            <w:gridCol w:w="981"/>
            <w:gridCol w:w="604"/>
            <w:gridCol w:w="624"/>
            <w:gridCol w:w="941"/>
          </w:tblGrid>
        </w:tblGridChange>
      </w:tblGrid>
      <w:tr w:rsidR="009A6E69" w:rsidRPr="00F72392" w:rsidDel="00644202" w14:paraId="45108FEB" w14:textId="54E740E7" w:rsidTr="00F72392">
        <w:trPr>
          <w:trHeight w:val="392"/>
          <w:tblCellSpacing w:w="15" w:type="dxa"/>
          <w:jc w:val="center"/>
          <w:ins w:id="1270" w:author="Thomas Carteret" w:date="2021-04-07T16:18:00Z"/>
          <w:del w:id="1271" w:author="Thomas CARTERET" w:date="2021-06-11T11:56:00Z"/>
          <w:trPrChange w:id="1272" w:author="Thomas Carteret" w:date="2021-04-07T16:45:00Z">
            <w:trPr>
              <w:gridBefore w:val="1"/>
              <w:gridAfter w:val="0"/>
              <w:tblCellSpacing w:w="15" w:type="dxa"/>
            </w:trPr>
          </w:trPrChange>
        </w:trPr>
        <w:tc>
          <w:tcPr>
            <w:tcW w:w="0" w:type="auto"/>
            <w:vAlign w:val="center"/>
            <w:hideMark/>
            <w:tcPrChange w:id="1273" w:author="Thomas Carteret" w:date="2021-04-07T16:45:00Z">
              <w:tcPr>
                <w:tcW w:w="0" w:type="auto"/>
                <w:vAlign w:val="center"/>
                <w:hideMark/>
              </w:tcPr>
            </w:tcPrChange>
          </w:tcPr>
          <w:p w14:paraId="090E8791" w14:textId="5F744397" w:rsidR="009A6E69" w:rsidRPr="00F72392" w:rsidDel="00644202" w:rsidRDefault="009A6E69" w:rsidP="009A6E69">
            <w:pPr>
              <w:spacing w:before="100" w:beforeAutospacing="1" w:after="100" w:afterAutospacing="1"/>
              <w:jc w:val="center"/>
              <w:rPr>
                <w:ins w:id="1274" w:author="Thomas Carteret" w:date="2021-04-07T16:18:00Z"/>
                <w:del w:id="1275" w:author="Thomas CARTERET" w:date="2021-06-11T11:56:00Z"/>
                <w:rFonts w:ascii="Times New Roman" w:eastAsia="Times New Roman" w:hAnsi="Times New Roman" w:cs="Times New Roman"/>
                <w:b/>
                <w:bCs/>
                <w:szCs w:val="24"/>
                <w:lang w:eastAsia="fr-FR"/>
              </w:rPr>
            </w:pPr>
            <w:ins w:id="1276" w:author="Thomas Carteret" w:date="2021-04-07T16:18:00Z">
              <w:del w:id="1277" w:author="Thomas CARTERET" w:date="2021-06-11T11:56:00Z">
                <w:r w:rsidRPr="00F72392" w:rsidDel="00644202">
                  <w:rPr>
                    <w:rFonts w:ascii="Times New Roman" w:eastAsia="Times New Roman" w:hAnsi="Times New Roman" w:cs="Times New Roman"/>
                    <w:b/>
                    <w:bCs/>
                    <w:szCs w:val="24"/>
                    <w:lang w:eastAsia="fr-FR"/>
                  </w:rPr>
                  <w:delText>Agressive</w:delText>
                </w:r>
              </w:del>
            </w:ins>
          </w:p>
        </w:tc>
        <w:tc>
          <w:tcPr>
            <w:tcW w:w="0" w:type="auto"/>
            <w:vAlign w:val="center"/>
            <w:hideMark/>
            <w:tcPrChange w:id="1278" w:author="Thomas Carteret" w:date="2021-04-07T16:45:00Z">
              <w:tcPr>
                <w:tcW w:w="0" w:type="auto"/>
                <w:gridSpan w:val="2"/>
                <w:vAlign w:val="center"/>
                <w:hideMark/>
              </w:tcPr>
            </w:tcPrChange>
          </w:tcPr>
          <w:p w14:paraId="0D737CFA" w14:textId="03DA3DD1" w:rsidR="009A6E69" w:rsidRPr="00F72392" w:rsidDel="00644202" w:rsidRDefault="009A6E69" w:rsidP="009A6E69">
            <w:pPr>
              <w:spacing w:before="100" w:beforeAutospacing="1" w:after="100" w:afterAutospacing="1"/>
              <w:jc w:val="center"/>
              <w:rPr>
                <w:ins w:id="1279" w:author="Thomas Carteret" w:date="2021-04-07T16:18:00Z"/>
                <w:del w:id="1280" w:author="Thomas CARTERET" w:date="2021-06-11T11:56:00Z"/>
                <w:rFonts w:ascii="Times New Roman" w:eastAsia="Times New Roman" w:hAnsi="Times New Roman" w:cs="Times New Roman"/>
                <w:b/>
                <w:bCs/>
                <w:szCs w:val="24"/>
                <w:lang w:eastAsia="fr-FR"/>
              </w:rPr>
            </w:pPr>
            <w:ins w:id="1281" w:author="Thomas Carteret" w:date="2021-04-07T16:18:00Z">
              <w:del w:id="1282" w:author="Thomas CARTERET" w:date="2021-06-11T11:56:00Z">
                <w:r w:rsidRPr="00F72392" w:rsidDel="00644202">
                  <w:rPr>
                    <w:rFonts w:ascii="Times New Roman" w:eastAsia="Times New Roman" w:hAnsi="Times New Roman" w:cs="Times New Roman"/>
                    <w:b/>
                    <w:bCs/>
                    <w:szCs w:val="24"/>
                    <w:lang w:eastAsia="fr-FR"/>
                  </w:rPr>
                  <w:delText>Civil</w:delText>
                </w:r>
              </w:del>
            </w:ins>
          </w:p>
        </w:tc>
        <w:tc>
          <w:tcPr>
            <w:tcW w:w="0" w:type="auto"/>
            <w:vAlign w:val="center"/>
            <w:hideMark/>
            <w:tcPrChange w:id="1283" w:author="Thomas Carteret" w:date="2021-04-07T16:45:00Z">
              <w:tcPr>
                <w:tcW w:w="0" w:type="auto"/>
                <w:gridSpan w:val="2"/>
                <w:vAlign w:val="center"/>
                <w:hideMark/>
              </w:tcPr>
            </w:tcPrChange>
          </w:tcPr>
          <w:p w14:paraId="228E383F" w14:textId="2C3DAB74" w:rsidR="009A6E69" w:rsidRPr="00F72392" w:rsidDel="00644202" w:rsidRDefault="009A6E69" w:rsidP="009A6E69">
            <w:pPr>
              <w:spacing w:before="100" w:beforeAutospacing="1" w:after="100" w:afterAutospacing="1"/>
              <w:jc w:val="center"/>
              <w:rPr>
                <w:ins w:id="1284" w:author="Thomas Carteret" w:date="2021-04-07T16:18:00Z"/>
                <w:del w:id="1285" w:author="Thomas CARTERET" w:date="2021-06-11T11:56:00Z"/>
                <w:rFonts w:ascii="Times New Roman" w:eastAsia="Times New Roman" w:hAnsi="Times New Roman" w:cs="Times New Roman"/>
                <w:b/>
                <w:bCs/>
                <w:szCs w:val="24"/>
                <w:lang w:eastAsia="fr-FR"/>
              </w:rPr>
            </w:pPr>
            <w:ins w:id="1286" w:author="Thomas Carteret" w:date="2021-04-07T16:18:00Z">
              <w:del w:id="1287" w:author="Thomas CARTERET" w:date="2021-06-11T11:56:00Z">
                <w:r w:rsidRPr="00F72392" w:rsidDel="00644202">
                  <w:rPr>
                    <w:rFonts w:ascii="Times New Roman" w:eastAsia="Times New Roman" w:hAnsi="Times New Roman" w:cs="Times New Roman"/>
                    <w:b/>
                    <w:bCs/>
                    <w:szCs w:val="24"/>
                    <w:lang w:eastAsia="fr-FR"/>
                  </w:rPr>
                  <w:delText>Panic</w:delText>
                </w:r>
              </w:del>
            </w:ins>
          </w:p>
        </w:tc>
      </w:tr>
      <w:tr w:rsidR="00F72392" w:rsidRPr="00F72392" w:rsidDel="00644202" w14:paraId="58EED4EE" w14:textId="60A1800D" w:rsidTr="00F72392">
        <w:trPr>
          <w:trHeight w:val="527"/>
          <w:tblCellSpacing w:w="15" w:type="dxa"/>
          <w:jc w:val="center"/>
          <w:ins w:id="1288" w:author="Thomas Carteret" w:date="2021-04-07T16:18:00Z"/>
          <w:del w:id="1289" w:author="Thomas CARTERET" w:date="2021-06-11T11:56:00Z"/>
        </w:trPr>
        <w:tc>
          <w:tcPr>
            <w:tcW w:w="0" w:type="auto"/>
            <w:shd w:val="clear" w:color="auto" w:fill="FF8F73"/>
            <w:vAlign w:val="center"/>
            <w:hideMark/>
          </w:tcPr>
          <w:p w14:paraId="276E0BB4" w14:textId="2E335900" w:rsidR="009A6E69" w:rsidRPr="00F72392" w:rsidDel="00644202" w:rsidRDefault="009A6E69">
            <w:pPr>
              <w:spacing w:before="100" w:beforeAutospacing="1" w:after="100" w:afterAutospacing="1"/>
              <w:jc w:val="center"/>
              <w:rPr>
                <w:ins w:id="1290" w:author="Thomas Carteret" w:date="2021-04-07T16:18:00Z"/>
                <w:del w:id="1291" w:author="Thomas CARTERET" w:date="2021-06-11T11:56:00Z"/>
                <w:rFonts w:ascii="Times New Roman" w:eastAsia="Times New Roman" w:hAnsi="Times New Roman" w:cs="Times New Roman"/>
                <w:szCs w:val="24"/>
                <w:lang w:eastAsia="fr-FR"/>
              </w:rPr>
              <w:pPrChange w:id="1292" w:author="Thomas Carteret" w:date="2021-04-07T16:45:00Z">
                <w:pPr>
                  <w:spacing w:before="100" w:beforeAutospacing="1" w:after="100" w:afterAutospacing="1"/>
                  <w:jc w:val="left"/>
                </w:pPr>
              </w:pPrChange>
            </w:pPr>
            <w:ins w:id="1293" w:author="Thomas Carteret" w:date="2021-04-07T16:18:00Z">
              <w:del w:id="1294" w:author="Thomas CARTERET" w:date="2021-06-11T11:56:00Z">
                <w:r w:rsidRPr="00F72392" w:rsidDel="00644202">
                  <w:rPr>
                    <w:rFonts w:ascii="Times New Roman" w:eastAsia="Times New Roman" w:hAnsi="Times New Roman" w:cs="Times New Roman"/>
                    <w:szCs w:val="24"/>
                    <w:lang w:eastAsia="fr-FR"/>
                  </w:rPr>
                  <w:delText>Tolerance A</w:delText>
                </w:r>
              </w:del>
            </w:ins>
          </w:p>
        </w:tc>
        <w:tc>
          <w:tcPr>
            <w:tcW w:w="0" w:type="auto"/>
            <w:shd w:val="clear" w:color="auto" w:fill="ABF5D1"/>
            <w:vAlign w:val="center"/>
            <w:hideMark/>
          </w:tcPr>
          <w:p w14:paraId="43C3D05B" w14:textId="690BCE34" w:rsidR="009A6E69" w:rsidRPr="00F72392" w:rsidDel="00644202" w:rsidRDefault="009A6E69">
            <w:pPr>
              <w:spacing w:before="100" w:beforeAutospacing="1" w:after="100" w:afterAutospacing="1"/>
              <w:jc w:val="center"/>
              <w:rPr>
                <w:ins w:id="1295" w:author="Thomas Carteret" w:date="2021-04-07T16:18:00Z"/>
                <w:del w:id="1296" w:author="Thomas CARTERET" w:date="2021-06-11T11:56:00Z"/>
                <w:rFonts w:ascii="Times New Roman" w:eastAsia="Times New Roman" w:hAnsi="Times New Roman" w:cs="Times New Roman"/>
                <w:szCs w:val="24"/>
                <w:lang w:eastAsia="fr-FR"/>
              </w:rPr>
              <w:pPrChange w:id="1297" w:author="Thomas Carteret" w:date="2021-04-07T16:45:00Z">
                <w:pPr>
                  <w:spacing w:before="100" w:beforeAutospacing="1" w:after="100" w:afterAutospacing="1"/>
                  <w:jc w:val="left"/>
                </w:pPr>
              </w:pPrChange>
            </w:pPr>
            <w:ins w:id="1298" w:author="Thomas Carteret" w:date="2021-04-07T16:18:00Z">
              <w:del w:id="1299" w:author="Thomas CARTERET" w:date="2021-06-11T11:56:00Z">
                <w:r w:rsidRPr="00F72392" w:rsidDel="00644202">
                  <w:rPr>
                    <w:rFonts w:ascii="Times New Roman" w:eastAsia="Times New Roman" w:hAnsi="Times New Roman" w:cs="Times New Roman"/>
                    <w:szCs w:val="24"/>
                    <w:lang w:eastAsia="fr-FR"/>
                  </w:rPr>
                  <w:delText>Tolerance C</w:delText>
                </w:r>
              </w:del>
            </w:ins>
          </w:p>
        </w:tc>
        <w:tc>
          <w:tcPr>
            <w:tcW w:w="0" w:type="auto"/>
            <w:shd w:val="clear" w:color="auto" w:fill="C0B6F2"/>
            <w:vAlign w:val="center"/>
            <w:hideMark/>
          </w:tcPr>
          <w:p w14:paraId="4A1D1657" w14:textId="6888BC02" w:rsidR="009A6E69" w:rsidRPr="00F72392" w:rsidDel="00644202" w:rsidRDefault="009A6E69">
            <w:pPr>
              <w:spacing w:before="100" w:beforeAutospacing="1" w:after="100" w:afterAutospacing="1"/>
              <w:jc w:val="center"/>
              <w:rPr>
                <w:ins w:id="1300" w:author="Thomas Carteret" w:date="2021-04-07T16:18:00Z"/>
                <w:del w:id="1301" w:author="Thomas CARTERET" w:date="2021-06-11T11:56:00Z"/>
                <w:rFonts w:ascii="Times New Roman" w:eastAsia="Times New Roman" w:hAnsi="Times New Roman" w:cs="Times New Roman"/>
                <w:szCs w:val="24"/>
                <w:lang w:eastAsia="fr-FR"/>
              </w:rPr>
              <w:pPrChange w:id="1302" w:author="Thomas Carteret" w:date="2021-04-07T16:45:00Z">
                <w:pPr>
                  <w:spacing w:before="100" w:beforeAutospacing="1" w:after="100" w:afterAutospacing="1"/>
                  <w:jc w:val="left"/>
                </w:pPr>
              </w:pPrChange>
            </w:pPr>
            <w:ins w:id="1303" w:author="Thomas Carteret" w:date="2021-04-07T16:18:00Z">
              <w:del w:id="1304" w:author="Thomas CARTERET" w:date="2021-06-11T11:56:00Z">
                <w:r w:rsidRPr="00F72392" w:rsidDel="00644202">
                  <w:rPr>
                    <w:rFonts w:ascii="Times New Roman" w:eastAsia="Times New Roman" w:hAnsi="Times New Roman" w:cs="Times New Roman"/>
                    <w:szCs w:val="24"/>
                    <w:lang w:eastAsia="fr-FR"/>
                  </w:rPr>
                  <w:delText>Tolerance P</w:delText>
                </w:r>
              </w:del>
            </w:ins>
          </w:p>
        </w:tc>
      </w:tr>
    </w:tbl>
    <w:p w14:paraId="7D3E7B82" w14:textId="3EDE020B" w:rsidR="000E1B2F" w:rsidDel="00644202" w:rsidRDefault="000E1B2F">
      <w:pPr>
        <w:pStyle w:val="Titre4"/>
        <w:rPr>
          <w:del w:id="1305" w:author="Thomas CARTERET" w:date="2021-06-11T11:56:00Z"/>
          <w:lang w:val="en-US"/>
        </w:rPr>
      </w:pPr>
      <w:del w:id="1306" w:author="Thomas CARTERET" w:date="2021-06-11T11:56:00Z">
        <w:r w:rsidRPr="006A4396" w:rsidDel="00644202">
          <w:rPr>
            <w:caps w:val="0"/>
            <w:lang w:val="en-US"/>
          </w:rPr>
          <w:delText>Describe informally the expected behavior of the agent type.</w:delText>
        </w:r>
      </w:del>
    </w:p>
    <w:p w14:paraId="402FF53F" w14:textId="54F29C7F" w:rsidR="009A6E69" w:rsidRPr="009A6E69" w:rsidDel="00644202" w:rsidRDefault="009A6E69">
      <w:pPr>
        <w:spacing w:before="100" w:beforeAutospacing="1" w:after="100" w:afterAutospacing="1"/>
        <w:rPr>
          <w:ins w:id="1307" w:author="Thomas Carteret" w:date="2021-04-07T16:19:00Z"/>
          <w:del w:id="1308" w:author="Thomas CARTERET" w:date="2021-06-11T11:56:00Z"/>
          <w:lang w:val="en-US"/>
          <w:rPrChange w:id="1309" w:author="Thomas Carteret" w:date="2021-04-07T16:19:00Z">
            <w:rPr>
              <w:ins w:id="1310" w:author="Thomas Carteret" w:date="2021-04-07T16:19:00Z"/>
              <w:del w:id="1311" w:author="Thomas CARTERET" w:date="2021-06-11T11:56:00Z"/>
              <w:rFonts w:ascii="Times New Roman" w:eastAsia="Times New Roman" w:hAnsi="Times New Roman" w:cs="Times New Roman"/>
              <w:szCs w:val="24"/>
              <w:lang w:eastAsia="fr-FR"/>
            </w:rPr>
          </w:rPrChange>
        </w:rPr>
        <w:pPrChange w:id="1312" w:author="Thomas Carteret" w:date="2021-04-07T16:57:00Z">
          <w:pPr>
            <w:spacing w:before="100" w:beforeAutospacing="1" w:after="100" w:afterAutospacing="1"/>
            <w:jc w:val="left"/>
          </w:pPr>
        </w:pPrChange>
      </w:pPr>
      <w:ins w:id="1313" w:author="Thomas Carteret" w:date="2021-04-07T16:19:00Z">
        <w:del w:id="1314" w:author="Thomas CARTERET" w:date="2021-06-11T11:56:00Z">
          <w:r w:rsidRPr="009A6E69" w:rsidDel="00644202">
            <w:rPr>
              <w:lang w:val="en-US"/>
              <w:rPrChange w:id="1315" w:author="Thomas Carteret" w:date="2021-04-07T16:19:00Z">
                <w:rPr>
                  <w:rFonts w:ascii="Times New Roman" w:eastAsia="Times New Roman" w:hAnsi="Times New Roman" w:cs="Times New Roman"/>
                  <w:szCs w:val="24"/>
                  <w:lang w:eastAsia="fr-FR"/>
                </w:rPr>
              </w:rPrChange>
            </w:rPr>
            <w:delText xml:space="preserve">The behavior of the agents is based on their objective as well as the events happening in the environment they can perceive. The behavior of the agent is different for each type. Concerning the protestor this will depend on the state they are in: </w:delText>
          </w:r>
        </w:del>
      </w:ins>
    </w:p>
    <w:p w14:paraId="0AE042D0" w14:textId="7FC68CF0" w:rsidR="009A6E69" w:rsidRPr="009A6E69" w:rsidDel="00644202" w:rsidRDefault="009A6E69" w:rsidP="009A6E69">
      <w:pPr>
        <w:numPr>
          <w:ilvl w:val="0"/>
          <w:numId w:val="13"/>
        </w:numPr>
        <w:spacing w:before="100" w:beforeAutospacing="1" w:after="100" w:afterAutospacing="1"/>
        <w:jc w:val="left"/>
        <w:rPr>
          <w:ins w:id="1316" w:author="Thomas Carteret" w:date="2021-04-07T16:19:00Z"/>
          <w:del w:id="1317" w:author="Thomas CARTERET" w:date="2021-06-11T11:56:00Z"/>
          <w:lang w:val="en-US"/>
          <w:rPrChange w:id="1318" w:author="Thomas Carteret" w:date="2021-04-07T16:19:00Z">
            <w:rPr>
              <w:ins w:id="1319" w:author="Thomas Carteret" w:date="2021-04-07T16:19:00Z"/>
              <w:del w:id="1320" w:author="Thomas CARTERET" w:date="2021-06-11T11:56:00Z"/>
              <w:rFonts w:ascii="Times New Roman" w:eastAsia="Times New Roman" w:hAnsi="Times New Roman" w:cs="Times New Roman"/>
              <w:szCs w:val="24"/>
              <w:lang w:eastAsia="fr-FR"/>
            </w:rPr>
          </w:rPrChange>
        </w:rPr>
      </w:pPr>
      <w:ins w:id="1321" w:author="Thomas Carteret" w:date="2021-04-07T16:19:00Z">
        <w:del w:id="1322" w:author="Thomas CARTERET" w:date="2021-06-11T11:56:00Z">
          <w:r w:rsidRPr="009A6E69" w:rsidDel="00644202">
            <w:rPr>
              <w:lang w:val="en-US"/>
              <w:rPrChange w:id="1323" w:author="Thomas Carteret" w:date="2021-04-07T16:19:00Z">
                <w:rPr>
                  <w:rFonts w:ascii="Times New Roman" w:eastAsia="Times New Roman" w:hAnsi="Times New Roman" w:cs="Times New Roman"/>
                  <w:szCs w:val="24"/>
                  <w:lang w:eastAsia="fr-FR"/>
                </w:rPr>
              </w:rPrChange>
            </w:rPr>
            <w:delText xml:space="preserve">in </w:delText>
          </w:r>
        </w:del>
      </w:ins>
      <w:ins w:id="1324" w:author="Thomas Carteret" w:date="2021-04-07T16:46:00Z">
        <w:del w:id="1325" w:author="Thomas CARTERET" w:date="2021-06-11T11:56:00Z">
          <w:r w:rsidR="00F72392" w:rsidRPr="009A6E69" w:rsidDel="00644202">
            <w:rPr>
              <w:lang w:val="en-US"/>
            </w:rPr>
            <w:delText>aggressive</w:delText>
          </w:r>
        </w:del>
      </w:ins>
      <w:ins w:id="1326" w:author="Thomas Carteret" w:date="2021-04-07T16:19:00Z">
        <w:del w:id="1327" w:author="Thomas CARTERET" w:date="2021-06-11T11:56:00Z">
          <w:r w:rsidRPr="009A6E69" w:rsidDel="00644202">
            <w:rPr>
              <w:lang w:val="en-US"/>
              <w:rPrChange w:id="1328" w:author="Thomas Carteret" w:date="2021-04-07T16:19:00Z">
                <w:rPr>
                  <w:rFonts w:ascii="Times New Roman" w:eastAsia="Times New Roman" w:hAnsi="Times New Roman" w:cs="Times New Roman"/>
                  <w:szCs w:val="24"/>
                  <w:lang w:eastAsia="fr-FR"/>
                </w:rPr>
              </w:rPrChange>
            </w:rPr>
            <w:delText xml:space="preserve"> mode they will try to break some elements of the environment</w:delText>
          </w:r>
        </w:del>
      </w:ins>
    </w:p>
    <w:p w14:paraId="586FDFA1" w14:textId="1C67F9BC" w:rsidR="009A6E69" w:rsidRPr="009A6E69" w:rsidDel="00644202" w:rsidRDefault="009A6E69" w:rsidP="009A6E69">
      <w:pPr>
        <w:numPr>
          <w:ilvl w:val="0"/>
          <w:numId w:val="13"/>
        </w:numPr>
        <w:spacing w:before="100" w:beforeAutospacing="1" w:after="100" w:afterAutospacing="1"/>
        <w:jc w:val="left"/>
        <w:rPr>
          <w:ins w:id="1329" w:author="Thomas Carteret" w:date="2021-04-07T16:19:00Z"/>
          <w:del w:id="1330" w:author="Thomas CARTERET" w:date="2021-06-11T11:56:00Z"/>
          <w:lang w:val="en-US"/>
          <w:rPrChange w:id="1331" w:author="Thomas Carteret" w:date="2021-04-07T16:19:00Z">
            <w:rPr>
              <w:ins w:id="1332" w:author="Thomas Carteret" w:date="2021-04-07T16:19:00Z"/>
              <w:del w:id="1333" w:author="Thomas CARTERET" w:date="2021-06-11T11:56:00Z"/>
              <w:rFonts w:ascii="Times New Roman" w:eastAsia="Times New Roman" w:hAnsi="Times New Roman" w:cs="Times New Roman"/>
              <w:szCs w:val="24"/>
              <w:lang w:eastAsia="fr-FR"/>
            </w:rPr>
          </w:rPrChange>
        </w:rPr>
      </w:pPr>
      <w:ins w:id="1334" w:author="Thomas Carteret" w:date="2021-04-07T16:19:00Z">
        <w:del w:id="1335" w:author="Thomas CARTERET" w:date="2021-06-11T11:56:00Z">
          <w:r w:rsidRPr="009A6E69" w:rsidDel="00644202">
            <w:rPr>
              <w:lang w:val="en-US"/>
              <w:rPrChange w:id="1336" w:author="Thomas Carteret" w:date="2021-04-07T16:19:00Z">
                <w:rPr>
                  <w:rFonts w:ascii="Times New Roman" w:eastAsia="Times New Roman" w:hAnsi="Times New Roman" w:cs="Times New Roman"/>
                  <w:szCs w:val="24"/>
                  <w:lang w:eastAsia="fr-FR"/>
                </w:rPr>
              </w:rPrChange>
            </w:rPr>
            <w:delText>in normal/civil mode they will try to reach a zone set up as their arrival</w:delText>
          </w:r>
        </w:del>
      </w:ins>
    </w:p>
    <w:p w14:paraId="590B266C" w14:textId="61CE7F03" w:rsidR="009A6E69" w:rsidRPr="00F72392" w:rsidDel="00644202" w:rsidRDefault="009A6E69">
      <w:pPr>
        <w:numPr>
          <w:ilvl w:val="0"/>
          <w:numId w:val="13"/>
        </w:numPr>
        <w:spacing w:before="100" w:beforeAutospacing="1" w:after="100" w:afterAutospacing="1"/>
        <w:jc w:val="left"/>
        <w:rPr>
          <w:ins w:id="1337" w:author="Thomas Carteret" w:date="2021-04-07T16:19:00Z"/>
          <w:del w:id="1338" w:author="Thomas CARTERET" w:date="2021-06-11T11:56:00Z"/>
          <w:lang w:val="en-US"/>
        </w:rPr>
        <w:pPrChange w:id="1339" w:author="Thomas Carteret" w:date="2021-04-07T16:19:00Z">
          <w:pPr/>
        </w:pPrChange>
      </w:pPr>
      <w:ins w:id="1340" w:author="Thomas Carteret" w:date="2021-04-07T16:19:00Z">
        <w:del w:id="1341" w:author="Thomas CARTERET" w:date="2021-06-11T11:56:00Z">
          <w:r w:rsidRPr="009A6E69" w:rsidDel="00644202">
            <w:rPr>
              <w:lang w:val="en-US"/>
              <w:rPrChange w:id="1342" w:author="Thomas Carteret" w:date="2021-04-07T16:19:00Z">
                <w:rPr>
                  <w:rFonts w:ascii="Times New Roman" w:eastAsia="Times New Roman" w:hAnsi="Times New Roman" w:cs="Times New Roman"/>
                  <w:szCs w:val="24"/>
                  <w:lang w:eastAsia="fr-FR"/>
                </w:rPr>
              </w:rPrChange>
            </w:rPr>
            <w:delText>in panic mode they will try to flee things they consider as dangerous</w:delText>
          </w:r>
        </w:del>
      </w:ins>
    </w:p>
    <w:p w14:paraId="61151EAA" w14:textId="142A01BB" w:rsidR="000E1B2F" w:rsidRPr="006A4396" w:rsidDel="00644202" w:rsidRDefault="000E1B2F" w:rsidP="000E1B2F">
      <w:pPr>
        <w:pStyle w:val="Titre4"/>
        <w:rPr>
          <w:del w:id="1343" w:author="Thomas CARTERET" w:date="2021-06-11T11:56:00Z"/>
          <w:lang w:val="en-US"/>
        </w:rPr>
      </w:pPr>
      <w:del w:id="1344" w:author="Thomas CARTERET" w:date="2021-06-11T11:56:00Z">
        <w:r w:rsidRPr="006A4396" w:rsidDel="00644202">
          <w:rPr>
            <w:lang w:val="en-US"/>
          </w:rPr>
          <w:delText xml:space="preserve">2.2.1.2. </w:delText>
        </w:r>
        <w:r w:rsidR="00803966" w:rsidRPr="006A4396" w:rsidDel="00644202">
          <w:rPr>
            <w:lang w:val="en-US"/>
          </w:rPr>
          <w:delText>Key properties</w:delText>
        </w:r>
      </w:del>
    </w:p>
    <w:p w14:paraId="1D25F936" w14:textId="0ACFCA0F" w:rsidR="00747DFA" w:rsidRPr="00747DFA" w:rsidDel="00644202" w:rsidRDefault="00747DFA">
      <w:pPr>
        <w:spacing w:before="100" w:beforeAutospacing="1" w:after="100" w:afterAutospacing="1"/>
        <w:ind w:firstLine="708"/>
        <w:rPr>
          <w:ins w:id="1345" w:author="Thomas Carteret" w:date="2021-04-07T16:20:00Z"/>
          <w:del w:id="1346" w:author="Thomas CARTERET" w:date="2021-06-11T11:56:00Z"/>
          <w:lang w:val="en-US"/>
          <w:rPrChange w:id="1347" w:author="Thomas Carteret" w:date="2021-04-07T16:21:00Z">
            <w:rPr>
              <w:ins w:id="1348" w:author="Thomas Carteret" w:date="2021-04-07T16:20:00Z"/>
              <w:del w:id="1349" w:author="Thomas CARTERET" w:date="2021-06-11T11:56:00Z"/>
              <w:rFonts w:ascii="Times New Roman" w:eastAsia="Times New Roman" w:hAnsi="Times New Roman" w:cs="Times New Roman"/>
              <w:szCs w:val="24"/>
              <w:lang w:eastAsia="fr-FR"/>
            </w:rPr>
          </w:rPrChange>
        </w:rPr>
        <w:pPrChange w:id="1350" w:author="Thomas Carteret" w:date="2021-04-07T16:57:00Z">
          <w:pPr>
            <w:spacing w:before="100" w:beforeAutospacing="1" w:after="100" w:afterAutospacing="1"/>
            <w:jc w:val="left"/>
          </w:pPr>
        </w:pPrChange>
      </w:pPr>
      <w:ins w:id="1351" w:author="Thomas Carteret" w:date="2021-04-07T16:20:00Z">
        <w:del w:id="1352" w:author="Thomas CARTERET" w:date="2021-06-11T11:56:00Z">
          <w:r w:rsidRPr="00747DFA" w:rsidDel="00644202">
            <w:rPr>
              <w:lang w:val="en-US"/>
              <w:rPrChange w:id="1353" w:author="Thomas Carteret" w:date="2021-04-07T16:21:00Z">
                <w:rPr>
                  <w:rFonts w:ascii="Times New Roman" w:eastAsia="Times New Roman" w:hAnsi="Times New Roman" w:cs="Times New Roman"/>
                  <w:szCs w:val="24"/>
                  <w:lang w:eastAsia="fr-FR"/>
                </w:rPr>
              </w:rPrChange>
            </w:rPr>
            <w:delText xml:space="preserve">Concerning the protestors, they will have a level of </w:delText>
          </w:r>
        </w:del>
      </w:ins>
      <w:ins w:id="1354" w:author="Thomas Carteret" w:date="2021-04-07T16:46:00Z">
        <w:del w:id="1355" w:author="Thomas CARTERET" w:date="2021-06-11T11:56:00Z">
          <w:r w:rsidR="00F72392" w:rsidRPr="00747DFA" w:rsidDel="00644202">
            <w:rPr>
              <w:lang w:val="en-US"/>
            </w:rPr>
            <w:delText>aggressiveness</w:delText>
          </w:r>
        </w:del>
      </w:ins>
      <w:ins w:id="1356" w:author="Thomas Carteret" w:date="2021-04-07T16:20:00Z">
        <w:del w:id="1357" w:author="Thomas CARTERET" w:date="2021-06-11T11:56:00Z">
          <w:r w:rsidRPr="00747DFA" w:rsidDel="00644202">
            <w:rPr>
              <w:lang w:val="en-US"/>
              <w:rPrChange w:id="1358" w:author="Thomas Carteret" w:date="2021-04-07T16:21:00Z">
                <w:rPr>
                  <w:rFonts w:ascii="Times New Roman" w:eastAsia="Times New Roman" w:hAnsi="Times New Roman" w:cs="Times New Roman"/>
                  <w:szCs w:val="24"/>
                  <w:lang w:eastAsia="fr-FR"/>
                </w:rPr>
              </w:rPrChange>
            </w:rPr>
            <w:delText xml:space="preserve"> which will decide the state they are in. This level of </w:delText>
          </w:r>
        </w:del>
      </w:ins>
      <w:ins w:id="1359" w:author="Thomas Carteret" w:date="2021-04-07T16:46:00Z">
        <w:del w:id="1360" w:author="Thomas CARTERET" w:date="2021-06-11T11:56:00Z">
          <w:r w:rsidR="00F72392" w:rsidRPr="00747DFA" w:rsidDel="00644202">
            <w:rPr>
              <w:lang w:val="en-US"/>
            </w:rPr>
            <w:delText>aggressiveness</w:delText>
          </w:r>
        </w:del>
      </w:ins>
      <w:ins w:id="1361" w:author="Thomas Carteret" w:date="2021-04-07T16:20:00Z">
        <w:del w:id="1362" w:author="Thomas CARTERET" w:date="2021-06-11T11:56:00Z">
          <w:r w:rsidRPr="00747DFA" w:rsidDel="00644202">
            <w:rPr>
              <w:lang w:val="en-US"/>
              <w:rPrChange w:id="1363" w:author="Thomas Carteret" w:date="2021-04-07T16:21:00Z">
                <w:rPr>
                  <w:rFonts w:ascii="Times New Roman" w:eastAsia="Times New Roman" w:hAnsi="Times New Roman" w:cs="Times New Roman"/>
                  <w:szCs w:val="24"/>
                  <w:lang w:eastAsia="fr-FR"/>
                </w:rPr>
              </w:rPrChange>
            </w:rPr>
            <w:delText xml:space="preserve"> will be shown as a number </w:delText>
          </w:r>
        </w:del>
      </w:ins>
      <w:ins w:id="1364" w:author="Thomas Carteret" w:date="2021-04-07T16:46:00Z">
        <w:del w:id="1365" w:author="Thomas CARTERET" w:date="2021-06-11T11:56:00Z">
          <w:r w:rsidR="00F72392" w:rsidRPr="00747DFA" w:rsidDel="00644202">
            <w:rPr>
              <w:lang w:val="en-US"/>
            </w:rPr>
            <w:delText>between</w:delText>
          </w:r>
        </w:del>
      </w:ins>
      <w:ins w:id="1366" w:author="Thomas Carteret" w:date="2021-04-07T16:20:00Z">
        <w:del w:id="1367" w:author="Thomas CARTERET" w:date="2021-06-11T11:56:00Z">
          <w:r w:rsidRPr="00747DFA" w:rsidDel="00644202">
            <w:rPr>
              <w:lang w:val="en-US"/>
              <w:rPrChange w:id="1368" w:author="Thomas Carteret" w:date="2021-04-07T16:21:00Z">
                <w:rPr>
                  <w:rFonts w:ascii="Times New Roman" w:eastAsia="Times New Roman" w:hAnsi="Times New Roman" w:cs="Times New Roman"/>
                  <w:szCs w:val="24"/>
                  <w:lang w:eastAsia="fr-FR"/>
                </w:rPr>
              </w:rPrChange>
            </w:rPr>
            <w:delText xml:space="preserve"> 0 and 100 (</w:delText>
          </w:r>
          <w:r w:rsidRPr="00747DFA" w:rsidDel="00644202">
            <w:rPr>
              <w:lang w:val="en-US"/>
              <w:rPrChange w:id="1369" w:author="Thomas Carteret" w:date="2021-04-07T16:21:00Z">
                <w:rPr>
                  <w:rFonts w:ascii="Times New Roman" w:eastAsia="Times New Roman" w:hAnsi="Times New Roman" w:cs="Times New Roman"/>
                  <w:color w:val="FF5630"/>
                  <w:szCs w:val="24"/>
                  <w:lang w:eastAsia="fr-FR"/>
                </w:rPr>
              </w:rPrChange>
            </w:rPr>
            <w:delText>still not decided</w:delText>
          </w:r>
          <w:r w:rsidRPr="00747DFA" w:rsidDel="00644202">
            <w:rPr>
              <w:lang w:val="en-US"/>
              <w:rPrChange w:id="1370" w:author="Thomas Carteret" w:date="2021-04-07T16:21:00Z">
                <w:rPr>
                  <w:rFonts w:ascii="Times New Roman" w:eastAsia="Times New Roman" w:hAnsi="Times New Roman" w:cs="Times New Roman"/>
                  <w:szCs w:val="24"/>
                  <w:lang w:eastAsia="fr-FR"/>
                </w:rPr>
              </w:rPrChange>
            </w:rPr>
            <w:delText>). Moreover, the protestors will have a level of tolerance (</w:delText>
          </w:r>
          <w:r w:rsidRPr="00747DFA" w:rsidDel="00644202">
            <w:rPr>
              <w:lang w:val="en-US"/>
              <w:rPrChange w:id="1371" w:author="Thomas Carteret" w:date="2021-04-07T16:21:00Z">
                <w:rPr>
                  <w:rFonts w:ascii="Times New Roman" w:eastAsia="Times New Roman" w:hAnsi="Times New Roman" w:cs="Times New Roman"/>
                  <w:color w:val="FF5630"/>
                  <w:szCs w:val="24"/>
                  <w:lang w:eastAsia="fr-FR"/>
                </w:rPr>
              </w:rPrChange>
            </w:rPr>
            <w:delText>randomly generated or decided</w:delText>
          </w:r>
          <w:r w:rsidRPr="00747DFA" w:rsidDel="00644202">
            <w:rPr>
              <w:lang w:val="en-US"/>
              <w:rPrChange w:id="1372" w:author="Thomas Carteret" w:date="2021-04-07T16:21:00Z">
                <w:rPr>
                  <w:rFonts w:ascii="Times New Roman" w:eastAsia="Times New Roman" w:hAnsi="Times New Roman" w:cs="Times New Roman"/>
                  <w:szCs w:val="24"/>
                  <w:lang w:eastAsia="fr-FR"/>
                </w:rPr>
              </w:rPrChange>
            </w:rPr>
            <w:delText>), this tolerance will make it so that the agent will evolve quicker or slower toward a certain state.</w:delText>
          </w:r>
        </w:del>
      </w:ins>
    </w:p>
    <w:p w14:paraId="02464417" w14:textId="5C11030D" w:rsidR="000E1B2F" w:rsidRPr="006A4396" w:rsidDel="00644202" w:rsidRDefault="00803966" w:rsidP="000E1B2F">
      <w:pPr>
        <w:rPr>
          <w:del w:id="1373" w:author="Thomas CARTERET" w:date="2021-06-11T11:56:00Z"/>
          <w:lang w:val="en-US"/>
        </w:rPr>
      </w:pPr>
      <w:del w:id="1374" w:author="Thomas CARTERET" w:date="2021-06-11T11:56:00Z">
        <w:r w:rsidRPr="006A4396" w:rsidDel="00644202">
          <w:rPr>
            <w:lang w:val="en-US"/>
          </w:rPr>
          <w:delText>List the key properties that the agent behavior is used (level of stress, life level, preferences, etc.)</w:delText>
        </w:r>
        <w:r w:rsidR="000E1B2F" w:rsidRPr="006A4396" w:rsidDel="00644202">
          <w:rPr>
            <w:lang w:val="en-US"/>
          </w:rPr>
          <w:delText>.</w:delText>
        </w:r>
      </w:del>
    </w:p>
    <w:p w14:paraId="5CAEE226" w14:textId="3C3F44BA" w:rsidR="00803966" w:rsidRPr="006A4396" w:rsidDel="00644202" w:rsidRDefault="00803966" w:rsidP="00803966">
      <w:pPr>
        <w:pStyle w:val="Titre4"/>
        <w:rPr>
          <w:del w:id="1375" w:author="Thomas CARTERET" w:date="2021-06-11T11:56:00Z"/>
          <w:lang w:val="en-US"/>
        </w:rPr>
      </w:pPr>
      <w:del w:id="1376" w:author="Thomas CARTERET" w:date="2021-06-11T11:56:00Z">
        <w:r w:rsidRPr="006A4396" w:rsidDel="00644202">
          <w:rPr>
            <w:lang w:val="en-US"/>
          </w:rPr>
          <w:delText>2.2.1.3. Interaction with other agent types</w:delText>
        </w:r>
      </w:del>
    </w:p>
    <w:p w14:paraId="179B6FAB" w14:textId="4706119E" w:rsidR="00747DFA" w:rsidRPr="00747DFA" w:rsidDel="00644202" w:rsidRDefault="00747DFA">
      <w:pPr>
        <w:spacing w:before="100" w:beforeAutospacing="1" w:after="100" w:afterAutospacing="1"/>
        <w:rPr>
          <w:ins w:id="1377" w:author="Thomas Carteret" w:date="2021-04-07T16:21:00Z"/>
          <w:del w:id="1378" w:author="Thomas CARTERET" w:date="2021-06-11T11:56:00Z"/>
          <w:lang w:val="en-US"/>
          <w:rPrChange w:id="1379" w:author="Thomas Carteret" w:date="2021-04-07T16:22:00Z">
            <w:rPr>
              <w:ins w:id="1380" w:author="Thomas Carteret" w:date="2021-04-07T16:21:00Z"/>
              <w:del w:id="1381" w:author="Thomas CARTERET" w:date="2021-06-11T11:56:00Z"/>
              <w:rFonts w:ascii="Times New Roman" w:eastAsia="Times New Roman" w:hAnsi="Times New Roman" w:cs="Times New Roman"/>
              <w:szCs w:val="24"/>
              <w:lang w:eastAsia="fr-FR"/>
            </w:rPr>
          </w:rPrChange>
        </w:rPr>
        <w:pPrChange w:id="1382" w:author="Thomas Carteret" w:date="2021-04-07T16:57:00Z">
          <w:pPr>
            <w:spacing w:before="100" w:beforeAutospacing="1" w:after="100" w:afterAutospacing="1"/>
            <w:jc w:val="left"/>
          </w:pPr>
        </w:pPrChange>
      </w:pPr>
      <w:ins w:id="1383" w:author="Thomas Carteret" w:date="2021-04-07T16:21:00Z">
        <w:del w:id="1384" w:author="Thomas CARTERET" w:date="2021-06-11T11:56:00Z">
          <w:r w:rsidRPr="00747DFA" w:rsidDel="00644202">
            <w:rPr>
              <w:lang w:val="en-US"/>
              <w:rPrChange w:id="1385" w:author="Thomas Carteret" w:date="2021-04-07T16:22:00Z">
                <w:rPr>
                  <w:rFonts w:ascii="Times New Roman" w:eastAsia="Times New Roman" w:hAnsi="Times New Roman" w:cs="Times New Roman"/>
                  <w:szCs w:val="24"/>
                  <w:lang w:eastAsia="fr-FR"/>
                </w:rPr>
              </w:rPrChange>
            </w:rPr>
            <w:delText xml:space="preserve">The protestors will be influenced by the actions and </w:delText>
          </w:r>
        </w:del>
      </w:ins>
      <w:ins w:id="1386" w:author="Thomas Carteret" w:date="2021-04-07T16:46:00Z">
        <w:del w:id="1387" w:author="Thomas CARTERET" w:date="2021-06-11T11:56:00Z">
          <w:r w:rsidR="00F72392" w:rsidRPr="00747DFA" w:rsidDel="00644202">
            <w:rPr>
              <w:lang w:val="en-US"/>
            </w:rPr>
            <w:delText>behaviors</w:delText>
          </w:r>
        </w:del>
      </w:ins>
      <w:ins w:id="1388" w:author="Thomas Carteret" w:date="2021-04-07T16:21:00Z">
        <w:del w:id="1389" w:author="Thomas CARTERET" w:date="2021-06-11T11:56:00Z">
          <w:r w:rsidRPr="00747DFA" w:rsidDel="00644202">
            <w:rPr>
              <w:lang w:val="en-US"/>
              <w:rPrChange w:id="1390" w:author="Thomas Carteret" w:date="2021-04-07T16:22:00Z">
                <w:rPr>
                  <w:rFonts w:ascii="Times New Roman" w:eastAsia="Times New Roman" w:hAnsi="Times New Roman" w:cs="Times New Roman"/>
                  <w:szCs w:val="24"/>
                  <w:lang w:eastAsia="fr-FR"/>
                </w:rPr>
              </w:rPrChange>
            </w:rPr>
            <w:delText xml:space="preserve"> of other agents in their field of view.</w:delText>
          </w:r>
        </w:del>
      </w:ins>
    </w:p>
    <w:p w14:paraId="4117BC1A" w14:textId="232160EB" w:rsidR="00747DFA" w:rsidRPr="00747DFA" w:rsidDel="00644202" w:rsidRDefault="00747DFA">
      <w:pPr>
        <w:spacing w:before="100" w:beforeAutospacing="1" w:after="100" w:afterAutospacing="1"/>
        <w:rPr>
          <w:ins w:id="1391" w:author="Thomas Carteret" w:date="2021-04-07T16:21:00Z"/>
          <w:del w:id="1392" w:author="Thomas CARTERET" w:date="2021-06-11T11:56:00Z"/>
          <w:lang w:val="en-US"/>
          <w:rPrChange w:id="1393" w:author="Thomas Carteret" w:date="2021-04-07T16:22:00Z">
            <w:rPr>
              <w:ins w:id="1394" w:author="Thomas Carteret" w:date="2021-04-07T16:21:00Z"/>
              <w:del w:id="1395" w:author="Thomas CARTERET" w:date="2021-06-11T11:56:00Z"/>
              <w:rFonts w:ascii="Times New Roman" w:eastAsia="Times New Roman" w:hAnsi="Times New Roman" w:cs="Times New Roman"/>
              <w:szCs w:val="24"/>
              <w:lang w:eastAsia="fr-FR"/>
            </w:rPr>
          </w:rPrChange>
        </w:rPr>
        <w:pPrChange w:id="1396" w:author="Thomas Carteret" w:date="2021-04-07T16:57:00Z">
          <w:pPr>
            <w:spacing w:before="100" w:beforeAutospacing="1" w:after="100" w:afterAutospacing="1"/>
            <w:jc w:val="left"/>
          </w:pPr>
        </w:pPrChange>
      </w:pPr>
      <w:ins w:id="1397" w:author="Thomas Carteret" w:date="2021-04-07T16:21:00Z">
        <w:del w:id="1398" w:author="Thomas CARTERET" w:date="2021-06-11T11:56:00Z">
          <w:r w:rsidRPr="00747DFA" w:rsidDel="00644202">
            <w:rPr>
              <w:lang w:val="en-US"/>
              <w:rPrChange w:id="1399" w:author="Thomas Carteret" w:date="2021-04-07T16:22:00Z">
                <w:rPr>
                  <w:rFonts w:ascii="Times New Roman" w:eastAsia="Times New Roman" w:hAnsi="Times New Roman" w:cs="Times New Roman"/>
                  <w:szCs w:val="24"/>
                  <w:lang w:eastAsia="fr-FR"/>
                </w:rPr>
              </w:rPrChange>
            </w:rPr>
            <w:delText xml:space="preserve">Interaction with other </w:delText>
          </w:r>
        </w:del>
      </w:ins>
      <w:ins w:id="1400" w:author="Thomas Carteret" w:date="2021-04-07T16:47:00Z">
        <w:del w:id="1401" w:author="Thomas CARTERET" w:date="2021-06-11T11:56:00Z">
          <w:r w:rsidR="00F72392" w:rsidRPr="00747DFA" w:rsidDel="00644202">
            <w:rPr>
              <w:lang w:val="en-US"/>
            </w:rPr>
            <w:delText>protestors:</w:delText>
          </w:r>
        </w:del>
      </w:ins>
      <w:ins w:id="1402" w:author="Thomas Carteret" w:date="2021-04-07T16:21:00Z">
        <w:del w:id="1403" w:author="Thomas CARTERET" w:date="2021-06-11T11:56:00Z">
          <w:r w:rsidRPr="00747DFA" w:rsidDel="00644202">
            <w:rPr>
              <w:lang w:val="en-US"/>
              <w:rPrChange w:id="1404" w:author="Thomas Carteret" w:date="2021-04-07T16:22:00Z">
                <w:rPr>
                  <w:rFonts w:ascii="Times New Roman" w:eastAsia="Times New Roman" w:hAnsi="Times New Roman" w:cs="Times New Roman"/>
                  <w:szCs w:val="24"/>
                  <w:lang w:eastAsia="fr-FR"/>
                </w:rPr>
              </w:rPrChange>
            </w:rPr>
            <w:delText xml:space="preserve"> protestors will influence </w:delText>
          </w:r>
        </w:del>
      </w:ins>
      <w:ins w:id="1405" w:author="Thomas Carteret" w:date="2021-04-07T16:47:00Z">
        <w:del w:id="1406" w:author="Thomas CARTERET" w:date="2021-06-11T11:56:00Z">
          <w:r w:rsidR="00F72392" w:rsidRPr="00747DFA" w:rsidDel="00644202">
            <w:rPr>
              <w:lang w:val="en-US"/>
            </w:rPr>
            <w:delText>each other’s</w:delText>
          </w:r>
        </w:del>
      </w:ins>
      <w:ins w:id="1407" w:author="Thomas Carteret" w:date="2021-04-07T16:21:00Z">
        <w:del w:id="1408" w:author="Thomas CARTERET" w:date="2021-06-11T11:56:00Z">
          <w:r w:rsidRPr="00747DFA" w:rsidDel="00644202">
            <w:rPr>
              <w:lang w:val="en-US"/>
              <w:rPrChange w:id="1409" w:author="Thomas Carteret" w:date="2021-04-07T16:22:00Z">
                <w:rPr>
                  <w:rFonts w:ascii="Times New Roman" w:eastAsia="Times New Roman" w:hAnsi="Times New Roman" w:cs="Times New Roman"/>
                  <w:szCs w:val="24"/>
                  <w:lang w:eastAsia="fr-FR"/>
                </w:rPr>
              </w:rPrChange>
            </w:rPr>
            <w:delText xml:space="preserve"> paths and depending on the state of the protestor encountered it may have an effect on the level of </w:delText>
          </w:r>
        </w:del>
      </w:ins>
      <w:ins w:id="1410" w:author="Thomas Carteret" w:date="2021-04-07T16:47:00Z">
        <w:del w:id="1411" w:author="Thomas CARTERET" w:date="2021-06-11T11:56:00Z">
          <w:r w:rsidR="00F72392" w:rsidRPr="00747DFA" w:rsidDel="00644202">
            <w:rPr>
              <w:lang w:val="en-US"/>
            </w:rPr>
            <w:delText>aggressiveness</w:delText>
          </w:r>
        </w:del>
      </w:ins>
      <w:ins w:id="1412" w:author="Thomas Carteret" w:date="2021-04-07T16:21:00Z">
        <w:del w:id="1413" w:author="Thomas CARTERET" w:date="2021-06-11T11:56:00Z">
          <w:r w:rsidRPr="00747DFA" w:rsidDel="00644202">
            <w:rPr>
              <w:lang w:val="en-US"/>
              <w:rPrChange w:id="1414" w:author="Thomas Carteret" w:date="2021-04-07T16:22:00Z">
                <w:rPr>
                  <w:rFonts w:ascii="Times New Roman" w:eastAsia="Times New Roman" w:hAnsi="Times New Roman" w:cs="Times New Roman"/>
                  <w:szCs w:val="24"/>
                  <w:lang w:eastAsia="fr-FR"/>
                </w:rPr>
              </w:rPrChange>
            </w:rPr>
            <w:delText xml:space="preserve">. </w:delText>
          </w:r>
        </w:del>
      </w:ins>
    </w:p>
    <w:p w14:paraId="46980823" w14:textId="0B5BA699" w:rsidR="00747DFA" w:rsidRPr="00747DFA" w:rsidDel="00644202" w:rsidRDefault="00747DFA">
      <w:pPr>
        <w:spacing w:before="100" w:beforeAutospacing="1" w:after="100" w:afterAutospacing="1"/>
        <w:rPr>
          <w:ins w:id="1415" w:author="Thomas Carteret" w:date="2021-04-07T16:21:00Z"/>
          <w:del w:id="1416" w:author="Thomas CARTERET" w:date="2021-06-11T11:56:00Z"/>
          <w:lang w:val="en-US"/>
          <w:rPrChange w:id="1417" w:author="Thomas Carteret" w:date="2021-04-07T16:22:00Z">
            <w:rPr>
              <w:ins w:id="1418" w:author="Thomas Carteret" w:date="2021-04-07T16:21:00Z"/>
              <w:del w:id="1419" w:author="Thomas CARTERET" w:date="2021-06-11T11:56:00Z"/>
              <w:rFonts w:ascii="Times New Roman" w:eastAsia="Times New Roman" w:hAnsi="Times New Roman" w:cs="Times New Roman"/>
              <w:szCs w:val="24"/>
              <w:lang w:eastAsia="fr-FR"/>
            </w:rPr>
          </w:rPrChange>
        </w:rPr>
        <w:pPrChange w:id="1420" w:author="Thomas Carteret" w:date="2021-04-07T16:57:00Z">
          <w:pPr>
            <w:spacing w:before="100" w:beforeAutospacing="1" w:after="100" w:afterAutospacing="1"/>
            <w:jc w:val="left"/>
          </w:pPr>
        </w:pPrChange>
      </w:pPr>
      <w:ins w:id="1421" w:author="Thomas Carteret" w:date="2021-04-07T16:21:00Z">
        <w:del w:id="1422" w:author="Thomas CARTERET" w:date="2021-06-11T11:56:00Z">
          <w:r w:rsidRPr="00747DFA" w:rsidDel="00644202">
            <w:rPr>
              <w:lang w:val="en-US"/>
              <w:rPrChange w:id="1423" w:author="Thomas Carteret" w:date="2021-04-07T16:22:00Z">
                <w:rPr>
                  <w:rFonts w:ascii="Times New Roman" w:eastAsia="Times New Roman" w:hAnsi="Times New Roman" w:cs="Times New Roman"/>
                  <w:szCs w:val="24"/>
                  <w:lang w:eastAsia="fr-FR"/>
                </w:rPr>
              </w:rPrChange>
            </w:rPr>
            <w:delText xml:space="preserve">Interaction with </w:delText>
          </w:r>
        </w:del>
      </w:ins>
      <w:ins w:id="1424" w:author="Thomas Carteret" w:date="2021-04-07T16:47:00Z">
        <w:del w:id="1425" w:author="Thomas CARTERET" w:date="2021-06-11T11:56:00Z">
          <w:r w:rsidR="00F72392" w:rsidRPr="00747DFA" w:rsidDel="00644202">
            <w:rPr>
              <w:lang w:val="en-US"/>
            </w:rPr>
            <w:delText>CRS:</w:delText>
          </w:r>
        </w:del>
      </w:ins>
      <w:ins w:id="1426" w:author="Thomas Carteret" w:date="2021-04-07T16:21:00Z">
        <w:del w:id="1427" w:author="Thomas CARTERET" w:date="2021-06-11T11:56:00Z">
          <w:r w:rsidRPr="00747DFA" w:rsidDel="00644202">
            <w:rPr>
              <w:lang w:val="en-US"/>
              <w:rPrChange w:id="1428" w:author="Thomas Carteret" w:date="2021-04-07T16:22:00Z">
                <w:rPr>
                  <w:rFonts w:ascii="Times New Roman" w:eastAsia="Times New Roman" w:hAnsi="Times New Roman" w:cs="Times New Roman"/>
                  <w:szCs w:val="24"/>
                  <w:lang w:eastAsia="fr-FR"/>
                </w:rPr>
              </w:rPrChange>
            </w:rPr>
            <w:delText xml:space="preserve"> The CRS will </w:delText>
          </w:r>
        </w:del>
      </w:ins>
      <w:ins w:id="1429" w:author="Thomas Carteret" w:date="2021-04-07T16:47:00Z">
        <w:del w:id="1430" w:author="Thomas CARTERET" w:date="2021-06-11T11:56:00Z">
          <w:r w:rsidR="00F72392" w:rsidRPr="00747DFA" w:rsidDel="00644202">
            <w:rPr>
              <w:lang w:val="en-US"/>
            </w:rPr>
            <w:delText>affect</w:delText>
          </w:r>
        </w:del>
      </w:ins>
      <w:ins w:id="1431" w:author="Thomas Carteret" w:date="2021-04-07T16:21:00Z">
        <w:del w:id="1432" w:author="Thomas CARTERET" w:date="2021-06-11T11:56:00Z">
          <w:r w:rsidRPr="00747DFA" w:rsidDel="00644202">
            <w:rPr>
              <w:lang w:val="en-US"/>
              <w:rPrChange w:id="1433" w:author="Thomas Carteret" w:date="2021-04-07T16:22:00Z">
                <w:rPr>
                  <w:rFonts w:ascii="Times New Roman" w:eastAsia="Times New Roman" w:hAnsi="Times New Roman" w:cs="Times New Roman"/>
                  <w:szCs w:val="24"/>
                  <w:lang w:eastAsia="fr-FR"/>
                </w:rPr>
              </w:rPrChange>
            </w:rPr>
            <w:delText xml:space="preserve"> the path of the protestors, have an influence on the protestors level of aggressiveness, and will be able to despawn a protestor with a certain amount of aggressiveness.</w:delText>
          </w:r>
        </w:del>
      </w:ins>
    </w:p>
    <w:p w14:paraId="1184BE96" w14:textId="30C89458" w:rsidR="00F72392" w:rsidDel="00644202" w:rsidRDefault="00F72392">
      <w:pPr>
        <w:spacing w:before="0" w:after="0"/>
        <w:jc w:val="left"/>
        <w:rPr>
          <w:ins w:id="1434" w:author="Thomas Carteret" w:date="2021-04-07T16:51:00Z"/>
          <w:del w:id="1435" w:author="Thomas CARTERET" w:date="2021-06-11T11:56:00Z"/>
          <w:caps/>
          <w:color w:val="9BBB59" w:themeColor="accent3"/>
          <w:spacing w:val="10"/>
          <w:sz w:val="22"/>
          <w:szCs w:val="22"/>
          <w:lang w:val="en-US"/>
        </w:rPr>
      </w:pPr>
      <w:ins w:id="1436" w:author="Thomas Carteret" w:date="2021-04-07T16:51:00Z">
        <w:del w:id="1437" w:author="Thomas CARTERET" w:date="2021-06-11T11:56:00Z">
          <w:r w:rsidDel="00644202">
            <w:rPr>
              <w:lang w:val="en-US"/>
            </w:rPr>
            <w:br w:type="page"/>
          </w:r>
        </w:del>
      </w:ins>
    </w:p>
    <w:p w14:paraId="3C26A3B3" w14:textId="1F0AD7A2" w:rsidR="00803966" w:rsidRPr="006A4396" w:rsidDel="00644202" w:rsidRDefault="00803966" w:rsidP="00803966">
      <w:pPr>
        <w:rPr>
          <w:del w:id="1438" w:author="Thomas CARTERET" w:date="2021-06-11T11:56:00Z"/>
          <w:lang w:val="en-US"/>
        </w:rPr>
      </w:pPr>
      <w:del w:id="1439" w:author="Thomas CARTERET" w:date="2021-06-11T11:56:00Z">
        <w:r w:rsidRPr="006A4396" w:rsidDel="00644202">
          <w:rPr>
            <w:lang w:val="en-US"/>
          </w:rPr>
          <w:delText>List the interactions with the other agent types, and the impact on the current agent behavior.</w:delText>
        </w:r>
      </w:del>
    </w:p>
    <w:p w14:paraId="3162D6FB" w14:textId="40602C7A" w:rsidR="00803966" w:rsidRPr="006A4396" w:rsidDel="00644202" w:rsidRDefault="00803966" w:rsidP="00803966">
      <w:pPr>
        <w:pStyle w:val="Titre4"/>
        <w:rPr>
          <w:del w:id="1440" w:author="Thomas CARTERET" w:date="2021-06-11T11:56:00Z"/>
          <w:lang w:val="en-US"/>
        </w:rPr>
      </w:pPr>
      <w:del w:id="1441" w:author="Thomas CARTERET" w:date="2021-06-11T11:56:00Z">
        <w:r w:rsidRPr="006A4396" w:rsidDel="00644202">
          <w:rPr>
            <w:lang w:val="en-US"/>
          </w:rPr>
          <w:delText>2.2.1.4. Interaction with Environment objects</w:delText>
        </w:r>
      </w:del>
    </w:p>
    <w:p w14:paraId="3FD49E0B" w14:textId="13244832" w:rsidR="00747DFA" w:rsidRPr="00747DFA" w:rsidDel="00644202" w:rsidRDefault="00747DFA" w:rsidP="00747DFA">
      <w:pPr>
        <w:spacing w:before="100" w:beforeAutospacing="1" w:after="100" w:afterAutospacing="1"/>
        <w:jc w:val="left"/>
        <w:rPr>
          <w:ins w:id="1442" w:author="Thomas Carteret" w:date="2021-04-07T16:21:00Z"/>
          <w:del w:id="1443" w:author="Thomas CARTERET" w:date="2021-06-11T11:56:00Z"/>
          <w:lang w:val="en-US"/>
          <w:rPrChange w:id="1444" w:author="Thomas Carteret" w:date="2021-04-07T16:22:00Z">
            <w:rPr>
              <w:ins w:id="1445" w:author="Thomas Carteret" w:date="2021-04-07T16:21:00Z"/>
              <w:del w:id="1446" w:author="Thomas CARTERET" w:date="2021-06-11T11:56:00Z"/>
              <w:rFonts w:ascii="Times New Roman" w:eastAsia="Times New Roman" w:hAnsi="Times New Roman" w:cs="Times New Roman"/>
              <w:szCs w:val="24"/>
              <w:lang w:eastAsia="fr-FR"/>
            </w:rPr>
          </w:rPrChange>
        </w:rPr>
      </w:pPr>
      <w:ins w:id="1447" w:author="Thomas Carteret" w:date="2021-04-07T16:21:00Z">
        <w:del w:id="1448" w:author="Thomas CARTERET" w:date="2021-06-11T11:56:00Z">
          <w:r w:rsidRPr="00747DFA" w:rsidDel="00644202">
            <w:rPr>
              <w:lang w:val="en-US"/>
              <w:rPrChange w:id="1449" w:author="Thomas Carteret" w:date="2021-04-07T16:22:00Z">
                <w:rPr>
                  <w:rFonts w:ascii="Times New Roman" w:eastAsia="Times New Roman" w:hAnsi="Times New Roman" w:cs="Times New Roman"/>
                  <w:szCs w:val="24"/>
                  <w:lang w:eastAsia="fr-FR"/>
                </w:rPr>
              </w:rPrChange>
            </w:rPr>
            <w:delText xml:space="preserve">For the different state of the protestor </w:delText>
          </w:r>
        </w:del>
      </w:ins>
      <w:ins w:id="1450" w:author="Thomas Carteret" w:date="2021-04-07T16:47:00Z">
        <w:del w:id="1451" w:author="Thomas CARTERET" w:date="2021-06-11T11:56:00Z">
          <w:r w:rsidR="00F72392" w:rsidRPr="00747DFA" w:rsidDel="00644202">
            <w:rPr>
              <w:lang w:val="en-US"/>
            </w:rPr>
            <w:delText>agent:</w:delText>
          </w:r>
        </w:del>
      </w:ins>
    </w:p>
    <w:p w14:paraId="5ABFD892" w14:textId="6530A778" w:rsidR="00747DFA" w:rsidRPr="00747DFA" w:rsidDel="00644202" w:rsidRDefault="00747DFA">
      <w:pPr>
        <w:pStyle w:val="Paragraphedeliste"/>
        <w:numPr>
          <w:ilvl w:val="0"/>
          <w:numId w:val="15"/>
        </w:numPr>
        <w:spacing w:before="100" w:beforeAutospacing="1" w:after="100" w:afterAutospacing="1"/>
        <w:jc w:val="left"/>
        <w:rPr>
          <w:ins w:id="1452" w:author="Thomas Carteret" w:date="2021-04-07T16:21:00Z"/>
          <w:del w:id="1453" w:author="Thomas CARTERET" w:date="2021-06-11T11:56:00Z"/>
          <w:lang w:val="en-US"/>
          <w:rPrChange w:id="1454" w:author="Thomas Carteret" w:date="2021-04-07T16:22:00Z">
            <w:rPr>
              <w:ins w:id="1455" w:author="Thomas Carteret" w:date="2021-04-07T16:21:00Z"/>
              <w:del w:id="1456" w:author="Thomas CARTERET" w:date="2021-06-11T11:56:00Z"/>
              <w:rFonts w:ascii="Times New Roman" w:eastAsia="Times New Roman" w:hAnsi="Times New Roman" w:cs="Times New Roman"/>
              <w:szCs w:val="24"/>
              <w:lang w:eastAsia="fr-FR"/>
            </w:rPr>
          </w:rPrChange>
        </w:rPr>
        <w:pPrChange w:id="1457" w:author="Thomas Carteret" w:date="2021-04-07T16:22:00Z">
          <w:pPr>
            <w:numPr>
              <w:numId w:val="14"/>
            </w:numPr>
            <w:tabs>
              <w:tab w:val="num" w:pos="720"/>
            </w:tabs>
            <w:spacing w:before="100" w:beforeAutospacing="1" w:after="100" w:afterAutospacing="1"/>
            <w:ind w:left="720" w:hanging="360"/>
            <w:jc w:val="left"/>
          </w:pPr>
        </w:pPrChange>
      </w:pPr>
      <w:ins w:id="1458" w:author="Thomas Carteret" w:date="2021-04-07T16:21:00Z">
        <w:del w:id="1459" w:author="Thomas CARTERET" w:date="2021-06-11T11:56:00Z">
          <w:r w:rsidRPr="00747DFA" w:rsidDel="00644202">
            <w:rPr>
              <w:lang w:val="en-US"/>
              <w:rPrChange w:id="1460" w:author="Thomas Carteret" w:date="2021-04-07T16:22:00Z">
                <w:rPr>
                  <w:rFonts w:ascii="Times New Roman" w:eastAsia="Times New Roman" w:hAnsi="Times New Roman" w:cs="Times New Roman"/>
                  <w:szCs w:val="24"/>
                  <w:lang w:eastAsia="fr-FR"/>
                </w:rPr>
              </w:rPrChange>
            </w:rPr>
            <w:delText xml:space="preserve">the </w:delText>
          </w:r>
        </w:del>
      </w:ins>
      <w:ins w:id="1461" w:author="Thomas Carteret" w:date="2021-04-07T16:47:00Z">
        <w:del w:id="1462" w:author="Thomas CARTERET" w:date="2021-06-11T11:56:00Z">
          <w:r w:rsidR="00F72392" w:rsidRPr="00747DFA" w:rsidDel="00644202">
            <w:rPr>
              <w:lang w:val="en-US"/>
            </w:rPr>
            <w:delText>aggressive</w:delText>
          </w:r>
        </w:del>
      </w:ins>
      <w:ins w:id="1463" w:author="Thomas Carteret" w:date="2021-04-07T16:21:00Z">
        <w:del w:id="1464" w:author="Thomas CARTERET" w:date="2021-06-11T11:56:00Z">
          <w:r w:rsidRPr="00747DFA" w:rsidDel="00644202">
            <w:rPr>
              <w:lang w:val="en-US"/>
              <w:rPrChange w:id="1465" w:author="Thomas Carteret" w:date="2021-04-07T16:22:00Z">
                <w:rPr>
                  <w:rFonts w:ascii="Times New Roman" w:eastAsia="Times New Roman" w:hAnsi="Times New Roman" w:cs="Times New Roman"/>
                  <w:szCs w:val="24"/>
                  <w:lang w:eastAsia="fr-FR"/>
                </w:rPr>
              </w:rPrChange>
            </w:rPr>
            <w:delText xml:space="preserve"> one will be able to destroy some elements of the </w:delText>
          </w:r>
        </w:del>
      </w:ins>
      <w:ins w:id="1466" w:author="Thomas Carteret" w:date="2021-04-07T16:47:00Z">
        <w:del w:id="1467" w:author="Thomas CARTERET" w:date="2021-06-11T11:56:00Z">
          <w:r w:rsidR="00F72392" w:rsidRPr="00747DFA" w:rsidDel="00644202">
            <w:rPr>
              <w:lang w:val="en-US"/>
            </w:rPr>
            <w:delText>environment</w:delText>
          </w:r>
        </w:del>
      </w:ins>
    </w:p>
    <w:p w14:paraId="0CE44B4F" w14:textId="7FB92162" w:rsidR="00747DFA" w:rsidRPr="00747DFA" w:rsidDel="00644202" w:rsidRDefault="00747DFA">
      <w:pPr>
        <w:pStyle w:val="Paragraphedeliste"/>
        <w:numPr>
          <w:ilvl w:val="0"/>
          <w:numId w:val="15"/>
        </w:numPr>
        <w:spacing w:before="100" w:beforeAutospacing="1" w:after="100" w:afterAutospacing="1"/>
        <w:jc w:val="left"/>
        <w:rPr>
          <w:ins w:id="1468" w:author="Thomas Carteret" w:date="2021-04-07T16:21:00Z"/>
          <w:del w:id="1469" w:author="Thomas CARTERET" w:date="2021-06-11T11:56:00Z"/>
          <w:lang w:val="en-US"/>
          <w:rPrChange w:id="1470" w:author="Thomas Carteret" w:date="2021-04-07T16:22:00Z">
            <w:rPr>
              <w:ins w:id="1471" w:author="Thomas Carteret" w:date="2021-04-07T16:21:00Z"/>
              <w:del w:id="1472" w:author="Thomas CARTERET" w:date="2021-06-11T11:56:00Z"/>
              <w:rFonts w:ascii="Times New Roman" w:eastAsia="Times New Roman" w:hAnsi="Times New Roman" w:cs="Times New Roman"/>
              <w:szCs w:val="24"/>
              <w:lang w:eastAsia="fr-FR"/>
            </w:rPr>
          </w:rPrChange>
        </w:rPr>
        <w:pPrChange w:id="1473" w:author="Thomas Carteret" w:date="2021-04-07T16:22:00Z">
          <w:pPr>
            <w:numPr>
              <w:numId w:val="14"/>
            </w:numPr>
            <w:tabs>
              <w:tab w:val="num" w:pos="720"/>
            </w:tabs>
            <w:spacing w:before="100" w:beforeAutospacing="1" w:after="100" w:afterAutospacing="1"/>
            <w:ind w:left="720" w:hanging="360"/>
            <w:jc w:val="left"/>
          </w:pPr>
        </w:pPrChange>
      </w:pPr>
      <w:ins w:id="1474" w:author="Thomas Carteret" w:date="2021-04-07T16:21:00Z">
        <w:del w:id="1475" w:author="Thomas CARTERET" w:date="2021-06-11T11:56:00Z">
          <w:r w:rsidRPr="00747DFA" w:rsidDel="00644202">
            <w:rPr>
              <w:lang w:val="en-US"/>
              <w:rPrChange w:id="1476" w:author="Thomas Carteret" w:date="2021-04-07T16:22:00Z">
                <w:rPr>
                  <w:rFonts w:ascii="Times New Roman" w:eastAsia="Times New Roman" w:hAnsi="Times New Roman" w:cs="Times New Roman"/>
                  <w:szCs w:val="24"/>
                  <w:lang w:eastAsia="fr-FR"/>
                </w:rPr>
              </w:rPrChange>
            </w:rPr>
            <w:delText xml:space="preserve">the normal one will have no interactions with the </w:delText>
          </w:r>
        </w:del>
      </w:ins>
      <w:ins w:id="1477" w:author="Thomas Carteret" w:date="2021-04-07T16:48:00Z">
        <w:del w:id="1478" w:author="Thomas CARTERET" w:date="2021-06-11T11:56:00Z">
          <w:r w:rsidR="00F72392" w:rsidRPr="00747DFA" w:rsidDel="00644202">
            <w:rPr>
              <w:lang w:val="en-US"/>
            </w:rPr>
            <w:delText>environment</w:delText>
          </w:r>
        </w:del>
      </w:ins>
    </w:p>
    <w:p w14:paraId="2D29C940" w14:textId="6FE7C71B" w:rsidR="00747DFA" w:rsidRPr="00747DFA" w:rsidDel="00644202" w:rsidRDefault="00747DFA">
      <w:pPr>
        <w:pStyle w:val="Paragraphedeliste"/>
        <w:numPr>
          <w:ilvl w:val="0"/>
          <w:numId w:val="15"/>
        </w:numPr>
        <w:spacing w:before="100" w:beforeAutospacing="1" w:after="100" w:afterAutospacing="1"/>
        <w:jc w:val="left"/>
        <w:rPr>
          <w:ins w:id="1479" w:author="Thomas Carteret" w:date="2021-04-07T16:21:00Z"/>
          <w:del w:id="1480" w:author="Thomas CARTERET" w:date="2021-06-11T11:56:00Z"/>
          <w:rFonts w:ascii="Times New Roman" w:eastAsia="Times New Roman" w:hAnsi="Times New Roman" w:cs="Times New Roman"/>
          <w:szCs w:val="24"/>
          <w:lang w:val="en-US" w:eastAsia="fr-FR"/>
          <w:rPrChange w:id="1481" w:author="Thomas Carteret" w:date="2021-04-07T16:22:00Z">
            <w:rPr>
              <w:ins w:id="1482" w:author="Thomas Carteret" w:date="2021-04-07T16:21:00Z"/>
              <w:del w:id="1483" w:author="Thomas CARTERET" w:date="2021-06-11T11:56:00Z"/>
              <w:rFonts w:ascii="Times New Roman" w:eastAsia="Times New Roman" w:hAnsi="Times New Roman" w:cs="Times New Roman"/>
              <w:szCs w:val="24"/>
              <w:lang w:eastAsia="fr-FR"/>
            </w:rPr>
          </w:rPrChange>
        </w:rPr>
        <w:pPrChange w:id="1484" w:author="Thomas Carteret" w:date="2021-04-07T16:22:00Z">
          <w:pPr>
            <w:numPr>
              <w:numId w:val="14"/>
            </w:numPr>
            <w:tabs>
              <w:tab w:val="num" w:pos="720"/>
            </w:tabs>
            <w:spacing w:before="100" w:beforeAutospacing="1" w:after="100" w:afterAutospacing="1"/>
            <w:ind w:left="720" w:hanging="360"/>
            <w:jc w:val="left"/>
          </w:pPr>
        </w:pPrChange>
      </w:pPr>
      <w:ins w:id="1485" w:author="Thomas Carteret" w:date="2021-04-07T16:21:00Z">
        <w:del w:id="1486" w:author="Thomas CARTERET" w:date="2021-06-11T11:56:00Z">
          <w:r w:rsidRPr="00747DFA" w:rsidDel="00644202">
            <w:rPr>
              <w:lang w:val="en-US"/>
              <w:rPrChange w:id="1487" w:author="Thomas Carteret" w:date="2021-04-07T16:22:00Z">
                <w:rPr>
                  <w:rFonts w:ascii="Times New Roman" w:eastAsia="Times New Roman" w:hAnsi="Times New Roman" w:cs="Times New Roman"/>
                  <w:szCs w:val="24"/>
                  <w:lang w:eastAsia="fr-FR"/>
                </w:rPr>
              </w:rPrChange>
            </w:rPr>
            <w:delText>the panic one will have no interactions with the environmen</w:delText>
          </w:r>
        </w:del>
      </w:ins>
      <w:ins w:id="1488" w:author="Thomas Carteret" w:date="2021-04-07T16:48:00Z">
        <w:del w:id="1489" w:author="Thomas CARTERET" w:date="2021-06-11T11:56:00Z">
          <w:r w:rsidR="00F72392" w:rsidDel="00644202">
            <w:rPr>
              <w:lang w:val="en-US"/>
            </w:rPr>
            <w:delText>t</w:delText>
          </w:r>
        </w:del>
      </w:ins>
    </w:p>
    <w:p w14:paraId="37DE2391" w14:textId="23587922" w:rsidR="00803966" w:rsidRPr="006A4396" w:rsidDel="00644202" w:rsidRDefault="00803966" w:rsidP="00803966">
      <w:pPr>
        <w:rPr>
          <w:ins w:id="1490" w:author="Thomas Carteret" w:date="2021-03-29T10:32:00Z"/>
          <w:del w:id="1491" w:author="Thomas CARTERET" w:date="2021-06-11T11:56:00Z"/>
          <w:lang w:val="en-US"/>
        </w:rPr>
      </w:pPr>
      <w:del w:id="1492" w:author="Thomas CARTERET" w:date="2021-06-11T11:56:00Z">
        <w:r w:rsidRPr="006A4396" w:rsidDel="00644202">
          <w:rPr>
            <w:lang w:val="en-US"/>
          </w:rPr>
          <w:delText>List the interactions with the environments (perception or actions).</w:delText>
        </w:r>
      </w:del>
    </w:p>
    <w:p w14:paraId="4A49462B" w14:textId="3D05819B" w:rsidR="00BA1992" w:rsidRPr="006A4396" w:rsidDel="00644202" w:rsidRDefault="00BA1992" w:rsidP="00BA1992">
      <w:pPr>
        <w:pStyle w:val="Titre3"/>
        <w:rPr>
          <w:ins w:id="1493" w:author="Thomas Carteret" w:date="2021-03-29T10:32:00Z"/>
          <w:del w:id="1494" w:author="Thomas CARTERET" w:date="2021-06-11T11:56:00Z"/>
          <w:lang w:val="en-US"/>
        </w:rPr>
      </w:pPr>
      <w:bookmarkStart w:id="1495" w:name="_Toc74303594"/>
      <w:ins w:id="1496" w:author="Thomas Carteret" w:date="2021-03-29T10:32:00Z">
        <w:del w:id="1497" w:author="Thomas CARTERET" w:date="2021-06-11T11:56:00Z">
          <w:r w:rsidRPr="006A4396" w:rsidDel="00644202">
            <w:rPr>
              <w:lang w:val="en-US"/>
            </w:rPr>
            <w:delText>2.2.1. CRS</w:delText>
          </w:r>
          <w:bookmarkEnd w:id="1495"/>
        </w:del>
      </w:ins>
    </w:p>
    <w:p w14:paraId="7815ABF8" w14:textId="0AFCED3F" w:rsidR="00BA1992" w:rsidRPr="006A4396" w:rsidDel="00644202" w:rsidRDefault="00BA1992" w:rsidP="00BA1992">
      <w:pPr>
        <w:pStyle w:val="Titre4"/>
        <w:rPr>
          <w:ins w:id="1498" w:author="Thomas Carteret" w:date="2021-03-29T10:32:00Z"/>
          <w:del w:id="1499" w:author="Thomas CARTERET" w:date="2021-06-11T11:56:00Z"/>
          <w:lang w:val="en-US"/>
        </w:rPr>
      </w:pPr>
      <w:ins w:id="1500" w:author="Thomas Carteret" w:date="2021-03-29T10:32:00Z">
        <w:del w:id="1501" w:author="Thomas CARTERET" w:date="2021-06-11T11:56:00Z">
          <w:r w:rsidRPr="006A4396" w:rsidDel="00644202">
            <w:rPr>
              <w:lang w:val="en-US"/>
            </w:rPr>
            <w:delText>2.2.1.1. Expected Behavior</w:delText>
          </w:r>
        </w:del>
      </w:ins>
    </w:p>
    <w:p w14:paraId="5674474D" w14:textId="59B8A5D8" w:rsidR="00747DFA" w:rsidRPr="00747DFA" w:rsidDel="00644202" w:rsidRDefault="00747DFA" w:rsidP="00747DFA">
      <w:pPr>
        <w:spacing w:before="100" w:beforeAutospacing="1" w:after="100" w:afterAutospacing="1"/>
        <w:jc w:val="left"/>
        <w:rPr>
          <w:ins w:id="1502" w:author="Thomas Carteret" w:date="2021-04-07T16:23:00Z"/>
          <w:del w:id="1503" w:author="Thomas CARTERET" w:date="2021-06-11T11:56:00Z"/>
          <w:lang w:val="en-US"/>
          <w:rPrChange w:id="1504" w:author="Thomas Carteret" w:date="2021-04-07T16:23:00Z">
            <w:rPr>
              <w:ins w:id="1505" w:author="Thomas Carteret" w:date="2021-04-07T16:23:00Z"/>
              <w:del w:id="1506" w:author="Thomas CARTERET" w:date="2021-06-11T11:56:00Z"/>
              <w:rFonts w:ascii="Times New Roman" w:eastAsia="Times New Roman" w:hAnsi="Times New Roman" w:cs="Times New Roman"/>
              <w:szCs w:val="24"/>
              <w:lang w:eastAsia="fr-FR"/>
            </w:rPr>
          </w:rPrChange>
        </w:rPr>
      </w:pPr>
      <w:ins w:id="1507" w:author="Thomas Carteret" w:date="2021-04-07T16:23:00Z">
        <w:del w:id="1508" w:author="Thomas CARTERET" w:date="2021-06-11T11:56:00Z">
          <w:r w:rsidRPr="00747DFA" w:rsidDel="00644202">
            <w:rPr>
              <w:lang w:val="en-US"/>
              <w:rPrChange w:id="1509" w:author="Thomas Carteret" w:date="2021-04-07T16:23:00Z">
                <w:rPr>
                  <w:rFonts w:ascii="Times New Roman" w:eastAsia="Times New Roman" w:hAnsi="Times New Roman" w:cs="Times New Roman"/>
                  <w:szCs w:val="24"/>
                  <w:lang w:eastAsia="fr-FR"/>
                </w:rPr>
              </w:rPrChange>
            </w:rPr>
            <w:delText xml:space="preserve">The CRS will try to stop </w:delText>
          </w:r>
        </w:del>
      </w:ins>
      <w:ins w:id="1510" w:author="Thomas Carteret" w:date="2021-04-07T16:48:00Z">
        <w:del w:id="1511" w:author="Thomas CARTERET" w:date="2021-06-11T11:56:00Z">
          <w:r w:rsidR="00F72392" w:rsidRPr="00747DFA" w:rsidDel="00644202">
            <w:rPr>
              <w:lang w:val="en-US"/>
            </w:rPr>
            <w:delText>aggressive</w:delText>
          </w:r>
        </w:del>
      </w:ins>
      <w:ins w:id="1512" w:author="Thomas Carteret" w:date="2021-04-07T16:23:00Z">
        <w:del w:id="1513" w:author="Thomas CARTERET" w:date="2021-06-11T11:56:00Z">
          <w:r w:rsidRPr="00747DFA" w:rsidDel="00644202">
            <w:rPr>
              <w:lang w:val="en-US"/>
              <w:rPrChange w:id="1514" w:author="Thomas Carteret" w:date="2021-04-07T16:23:00Z">
                <w:rPr>
                  <w:rFonts w:ascii="Times New Roman" w:eastAsia="Times New Roman" w:hAnsi="Times New Roman" w:cs="Times New Roman"/>
                  <w:szCs w:val="24"/>
                  <w:lang w:eastAsia="fr-FR"/>
                </w:rPr>
              </w:rPrChange>
            </w:rPr>
            <w:delText xml:space="preserve"> protestors from breaking things.</w:delText>
          </w:r>
        </w:del>
      </w:ins>
    </w:p>
    <w:p w14:paraId="72734CD1" w14:textId="11F3929B" w:rsidR="00BA1992" w:rsidRPr="006A4396" w:rsidDel="00644202" w:rsidRDefault="00BA1992" w:rsidP="00BA1992">
      <w:pPr>
        <w:rPr>
          <w:ins w:id="1515" w:author="Thomas Carteret" w:date="2021-03-29T10:32:00Z"/>
          <w:del w:id="1516" w:author="Thomas CARTERET" w:date="2021-06-11T11:56:00Z"/>
          <w:lang w:val="en-US"/>
        </w:rPr>
      </w:pPr>
      <w:ins w:id="1517" w:author="Thomas Carteret" w:date="2021-03-29T10:32:00Z">
        <w:del w:id="1518" w:author="Thomas CARTERET" w:date="2021-06-11T11:56:00Z">
          <w:r w:rsidRPr="006A4396" w:rsidDel="00644202">
            <w:rPr>
              <w:lang w:val="en-US"/>
            </w:rPr>
            <w:delText>Describe informally the expected behavior of the agent type.</w:delText>
          </w:r>
        </w:del>
      </w:ins>
    </w:p>
    <w:p w14:paraId="4C56D45A" w14:textId="24009C1E" w:rsidR="00BA1992" w:rsidRPr="006A4396" w:rsidDel="00644202" w:rsidRDefault="00BA1992" w:rsidP="00BA1992">
      <w:pPr>
        <w:pStyle w:val="Titre4"/>
        <w:rPr>
          <w:ins w:id="1519" w:author="Thomas Carteret" w:date="2021-03-29T10:32:00Z"/>
          <w:del w:id="1520" w:author="Thomas CARTERET" w:date="2021-06-11T11:56:00Z"/>
          <w:lang w:val="en-US"/>
        </w:rPr>
      </w:pPr>
      <w:ins w:id="1521" w:author="Thomas Carteret" w:date="2021-03-29T10:32:00Z">
        <w:del w:id="1522" w:author="Thomas CARTERET" w:date="2021-06-11T11:56:00Z">
          <w:r w:rsidRPr="006A4396" w:rsidDel="00644202">
            <w:rPr>
              <w:lang w:val="en-US"/>
            </w:rPr>
            <w:delText>2.2.1.2. Key properties</w:delText>
          </w:r>
        </w:del>
      </w:ins>
    </w:p>
    <w:p w14:paraId="31BE9FA9" w14:textId="1D0D50C7" w:rsidR="00747DFA" w:rsidRPr="00747DFA" w:rsidDel="00644202" w:rsidRDefault="00747DFA" w:rsidP="00747DFA">
      <w:pPr>
        <w:spacing w:before="100" w:beforeAutospacing="1" w:after="100" w:afterAutospacing="1"/>
        <w:jc w:val="left"/>
        <w:rPr>
          <w:ins w:id="1523" w:author="Thomas Carteret" w:date="2021-04-07T16:23:00Z"/>
          <w:del w:id="1524" w:author="Thomas CARTERET" w:date="2021-06-11T11:56:00Z"/>
          <w:lang w:val="en-US"/>
          <w:rPrChange w:id="1525" w:author="Thomas Carteret" w:date="2021-04-07T16:23:00Z">
            <w:rPr>
              <w:ins w:id="1526" w:author="Thomas Carteret" w:date="2021-04-07T16:23:00Z"/>
              <w:del w:id="1527" w:author="Thomas CARTERET" w:date="2021-06-11T11:56:00Z"/>
              <w:rFonts w:ascii="Times New Roman" w:eastAsia="Times New Roman" w:hAnsi="Times New Roman" w:cs="Times New Roman"/>
              <w:szCs w:val="24"/>
              <w:lang w:eastAsia="fr-FR"/>
            </w:rPr>
          </w:rPrChange>
        </w:rPr>
      </w:pPr>
      <w:ins w:id="1528" w:author="Thomas Carteret" w:date="2021-04-07T16:23:00Z">
        <w:del w:id="1529" w:author="Thomas CARTERET" w:date="2021-06-11T11:56:00Z">
          <w:r w:rsidRPr="00747DFA" w:rsidDel="00644202">
            <w:rPr>
              <w:lang w:val="en-US"/>
              <w:rPrChange w:id="1530" w:author="Thomas Carteret" w:date="2021-04-07T16:23:00Z">
                <w:rPr>
                  <w:rFonts w:ascii="Times New Roman" w:eastAsia="Times New Roman" w:hAnsi="Times New Roman" w:cs="Times New Roman"/>
                  <w:szCs w:val="24"/>
                  <w:lang w:eastAsia="fr-FR"/>
                </w:rPr>
              </w:rPrChange>
            </w:rPr>
            <w:delText>The CRS will have no special proprieties, it will only react to aggressive behavior from protestors.</w:delText>
          </w:r>
        </w:del>
      </w:ins>
    </w:p>
    <w:p w14:paraId="3A1D6639" w14:textId="1E8AC4F9" w:rsidR="00BA1992" w:rsidRPr="006A4396" w:rsidDel="00644202" w:rsidRDefault="00BA1992" w:rsidP="00BA1992">
      <w:pPr>
        <w:rPr>
          <w:ins w:id="1531" w:author="Thomas Carteret" w:date="2021-03-29T10:32:00Z"/>
          <w:del w:id="1532" w:author="Thomas CARTERET" w:date="2021-06-11T11:56:00Z"/>
          <w:lang w:val="en-US"/>
        </w:rPr>
      </w:pPr>
      <w:ins w:id="1533" w:author="Thomas Carteret" w:date="2021-03-29T10:32:00Z">
        <w:del w:id="1534" w:author="Thomas CARTERET" w:date="2021-06-11T11:56:00Z">
          <w:r w:rsidRPr="006A4396" w:rsidDel="00644202">
            <w:rPr>
              <w:lang w:val="en-US"/>
            </w:rPr>
            <w:delText>List the key properties that the agent behavior is used (level of stress, life level, preferences, etc.).</w:delText>
          </w:r>
        </w:del>
      </w:ins>
    </w:p>
    <w:p w14:paraId="14E77745" w14:textId="125BBEAA" w:rsidR="00BA1992" w:rsidRPr="006A4396" w:rsidDel="00644202" w:rsidRDefault="00BA1992" w:rsidP="00BA1992">
      <w:pPr>
        <w:pStyle w:val="Titre4"/>
        <w:rPr>
          <w:ins w:id="1535" w:author="Thomas Carteret" w:date="2021-03-29T10:32:00Z"/>
          <w:del w:id="1536" w:author="Thomas CARTERET" w:date="2021-06-11T11:56:00Z"/>
          <w:lang w:val="en-US"/>
        </w:rPr>
      </w:pPr>
      <w:ins w:id="1537" w:author="Thomas Carteret" w:date="2021-03-29T10:32:00Z">
        <w:del w:id="1538" w:author="Thomas CARTERET" w:date="2021-06-11T11:56:00Z">
          <w:r w:rsidRPr="006A4396" w:rsidDel="00644202">
            <w:rPr>
              <w:lang w:val="en-US"/>
            </w:rPr>
            <w:delText>2.2.1.3. Interaction with other agent types</w:delText>
          </w:r>
        </w:del>
      </w:ins>
    </w:p>
    <w:p w14:paraId="54057A0E" w14:textId="2433E71C" w:rsidR="00747DFA" w:rsidRPr="00747DFA" w:rsidDel="00644202" w:rsidRDefault="00747DFA" w:rsidP="00747DFA">
      <w:pPr>
        <w:spacing w:before="100" w:beforeAutospacing="1" w:after="100" w:afterAutospacing="1"/>
        <w:jc w:val="left"/>
        <w:rPr>
          <w:ins w:id="1539" w:author="Thomas Carteret" w:date="2021-04-07T16:23:00Z"/>
          <w:del w:id="1540" w:author="Thomas CARTERET" w:date="2021-06-11T11:56:00Z"/>
          <w:lang w:val="en-US"/>
          <w:rPrChange w:id="1541" w:author="Thomas Carteret" w:date="2021-04-07T16:24:00Z">
            <w:rPr>
              <w:ins w:id="1542" w:author="Thomas Carteret" w:date="2021-04-07T16:23:00Z"/>
              <w:del w:id="1543" w:author="Thomas CARTERET" w:date="2021-06-11T11:56:00Z"/>
              <w:rFonts w:ascii="Times New Roman" w:eastAsia="Times New Roman" w:hAnsi="Times New Roman" w:cs="Times New Roman"/>
              <w:szCs w:val="24"/>
              <w:lang w:eastAsia="fr-FR"/>
            </w:rPr>
          </w:rPrChange>
        </w:rPr>
      </w:pPr>
      <w:ins w:id="1544" w:author="Thomas Carteret" w:date="2021-04-07T16:23:00Z">
        <w:del w:id="1545" w:author="Thomas CARTERET" w:date="2021-06-11T11:56:00Z">
          <w:r w:rsidRPr="00747DFA" w:rsidDel="00644202">
            <w:rPr>
              <w:lang w:val="en-US"/>
              <w:rPrChange w:id="1546" w:author="Thomas Carteret" w:date="2021-04-07T16:24:00Z">
                <w:rPr>
                  <w:rFonts w:ascii="Times New Roman" w:eastAsia="Times New Roman" w:hAnsi="Times New Roman" w:cs="Times New Roman"/>
                  <w:szCs w:val="24"/>
                  <w:lang w:eastAsia="fr-FR"/>
                </w:rPr>
              </w:rPrChange>
            </w:rPr>
            <w:delText xml:space="preserve">The CRS will be able to arrest the </w:delText>
          </w:r>
        </w:del>
      </w:ins>
      <w:ins w:id="1547" w:author="Thomas Carteret" w:date="2021-04-07T16:48:00Z">
        <w:del w:id="1548" w:author="Thomas CARTERET" w:date="2021-06-11T11:56:00Z">
          <w:r w:rsidR="00F72392" w:rsidRPr="00747DFA" w:rsidDel="00644202">
            <w:rPr>
              <w:lang w:val="en-US"/>
            </w:rPr>
            <w:delText>aggressive</w:delText>
          </w:r>
        </w:del>
      </w:ins>
      <w:ins w:id="1549" w:author="Thomas Carteret" w:date="2021-04-07T16:23:00Z">
        <w:del w:id="1550" w:author="Thomas CARTERET" w:date="2021-06-11T11:56:00Z">
          <w:r w:rsidRPr="00747DFA" w:rsidDel="00644202">
            <w:rPr>
              <w:lang w:val="en-US"/>
              <w:rPrChange w:id="1551" w:author="Thomas Carteret" w:date="2021-04-07T16:24:00Z">
                <w:rPr>
                  <w:rFonts w:ascii="Times New Roman" w:eastAsia="Times New Roman" w:hAnsi="Times New Roman" w:cs="Times New Roman"/>
                  <w:szCs w:val="24"/>
                  <w:lang w:eastAsia="fr-FR"/>
                </w:rPr>
              </w:rPrChange>
            </w:rPr>
            <w:delText xml:space="preserve"> protestors and also serve as an obstacle in the protestors path.</w:delText>
          </w:r>
        </w:del>
      </w:ins>
    </w:p>
    <w:p w14:paraId="0ED74E63" w14:textId="0DDC5094" w:rsidR="00BA1992" w:rsidRPr="006A4396" w:rsidDel="00644202" w:rsidRDefault="00BA1992" w:rsidP="00BA1992">
      <w:pPr>
        <w:rPr>
          <w:ins w:id="1552" w:author="Thomas Carteret" w:date="2021-03-29T10:32:00Z"/>
          <w:del w:id="1553" w:author="Thomas CARTERET" w:date="2021-06-11T11:56:00Z"/>
          <w:lang w:val="en-US"/>
        </w:rPr>
      </w:pPr>
      <w:ins w:id="1554" w:author="Thomas Carteret" w:date="2021-03-29T10:32:00Z">
        <w:del w:id="1555" w:author="Thomas CARTERET" w:date="2021-06-11T11:56:00Z">
          <w:r w:rsidRPr="006A4396" w:rsidDel="00644202">
            <w:rPr>
              <w:lang w:val="en-US"/>
            </w:rPr>
            <w:delText>List the interactions with the other agent types, and the impact on the current agent behavior.</w:delText>
          </w:r>
        </w:del>
      </w:ins>
    </w:p>
    <w:p w14:paraId="74E6E7E8" w14:textId="5CEDAC4C" w:rsidR="00BA1992" w:rsidRPr="006A4396" w:rsidDel="00644202" w:rsidRDefault="00BA1992" w:rsidP="00BA1992">
      <w:pPr>
        <w:pStyle w:val="Titre4"/>
        <w:rPr>
          <w:ins w:id="1556" w:author="Thomas Carteret" w:date="2021-03-29T10:32:00Z"/>
          <w:del w:id="1557" w:author="Thomas CARTERET" w:date="2021-06-11T11:56:00Z"/>
          <w:lang w:val="en-US"/>
        </w:rPr>
      </w:pPr>
      <w:ins w:id="1558" w:author="Thomas Carteret" w:date="2021-03-29T10:32:00Z">
        <w:del w:id="1559" w:author="Thomas CARTERET" w:date="2021-06-11T11:56:00Z">
          <w:r w:rsidRPr="006A4396" w:rsidDel="00644202">
            <w:rPr>
              <w:lang w:val="en-US"/>
            </w:rPr>
            <w:delText>2.2.1.4. Interaction with Environment objects</w:delText>
          </w:r>
        </w:del>
      </w:ins>
    </w:p>
    <w:p w14:paraId="19DF88C3" w14:textId="2C43F398" w:rsidR="00961444" w:rsidRPr="00747DFA" w:rsidDel="00644202" w:rsidRDefault="00747DFA" w:rsidP="00747DFA">
      <w:pPr>
        <w:spacing w:before="100" w:beforeAutospacing="1" w:after="100" w:afterAutospacing="1"/>
        <w:jc w:val="left"/>
        <w:rPr>
          <w:ins w:id="1560" w:author="Thomas Carteret" w:date="2021-04-07T16:24:00Z"/>
          <w:del w:id="1561" w:author="Thomas CARTERET" w:date="2021-06-11T11:56:00Z"/>
          <w:lang w:val="en-US"/>
          <w:rPrChange w:id="1562" w:author="Thomas Carteret" w:date="2021-04-07T16:24:00Z">
            <w:rPr>
              <w:ins w:id="1563" w:author="Thomas Carteret" w:date="2021-04-07T16:24:00Z"/>
              <w:del w:id="1564" w:author="Thomas CARTERET" w:date="2021-06-11T11:56:00Z"/>
              <w:rFonts w:ascii="Times New Roman" w:eastAsia="Times New Roman" w:hAnsi="Times New Roman" w:cs="Times New Roman"/>
              <w:szCs w:val="24"/>
              <w:lang w:eastAsia="fr-FR"/>
            </w:rPr>
          </w:rPrChange>
        </w:rPr>
      </w:pPr>
      <w:ins w:id="1565" w:author="Thomas Carteret" w:date="2021-04-07T16:24:00Z">
        <w:del w:id="1566" w:author="Thomas CARTERET" w:date="2021-06-11T11:56:00Z">
          <w:r w:rsidRPr="00747DFA" w:rsidDel="00644202">
            <w:rPr>
              <w:lang w:val="en-US"/>
              <w:rPrChange w:id="1567" w:author="Thomas Carteret" w:date="2021-04-07T16:24:00Z">
                <w:rPr>
                  <w:rFonts w:ascii="Times New Roman" w:eastAsia="Times New Roman" w:hAnsi="Times New Roman" w:cs="Times New Roman"/>
                  <w:szCs w:val="24"/>
                  <w:lang w:eastAsia="fr-FR"/>
                </w:rPr>
              </w:rPrChange>
            </w:rPr>
            <w:delText xml:space="preserve">The CRS will be able to throw objects to scatter people. </w:delText>
          </w:r>
        </w:del>
      </w:ins>
    </w:p>
    <w:p w14:paraId="595B951C" w14:textId="77777777" w:rsidR="00BA1992" w:rsidDel="00222ACD" w:rsidRDefault="00BA1992" w:rsidP="00644202">
      <w:pPr>
        <w:spacing w:before="100" w:beforeAutospacing="1" w:after="100" w:afterAutospacing="1"/>
        <w:jc w:val="left"/>
        <w:rPr>
          <w:del w:id="1568" w:author="Thomas Carteret" w:date="2021-04-07T16:24:00Z"/>
          <w:lang w:val="en-US"/>
        </w:rPr>
        <w:pPrChange w:id="1569" w:author="Thomas CARTERET" w:date="2021-06-11T11:56:00Z">
          <w:pPr>
            <w:spacing w:before="0" w:after="0"/>
            <w:jc w:val="left"/>
          </w:pPr>
        </w:pPrChange>
      </w:pPr>
      <w:ins w:id="1570" w:author="Thomas Carteret" w:date="2021-03-29T10:32:00Z">
        <w:del w:id="1571" w:author="Thomas Carteret" w:date="2021-04-07T16:24:00Z">
          <w:r w:rsidRPr="006A4396" w:rsidDel="00747DFA">
            <w:rPr>
              <w:lang w:val="en-US"/>
            </w:rPr>
            <w:delText>List the interactions with the environments (perception or actions).</w:delText>
          </w:r>
        </w:del>
      </w:ins>
    </w:p>
    <w:p w14:paraId="2033733F" w14:textId="77777777" w:rsidR="00961444" w:rsidRPr="006A4396" w:rsidRDefault="00961444" w:rsidP="00961444">
      <w:pPr>
        <w:pStyle w:val="Titre1"/>
        <w:shd w:val="clear" w:color="auto" w:fill="8DB3E2"/>
        <w:rPr>
          <w:ins w:id="1572" w:author="Thomas CARTERET" w:date="2021-06-11T11:48:00Z"/>
          <w:lang w:val="en-US"/>
        </w:rPr>
      </w:pPr>
      <w:ins w:id="1573" w:author="Thomas CARTERET" w:date="2021-06-11T11:48:00Z">
        <w:r w:rsidRPr="006A4396">
          <w:rPr>
            <w:lang w:val="en-US"/>
          </w:rPr>
          <w:t>3</w:t>
        </w:r>
        <w:r w:rsidRPr="006A4396">
          <w:rPr>
            <w:rFonts w:cstheme="minorHAnsi"/>
            <w:lang w:val="en-US"/>
          </w:rPr>
          <w:t>. Technological Environment</w:t>
        </w:r>
      </w:ins>
    </w:p>
    <w:p w14:paraId="70D8F2A1" w14:textId="77777777" w:rsidR="00961444" w:rsidRPr="00AC1F03" w:rsidRDefault="00961444" w:rsidP="00961444">
      <w:pPr>
        <w:spacing w:before="100" w:beforeAutospacing="1" w:after="100" w:afterAutospacing="1"/>
        <w:rPr>
          <w:ins w:id="1574" w:author="Thomas CARTERET" w:date="2021-06-11T11:48:00Z"/>
          <w:lang w:val="en-US"/>
        </w:rPr>
      </w:pPr>
      <w:ins w:id="1575" w:author="Thomas CARTERET" w:date="2021-06-11T11:48:00Z">
        <w:r w:rsidRPr="00AC1F03">
          <w:rPr>
            <w:lang w:val="en-US"/>
          </w:rPr>
          <w:t xml:space="preserve">For this project we made the choice to work with the java and SARL programming languages. We chose to go with SARL for several reasons. </w:t>
        </w:r>
        <w:r w:rsidRPr="00747DFA">
          <w:rPr>
            <w:lang w:val="en-US"/>
          </w:rPr>
          <w:t>First,</w:t>
        </w:r>
        <w:r w:rsidRPr="00AC1F03">
          <w:rPr>
            <w:lang w:val="en-US"/>
          </w:rPr>
          <w:t xml:space="preserve"> it’s a powerful and diverse tool in mutli</w:t>
        </w:r>
        <w:r>
          <w:rPr>
            <w:lang w:val="en-US"/>
          </w:rPr>
          <w:t>-</w:t>
        </w:r>
        <w:r w:rsidRPr="00AC1F03">
          <w:rPr>
            <w:lang w:val="en-US"/>
          </w:rPr>
          <w:t xml:space="preserve">agent programming. It is also quick to set up, </w:t>
        </w:r>
        <w:r w:rsidRPr="00747DFA">
          <w:rPr>
            <w:lang w:val="en-US"/>
          </w:rPr>
          <w:t>conveniently</w:t>
        </w:r>
        <w:r w:rsidRPr="00AC1F03">
          <w:rPr>
            <w:lang w:val="en-US"/>
          </w:rPr>
          <w:t xml:space="preserve"> made for group programming and well documented. Of course, we also chose it because we've already started working with this technology.</w:t>
        </w:r>
      </w:ins>
    </w:p>
    <w:p w14:paraId="4DE0F3E9" w14:textId="77777777" w:rsidR="00961444" w:rsidRPr="00AC1F03" w:rsidRDefault="00961444" w:rsidP="00961444">
      <w:pPr>
        <w:spacing w:before="100" w:beforeAutospacing="1" w:after="100" w:afterAutospacing="1"/>
        <w:rPr>
          <w:ins w:id="1576" w:author="Thomas CARTERET" w:date="2021-06-11T11:48:00Z"/>
          <w:lang w:val="en-US"/>
        </w:rPr>
      </w:pPr>
      <w:ins w:id="1577" w:author="Thomas CARTERET" w:date="2021-06-11T11:48:00Z">
        <w:r w:rsidRPr="00AC1F03">
          <w:rPr>
            <w:lang w:val="en-US"/>
          </w:rPr>
          <w:t xml:space="preserve">For the UI we decided to use swing because it is simple to implement and good enough for our application. In this project we truly aim to have a functioning backend simulation more than anything, to really be able to get </w:t>
        </w:r>
        <w:r w:rsidRPr="00747DFA">
          <w:rPr>
            <w:lang w:val="en-US"/>
          </w:rPr>
          <w:t>coherent</w:t>
        </w:r>
        <w:r w:rsidRPr="00AC1F03">
          <w:rPr>
            <w:lang w:val="en-US"/>
          </w:rPr>
          <w:t xml:space="preserve"> studies out of our work.</w:t>
        </w:r>
      </w:ins>
    </w:p>
    <w:p w14:paraId="49FA215D" w14:textId="77777777" w:rsidR="00961444" w:rsidRPr="00AC1F03" w:rsidRDefault="00961444" w:rsidP="00961444">
      <w:pPr>
        <w:spacing w:before="100" w:beforeAutospacing="1" w:after="100" w:afterAutospacing="1"/>
        <w:rPr>
          <w:ins w:id="1578" w:author="Thomas CARTERET" w:date="2021-06-11T11:48:00Z"/>
          <w:lang w:val="en-US"/>
        </w:rPr>
      </w:pPr>
      <w:ins w:id="1579" w:author="Thomas CARTERET" w:date="2021-06-11T11:48:00Z">
        <w:r w:rsidRPr="00AC1F03">
          <w:rPr>
            <w:lang w:val="en-US"/>
          </w:rPr>
          <w:t xml:space="preserve">Our project will also use maven to allow the use of </w:t>
        </w:r>
        <w:r w:rsidRPr="00747DFA">
          <w:rPr>
            <w:lang w:val="en-US"/>
          </w:rPr>
          <w:t>libraries</w:t>
        </w:r>
        <w:r w:rsidRPr="00AC1F03">
          <w:rPr>
            <w:lang w:val="en-US"/>
          </w:rPr>
          <w:t xml:space="preserve"> like the Arakhnê Foundation Classes with quad tree structures implemented (to be used for the </w:t>
        </w:r>
        <w:r w:rsidRPr="00747DFA">
          <w:rPr>
            <w:lang w:val="en-US"/>
          </w:rPr>
          <w:t>environment</w:t>
        </w:r>
        <w:r w:rsidRPr="00AC1F03">
          <w:rPr>
            <w:lang w:val="en-US"/>
          </w:rPr>
          <w:t>).</w:t>
        </w:r>
      </w:ins>
    </w:p>
    <w:p w14:paraId="1A54D0A6" w14:textId="78F24144" w:rsidR="00222ACD" w:rsidRDefault="00961444" w:rsidP="00961444">
      <w:pPr>
        <w:spacing w:before="0" w:after="0"/>
        <w:jc w:val="left"/>
        <w:rPr>
          <w:ins w:id="1580" w:author="Thomas CARTERET" w:date="2021-06-11T11:57:00Z"/>
          <w:lang w:val="en-US"/>
        </w:rPr>
      </w:pPr>
      <w:ins w:id="1581" w:author="Thomas CARTERET" w:date="2021-06-11T11:48:00Z">
        <w:r w:rsidRPr="00AC1F03">
          <w:rPr>
            <w:lang w:val="en-US"/>
          </w:rPr>
          <w:t xml:space="preserve">For the physics of our </w:t>
        </w:r>
        <w:r w:rsidRPr="00747DFA">
          <w:rPr>
            <w:lang w:val="en-US"/>
          </w:rPr>
          <w:t>simulation,</w:t>
        </w:r>
        <w:r w:rsidRPr="00AC1F03">
          <w:rPr>
            <w:lang w:val="en-US"/>
          </w:rPr>
          <w:t xml:space="preserve"> we decided to go with the social force model.</w:t>
        </w:r>
      </w:ins>
    </w:p>
    <w:p w14:paraId="00BEC48B" w14:textId="77777777" w:rsidR="00644202" w:rsidRDefault="00644202" w:rsidP="00961444">
      <w:pPr>
        <w:spacing w:before="0" w:after="0"/>
        <w:jc w:val="left"/>
        <w:rPr>
          <w:ins w:id="1582" w:author="Thomas CARTERET" w:date="2021-06-11T11:48:00Z"/>
          <w:lang w:val="en-US"/>
        </w:rPr>
      </w:pPr>
    </w:p>
    <w:p w14:paraId="2B47D03B" w14:textId="77777777" w:rsidR="00961444" w:rsidRDefault="00961444" w:rsidP="00961444">
      <w:pPr>
        <w:spacing w:before="0" w:after="0"/>
        <w:jc w:val="left"/>
        <w:rPr>
          <w:ins w:id="1583" w:author="Thomas CARTERET" w:date="2021-06-11T11:35:00Z"/>
          <w:b/>
          <w:bCs/>
          <w:caps/>
          <w:spacing w:val="15"/>
          <w:szCs w:val="22"/>
          <w:lang w:val="en-US"/>
        </w:rPr>
      </w:pPr>
    </w:p>
    <w:p w14:paraId="19648B71" w14:textId="77777777" w:rsidR="00644202" w:rsidRDefault="00644202">
      <w:pPr>
        <w:spacing w:before="0" w:after="0"/>
        <w:jc w:val="left"/>
        <w:rPr>
          <w:ins w:id="1584" w:author="Thomas CARTERET" w:date="2021-06-11T11:57:00Z"/>
          <w:b/>
          <w:bCs/>
          <w:caps/>
          <w:spacing w:val="15"/>
          <w:szCs w:val="22"/>
          <w:lang w:val="en-US"/>
        </w:rPr>
      </w:pPr>
      <w:ins w:id="1585" w:author="Thomas CARTERET" w:date="2021-06-11T11:57:00Z">
        <w:r>
          <w:rPr>
            <w:lang w:val="en-US"/>
          </w:rPr>
          <w:br w:type="page"/>
        </w:r>
      </w:ins>
    </w:p>
    <w:p w14:paraId="42D528BA" w14:textId="374108D4" w:rsidR="00222ACD" w:rsidRPr="006A4396" w:rsidRDefault="000D375C" w:rsidP="00222ACD">
      <w:pPr>
        <w:pStyle w:val="Titre1"/>
        <w:shd w:val="clear" w:color="auto" w:fill="8DB3E2"/>
        <w:rPr>
          <w:ins w:id="1586" w:author="Thomas CARTERET" w:date="2021-06-11T11:35:00Z"/>
          <w:lang w:val="en-US"/>
        </w:rPr>
      </w:pPr>
      <w:ins w:id="1587" w:author="Thomas CARTERET" w:date="2021-06-11T11:59:00Z">
        <w:r>
          <w:rPr>
            <w:rFonts w:cstheme="minorHAnsi"/>
            <w:lang w:val="en-US"/>
          </w:rPr>
          <w:lastRenderedPageBreak/>
          <w:t>4</w:t>
        </w:r>
      </w:ins>
      <w:ins w:id="1588" w:author="Thomas CARTERET" w:date="2021-06-11T11:35:00Z">
        <w:r w:rsidR="00222ACD" w:rsidRPr="006A4396">
          <w:rPr>
            <w:rFonts w:cstheme="minorHAnsi"/>
            <w:lang w:val="en-US"/>
          </w:rPr>
          <w:t xml:space="preserve">. </w:t>
        </w:r>
        <w:r w:rsidR="00222ACD">
          <w:rPr>
            <w:rFonts w:cstheme="minorHAnsi"/>
            <w:lang w:val="en-US"/>
          </w:rPr>
          <w:t>Simulator Architecture</w:t>
        </w:r>
      </w:ins>
    </w:p>
    <w:p w14:paraId="068838CC" w14:textId="7B7FDB5D" w:rsidR="00222ACD" w:rsidRPr="006A4396" w:rsidRDefault="00222ACD" w:rsidP="00222ACD">
      <w:pPr>
        <w:pStyle w:val="Titre2"/>
        <w:shd w:val="clear" w:color="auto" w:fill="FFFFFF"/>
        <w:rPr>
          <w:ins w:id="1589" w:author="Thomas CARTERET" w:date="2021-06-11T11:35:00Z"/>
          <w:lang w:val="en-US"/>
        </w:rPr>
      </w:pPr>
      <w:ins w:id="1590" w:author="Thomas CARTERET" w:date="2021-06-11T11:35:00Z">
        <w:r w:rsidRPr="006A4396">
          <w:rPr>
            <w:lang w:val="en-US"/>
          </w:rPr>
          <w:t xml:space="preserve">1.1. </w:t>
        </w:r>
      </w:ins>
      <w:ins w:id="1591" w:author="Thomas CARTERET" w:date="2021-06-11T12:10:00Z">
        <w:r w:rsidR="00BB5667">
          <w:rPr>
            <w:lang w:val="en-US"/>
          </w:rPr>
          <w:t>??</w:t>
        </w:r>
      </w:ins>
    </w:p>
    <w:p w14:paraId="2EA8BC84" w14:textId="41463712" w:rsidR="00222ACD" w:rsidRDefault="00222ACD" w:rsidP="00222ACD">
      <w:pPr>
        <w:rPr>
          <w:ins w:id="1592" w:author="Thomas CARTERET" w:date="2021-06-11T11:57:00Z"/>
          <w:lang w:val="en-US"/>
        </w:rPr>
      </w:pPr>
      <w:ins w:id="1593" w:author="Thomas CARTERET" w:date="2021-06-11T11:35:00Z">
        <w:r w:rsidRPr="006A4396">
          <w:rPr>
            <w:lang w:val="en-US"/>
          </w:rPr>
          <w:t xml:space="preserve"> We have chosen to use the agile methodology because we are working in small effective</w:t>
        </w:r>
      </w:ins>
    </w:p>
    <w:p w14:paraId="3DBB7489" w14:textId="3EAC306F" w:rsidR="00644202" w:rsidRPr="00644202" w:rsidRDefault="00644202" w:rsidP="00222ACD">
      <w:pPr>
        <w:rPr>
          <w:ins w:id="1594" w:author="Thomas CARTERET" w:date="2021-06-11T11:34:00Z"/>
          <w:b/>
          <w:bCs/>
          <w:sz w:val="36"/>
          <w:szCs w:val="28"/>
          <w:rPrChange w:id="1595" w:author="Thomas CARTERET" w:date="2021-06-11T11:57:00Z">
            <w:rPr>
              <w:ins w:id="1596" w:author="Thomas CARTERET" w:date="2021-06-11T11:34:00Z"/>
              <w:lang w:val="en-US"/>
            </w:rPr>
          </w:rPrChange>
        </w:rPr>
      </w:pPr>
      <w:ins w:id="1597" w:author="Thomas CARTERET" w:date="2021-06-11T11:57:00Z">
        <w:r w:rsidRPr="00644202">
          <w:rPr>
            <w:b/>
            <w:bCs/>
            <w:sz w:val="36"/>
            <w:szCs w:val="28"/>
            <w:rPrChange w:id="1598" w:author="Thomas CARTERET" w:date="2021-06-11T11:57:00Z">
              <w:rPr>
                <w:lang w:val="en-US"/>
              </w:rPr>
            </w:rPrChange>
          </w:rPr>
          <w:t>Reprendre partie 2 de l’ancien d</w:t>
        </w:r>
        <w:r w:rsidRPr="00644202">
          <w:rPr>
            <w:b/>
            <w:bCs/>
            <w:sz w:val="36"/>
            <w:szCs w:val="28"/>
            <w:rPrChange w:id="1599" w:author="Thomas CARTERET" w:date="2021-06-11T11:57:00Z">
              <w:rPr/>
            </w:rPrChange>
          </w:rPr>
          <w:t>ossier</w:t>
        </w:r>
      </w:ins>
    </w:p>
    <w:p w14:paraId="2CCD8130" w14:textId="4A51CE4F" w:rsidR="00BA1992" w:rsidRPr="00644202" w:rsidDel="000B6C4D" w:rsidRDefault="00BA1992">
      <w:pPr>
        <w:spacing w:before="0" w:after="0"/>
        <w:jc w:val="left"/>
        <w:rPr>
          <w:del w:id="1600" w:author="Thomas Carteret" w:date="2021-04-07T16:57:00Z"/>
          <w:rPrChange w:id="1601" w:author="Thomas CARTERET" w:date="2021-06-11T11:57:00Z">
            <w:rPr>
              <w:del w:id="1602" w:author="Thomas Carteret" w:date="2021-04-07T16:57:00Z"/>
              <w:lang w:val="en-US"/>
            </w:rPr>
          </w:rPrChange>
        </w:rPr>
      </w:pPr>
    </w:p>
    <w:p w14:paraId="101F7B93" w14:textId="77777777" w:rsidR="000B6C4D" w:rsidRPr="00644202" w:rsidRDefault="000B6C4D" w:rsidP="000B6C4D">
      <w:pPr>
        <w:rPr>
          <w:ins w:id="1603" w:author="Thomas CARTERET" w:date="2021-06-11T11:36:00Z"/>
          <w:rPrChange w:id="1604" w:author="Thomas CARTERET" w:date="2021-06-11T11:57:00Z">
            <w:rPr>
              <w:ins w:id="1605" w:author="Thomas CARTERET" w:date="2021-06-11T11:36:00Z"/>
              <w:lang w:val="en-US"/>
            </w:rPr>
          </w:rPrChange>
        </w:rPr>
      </w:pPr>
    </w:p>
    <w:p w14:paraId="22FFC8AC" w14:textId="77777777" w:rsidR="00BB5667" w:rsidRDefault="00BB5667" w:rsidP="00BB5667">
      <w:pPr>
        <w:spacing w:before="0" w:after="0"/>
        <w:jc w:val="left"/>
        <w:rPr>
          <w:ins w:id="1606" w:author="Thomas CARTERET" w:date="2021-06-11T12:10:00Z"/>
          <w:b/>
          <w:bCs/>
          <w:caps/>
          <w:spacing w:val="15"/>
          <w:szCs w:val="22"/>
          <w:lang w:val="en-US"/>
        </w:rPr>
      </w:pPr>
      <w:bookmarkStart w:id="1607" w:name="_Toc36813612"/>
      <w:ins w:id="1608" w:author="Thomas CARTERET" w:date="2021-06-11T12:10:00Z">
        <w:r>
          <w:rPr>
            <w:lang w:val="en-US"/>
          </w:rPr>
          <w:br w:type="page"/>
        </w:r>
      </w:ins>
    </w:p>
    <w:p w14:paraId="49C242C7" w14:textId="40AA7AFB" w:rsidR="00BB5667" w:rsidRPr="00BB5667" w:rsidRDefault="00BB5667" w:rsidP="00BB5667">
      <w:pPr>
        <w:pStyle w:val="Titre1"/>
        <w:shd w:val="clear" w:color="auto" w:fill="8DB3E2"/>
        <w:rPr>
          <w:ins w:id="1609" w:author="Thomas CARTERET" w:date="2021-06-11T12:10:00Z"/>
          <w:rPrChange w:id="1610" w:author="Thomas CARTERET" w:date="2021-06-11T12:10:00Z">
            <w:rPr>
              <w:ins w:id="1611" w:author="Thomas CARTERET" w:date="2021-06-11T12:10:00Z"/>
              <w:lang w:val="en-US"/>
            </w:rPr>
          </w:rPrChange>
        </w:rPr>
      </w:pPr>
      <w:ins w:id="1612" w:author="Thomas CARTERET" w:date="2021-06-11T12:10:00Z">
        <w:r w:rsidRPr="00BB5667">
          <w:rPr>
            <w:rFonts w:cstheme="minorHAnsi"/>
            <w:rPrChange w:id="1613" w:author="Thomas CARTERET" w:date="2021-06-11T12:10:00Z">
              <w:rPr>
                <w:rFonts w:cstheme="minorHAnsi"/>
                <w:lang w:val="en-US"/>
              </w:rPr>
            </w:rPrChange>
          </w:rPr>
          <w:lastRenderedPageBreak/>
          <w:t xml:space="preserve">4. </w:t>
        </w:r>
        <w:r w:rsidRPr="00BB5667">
          <w:rPr>
            <w:rFonts w:cstheme="minorHAnsi"/>
            <w:rPrChange w:id="1614" w:author="Thomas CARTERET" w:date="2021-06-11T12:10:00Z">
              <w:rPr>
                <w:rFonts w:cstheme="minorHAnsi"/>
                <w:lang w:val="en-US"/>
              </w:rPr>
            </w:rPrChange>
          </w:rPr>
          <w:t>Map graph stor</w:t>
        </w:r>
        <w:r>
          <w:rPr>
            <w:rFonts w:cstheme="minorHAnsi"/>
          </w:rPr>
          <w:t>age</w:t>
        </w:r>
      </w:ins>
    </w:p>
    <w:p w14:paraId="3C88B365" w14:textId="77777777" w:rsidR="00BB5667" w:rsidRPr="00BB5667" w:rsidRDefault="00BB5667" w:rsidP="00BB5667">
      <w:pPr>
        <w:pStyle w:val="Titre2"/>
        <w:shd w:val="clear" w:color="auto" w:fill="FFFFFF"/>
        <w:rPr>
          <w:ins w:id="1615" w:author="Thomas CARTERET" w:date="2021-06-11T12:10:00Z"/>
          <w:rPrChange w:id="1616" w:author="Thomas CARTERET" w:date="2021-06-11T12:10:00Z">
            <w:rPr>
              <w:ins w:id="1617" w:author="Thomas CARTERET" w:date="2021-06-11T12:10:00Z"/>
              <w:lang w:val="en-US"/>
            </w:rPr>
          </w:rPrChange>
        </w:rPr>
      </w:pPr>
      <w:ins w:id="1618" w:author="Thomas CARTERET" w:date="2021-06-11T12:10:00Z">
        <w:r w:rsidRPr="00BB5667">
          <w:rPr>
            <w:rPrChange w:id="1619" w:author="Thomas CARTERET" w:date="2021-06-11T12:10:00Z">
              <w:rPr>
                <w:lang w:val="en-US"/>
              </w:rPr>
            </w:rPrChange>
          </w:rPr>
          <w:t>1.1. ??</w:t>
        </w:r>
      </w:ins>
    </w:p>
    <w:p w14:paraId="6E4D3320" w14:textId="77777777" w:rsidR="000D375C" w:rsidRDefault="000D375C">
      <w:pPr>
        <w:spacing w:before="0" w:after="0"/>
        <w:jc w:val="left"/>
        <w:rPr>
          <w:ins w:id="1620" w:author="Thomas CARTERET" w:date="2021-06-11T11:58:00Z"/>
          <w:b/>
          <w:bCs/>
          <w:caps/>
          <w:spacing w:val="15"/>
          <w:szCs w:val="22"/>
        </w:rPr>
      </w:pPr>
      <w:ins w:id="1621" w:author="Thomas CARTERET" w:date="2021-06-11T11:58:00Z">
        <w:r>
          <w:br w:type="page"/>
        </w:r>
      </w:ins>
    </w:p>
    <w:p w14:paraId="22D463D0" w14:textId="76303857" w:rsidR="000B6C4D" w:rsidRDefault="000D375C" w:rsidP="000B6C4D">
      <w:pPr>
        <w:pStyle w:val="Titre1"/>
        <w:shd w:val="clear" w:color="auto" w:fill="8DB3E2"/>
        <w:rPr>
          <w:ins w:id="1622" w:author="Thomas CARTERET" w:date="2021-06-11T11:58:00Z"/>
          <w:rFonts w:cstheme="minorHAnsi"/>
        </w:rPr>
      </w:pPr>
      <w:ins w:id="1623" w:author="Thomas CARTERET" w:date="2021-06-11T11:59:00Z">
        <w:r>
          <w:rPr>
            <w:rFonts w:cstheme="minorHAnsi"/>
          </w:rPr>
          <w:lastRenderedPageBreak/>
          <w:t>5</w:t>
        </w:r>
      </w:ins>
      <w:ins w:id="1624" w:author="Thomas CARTERET" w:date="2021-06-11T11:36:00Z">
        <w:r w:rsidR="000B6C4D" w:rsidRPr="00644202">
          <w:rPr>
            <w:rFonts w:cstheme="minorHAnsi"/>
            <w:rPrChange w:id="1625" w:author="Thomas CARTERET" w:date="2021-06-11T11:58:00Z">
              <w:rPr>
                <w:rFonts w:cstheme="minorHAnsi"/>
                <w:lang w:val="en-US"/>
              </w:rPr>
            </w:rPrChange>
          </w:rPr>
          <w:t xml:space="preserve">. </w:t>
        </w:r>
      </w:ins>
      <w:bookmarkEnd w:id="1607"/>
      <w:ins w:id="1626" w:author="Thomas CARTERET" w:date="2021-06-11T11:58:00Z">
        <w:r w:rsidR="00644202" w:rsidRPr="00644202">
          <w:rPr>
            <w:rFonts w:cstheme="minorHAnsi"/>
            <w:rPrChange w:id="1627" w:author="Thomas CARTERET" w:date="2021-06-11T11:58:00Z">
              <w:rPr>
                <w:rFonts w:cstheme="minorHAnsi"/>
                <w:lang w:val="en-US"/>
              </w:rPr>
            </w:rPrChange>
          </w:rPr>
          <w:t>Env</w:t>
        </w:r>
        <w:r w:rsidR="00644202">
          <w:rPr>
            <w:rFonts w:cstheme="minorHAnsi"/>
          </w:rPr>
          <w:t>ironment Implementation</w:t>
        </w:r>
      </w:ins>
    </w:p>
    <w:p w14:paraId="5C96AA81" w14:textId="328EFEFC" w:rsidR="000D375C" w:rsidRPr="000D375C" w:rsidRDefault="000D375C" w:rsidP="000D375C">
      <w:pPr>
        <w:rPr>
          <w:ins w:id="1628" w:author="Thomas CARTERET" w:date="2021-06-11T11:36:00Z"/>
          <w:b/>
          <w:bCs/>
          <w:sz w:val="36"/>
          <w:szCs w:val="28"/>
          <w:rPrChange w:id="1629" w:author="Thomas CARTERET" w:date="2021-06-11T11:58:00Z">
            <w:rPr>
              <w:ins w:id="1630" w:author="Thomas CARTERET" w:date="2021-06-11T11:36:00Z"/>
              <w:lang w:val="en-US"/>
            </w:rPr>
          </w:rPrChange>
        </w:rPr>
        <w:pPrChange w:id="1631" w:author="Thomas CARTERET" w:date="2021-06-11T11:58:00Z">
          <w:pPr>
            <w:pStyle w:val="Titre1"/>
            <w:shd w:val="clear" w:color="auto" w:fill="8DB3E2"/>
          </w:pPr>
        </w:pPrChange>
      </w:pPr>
      <w:ins w:id="1632" w:author="Thomas CARTERET" w:date="2021-06-11T11:58:00Z">
        <w:r w:rsidRPr="00AC1F03">
          <w:rPr>
            <w:b/>
            <w:bCs/>
            <w:sz w:val="36"/>
            <w:szCs w:val="28"/>
          </w:rPr>
          <w:t>Reprendre partie 2 de l’ancien dossier</w:t>
        </w:r>
      </w:ins>
    </w:p>
    <w:p w14:paraId="4905D8E3" w14:textId="77777777" w:rsidR="000B6C4D" w:rsidRPr="00B136FF" w:rsidRDefault="000B6C4D" w:rsidP="000B6C4D">
      <w:pPr>
        <w:pStyle w:val="Titre2"/>
        <w:shd w:val="clear" w:color="auto" w:fill="FFFFFF"/>
        <w:rPr>
          <w:ins w:id="1633" w:author="Thomas CARTERET" w:date="2021-06-11T11:36:00Z"/>
          <w:lang w:val="en-US"/>
        </w:rPr>
      </w:pPr>
      <w:bookmarkStart w:id="1634" w:name="_Toc36813613"/>
      <w:ins w:id="1635" w:author="Thomas CARTERET" w:date="2021-06-11T11:36:00Z">
        <w:r w:rsidRPr="00B136FF">
          <w:rPr>
            <w:lang w:val="en-US"/>
          </w:rPr>
          <w:t>2.1. Environment OBJECTS</w:t>
        </w:r>
        <w:bookmarkEnd w:id="1634"/>
      </w:ins>
    </w:p>
    <w:p w14:paraId="005E4A65" w14:textId="77777777" w:rsidR="000B6C4D" w:rsidRPr="00B136FF" w:rsidRDefault="000B6C4D" w:rsidP="000B6C4D">
      <w:pPr>
        <w:rPr>
          <w:ins w:id="1636" w:author="Thomas CARTERET" w:date="2021-06-11T11:36:00Z"/>
          <w:lang w:val="en-US"/>
        </w:rPr>
      </w:pPr>
      <w:ins w:id="1637" w:author="Thomas CARTERET" w:date="2021-06-11T11:36:00Z">
        <w:r w:rsidRPr="00B136FF">
          <w:rPr>
            <w:lang w:val="en-US"/>
          </w:rPr>
          <w:t>Describe (UML class diagram) the objects in the environment.</w:t>
        </w:r>
      </w:ins>
    </w:p>
    <w:p w14:paraId="3C58B492" w14:textId="77777777" w:rsidR="000B6C4D" w:rsidRPr="00B136FF" w:rsidRDefault="000B6C4D" w:rsidP="000B6C4D">
      <w:pPr>
        <w:pStyle w:val="Titre2"/>
        <w:shd w:val="clear" w:color="auto" w:fill="FFFFFF"/>
        <w:rPr>
          <w:ins w:id="1638" w:author="Thomas CARTERET" w:date="2021-06-11T11:36:00Z"/>
          <w:lang w:val="en-US"/>
        </w:rPr>
      </w:pPr>
      <w:bookmarkStart w:id="1639" w:name="_Toc36813614"/>
      <w:ins w:id="1640" w:author="Thomas CARTERET" w:date="2021-06-11T11:36:00Z">
        <w:r w:rsidRPr="00B136FF">
          <w:rPr>
            <w:lang w:val="en-US"/>
          </w:rPr>
          <w:t>2.2. Environment Structure</w:t>
        </w:r>
        <w:bookmarkEnd w:id="1639"/>
      </w:ins>
    </w:p>
    <w:p w14:paraId="32142181" w14:textId="77777777" w:rsidR="000B6C4D" w:rsidRPr="00B136FF" w:rsidRDefault="000B6C4D" w:rsidP="000B6C4D">
      <w:pPr>
        <w:rPr>
          <w:ins w:id="1641" w:author="Thomas CARTERET" w:date="2021-06-11T11:36:00Z"/>
          <w:lang w:val="en-US"/>
        </w:rPr>
      </w:pPr>
      <w:ins w:id="1642" w:author="Thomas CARTERET" w:date="2021-06-11T11:36:00Z">
        <w:r w:rsidRPr="00B136FF">
          <w:rPr>
            <w:lang w:val="en-US"/>
          </w:rPr>
          <w:t>Describe (UML class diagram) the overall structure of the environment.</w:t>
        </w:r>
      </w:ins>
    </w:p>
    <w:p w14:paraId="49561945" w14:textId="77777777" w:rsidR="000B6C4D" w:rsidRPr="00B136FF" w:rsidRDefault="000B6C4D" w:rsidP="000B6C4D">
      <w:pPr>
        <w:pStyle w:val="Titre2"/>
        <w:shd w:val="clear" w:color="auto" w:fill="FFFFFF"/>
        <w:rPr>
          <w:ins w:id="1643" w:author="Thomas CARTERET" w:date="2021-06-11T11:36:00Z"/>
          <w:lang w:val="en-US"/>
        </w:rPr>
      </w:pPr>
      <w:bookmarkStart w:id="1644" w:name="_Toc36813615"/>
      <w:ins w:id="1645" w:author="Thomas CARTERET" w:date="2021-06-11T11:36:00Z">
        <w:r w:rsidRPr="00B136FF">
          <w:rPr>
            <w:lang w:val="en-US"/>
          </w:rPr>
          <w:t>2.3. Environment Dynamics</w:t>
        </w:r>
        <w:bookmarkEnd w:id="1644"/>
      </w:ins>
    </w:p>
    <w:p w14:paraId="071449E1" w14:textId="77777777" w:rsidR="000B6C4D" w:rsidRPr="00B136FF" w:rsidRDefault="000B6C4D" w:rsidP="000B6C4D">
      <w:pPr>
        <w:rPr>
          <w:ins w:id="1646" w:author="Thomas CARTERET" w:date="2021-06-11T11:36:00Z"/>
          <w:lang w:val="en-US"/>
        </w:rPr>
      </w:pPr>
      <w:ins w:id="1647" w:author="Thomas CARTERET" w:date="2021-06-11T11:36:00Z">
        <w:r w:rsidRPr="00B136FF">
          <w:rPr>
            <w:lang w:val="en-US"/>
          </w:rPr>
          <w:t>Describe (algorithms) the endogenous dynamics of the environment, if applicable.</w:t>
        </w:r>
      </w:ins>
    </w:p>
    <w:p w14:paraId="3063001A" w14:textId="77777777" w:rsidR="000B6C4D" w:rsidRPr="00B136FF" w:rsidRDefault="000B6C4D" w:rsidP="000B6C4D">
      <w:pPr>
        <w:pStyle w:val="Titre2"/>
        <w:shd w:val="clear" w:color="auto" w:fill="FFFFFF"/>
        <w:rPr>
          <w:ins w:id="1648" w:author="Thomas CARTERET" w:date="2021-06-11T11:36:00Z"/>
          <w:lang w:val="en-US"/>
        </w:rPr>
      </w:pPr>
      <w:bookmarkStart w:id="1649" w:name="_Toc36813616"/>
      <w:ins w:id="1650" w:author="Thomas CARTERET" w:date="2021-06-11T11:36:00Z">
        <w:r w:rsidRPr="00B136FF">
          <w:rPr>
            <w:lang w:val="en-US"/>
          </w:rPr>
          <w:t>2.4. Agent Perception</w:t>
        </w:r>
        <w:bookmarkEnd w:id="1649"/>
      </w:ins>
    </w:p>
    <w:p w14:paraId="6107A43C" w14:textId="77777777" w:rsidR="000B6C4D" w:rsidRPr="00B136FF" w:rsidRDefault="000B6C4D" w:rsidP="000B6C4D">
      <w:pPr>
        <w:rPr>
          <w:ins w:id="1651" w:author="Thomas CARTERET" w:date="2021-06-11T11:36:00Z"/>
          <w:lang w:val="en-US"/>
        </w:rPr>
      </w:pPr>
      <w:ins w:id="1652" w:author="Thomas CARTERET" w:date="2021-06-11T11:36:00Z">
        <w:r w:rsidRPr="00B136FF">
          <w:rPr>
            <w:lang w:val="en-US"/>
          </w:rPr>
          <w:t>Describe (algorithms) the mechanisms for computing the perception of each agent.</w:t>
        </w:r>
      </w:ins>
    </w:p>
    <w:p w14:paraId="7D3473E0" w14:textId="77777777" w:rsidR="000B6C4D" w:rsidRPr="00B136FF" w:rsidRDefault="000B6C4D" w:rsidP="000B6C4D">
      <w:pPr>
        <w:pStyle w:val="Titre2"/>
        <w:shd w:val="clear" w:color="auto" w:fill="FFFFFF"/>
        <w:rPr>
          <w:ins w:id="1653" w:author="Thomas CARTERET" w:date="2021-06-11T11:36:00Z"/>
          <w:lang w:val="en-US"/>
        </w:rPr>
      </w:pPr>
      <w:bookmarkStart w:id="1654" w:name="_Toc36813617"/>
      <w:ins w:id="1655" w:author="Thomas CARTERET" w:date="2021-06-11T11:36:00Z">
        <w:r w:rsidRPr="00B136FF">
          <w:rPr>
            <w:lang w:val="en-US"/>
          </w:rPr>
          <w:t>2.5. Agent Actions or Influences</w:t>
        </w:r>
        <w:bookmarkEnd w:id="1654"/>
      </w:ins>
    </w:p>
    <w:p w14:paraId="6B08659F" w14:textId="5993CE34" w:rsidR="000B6C4D" w:rsidRPr="00B136FF" w:rsidRDefault="000B6C4D" w:rsidP="00961444">
      <w:pPr>
        <w:rPr>
          <w:ins w:id="1656" w:author="Thomas CARTERET" w:date="2021-06-11T11:36:00Z"/>
          <w:lang w:val="en-US"/>
        </w:rPr>
        <w:pPrChange w:id="1657" w:author="Thomas CARTERET" w:date="2021-06-11T11:49:00Z">
          <w:pPr/>
        </w:pPrChange>
      </w:pPr>
      <w:ins w:id="1658" w:author="Thomas CARTERET" w:date="2021-06-11T11:36:00Z">
        <w:r w:rsidRPr="00B136FF">
          <w:rPr>
            <w:lang w:val="en-US"/>
          </w:rPr>
          <w:t>Describe (algorithms) the mechanisms for applying into the environment the actions that are provided by each agent.</w:t>
        </w:r>
      </w:ins>
    </w:p>
    <w:p w14:paraId="3C2F7262" w14:textId="77777777" w:rsidR="000B6C4D" w:rsidRPr="00B136FF" w:rsidRDefault="000B6C4D" w:rsidP="000B6C4D">
      <w:pPr>
        <w:rPr>
          <w:ins w:id="1659" w:author="Thomas CARTERET" w:date="2021-06-11T11:36:00Z"/>
          <w:lang w:val="en-US"/>
        </w:rPr>
      </w:pPr>
    </w:p>
    <w:p w14:paraId="0E9A8ED8" w14:textId="77777777" w:rsidR="00961444" w:rsidRPr="00B136FF" w:rsidRDefault="00961444" w:rsidP="00961444">
      <w:pPr>
        <w:rPr>
          <w:ins w:id="1660" w:author="Thomas CARTERET" w:date="2021-06-11T11:49:00Z"/>
          <w:lang w:val="en-US"/>
        </w:rPr>
      </w:pPr>
    </w:p>
    <w:p w14:paraId="5A66A685" w14:textId="77777777" w:rsidR="00961444" w:rsidRDefault="00961444" w:rsidP="00961444">
      <w:pPr>
        <w:rPr>
          <w:ins w:id="1661" w:author="Thomas CARTERET" w:date="2021-06-11T11:49:00Z"/>
          <w:lang w:val="en-US"/>
        </w:rPr>
      </w:pPr>
    </w:p>
    <w:p w14:paraId="2F0F230B" w14:textId="77777777" w:rsidR="00961444" w:rsidRPr="00B136FF" w:rsidRDefault="00961444" w:rsidP="00961444">
      <w:pPr>
        <w:rPr>
          <w:ins w:id="1662" w:author="Thomas CARTERET" w:date="2021-06-11T11:49:00Z"/>
          <w:lang w:val="en-US"/>
        </w:rPr>
      </w:pPr>
    </w:p>
    <w:p w14:paraId="2FE95521" w14:textId="77777777" w:rsidR="000D375C" w:rsidRDefault="000D375C">
      <w:pPr>
        <w:spacing w:before="0" w:after="0"/>
        <w:jc w:val="left"/>
        <w:rPr>
          <w:ins w:id="1663" w:author="Thomas CARTERET" w:date="2021-06-11T11:58:00Z"/>
          <w:b/>
          <w:bCs/>
          <w:caps/>
          <w:spacing w:val="15"/>
          <w:szCs w:val="22"/>
          <w:lang w:val="en-US"/>
        </w:rPr>
      </w:pPr>
      <w:bookmarkStart w:id="1664" w:name="_Toc36813618"/>
      <w:ins w:id="1665" w:author="Thomas CARTERET" w:date="2021-06-11T11:58:00Z">
        <w:r>
          <w:rPr>
            <w:lang w:val="en-US"/>
          </w:rPr>
          <w:br w:type="page"/>
        </w:r>
      </w:ins>
    </w:p>
    <w:p w14:paraId="72C037F5" w14:textId="7D92BADF" w:rsidR="00961444" w:rsidRPr="000D375C" w:rsidRDefault="000D375C" w:rsidP="00961444">
      <w:pPr>
        <w:pStyle w:val="Titre1"/>
        <w:shd w:val="clear" w:color="auto" w:fill="8DB3E2"/>
        <w:rPr>
          <w:ins w:id="1666" w:author="Thomas CARTERET" w:date="2021-06-11T11:49:00Z"/>
          <w:rPrChange w:id="1667" w:author="Thomas CARTERET" w:date="2021-06-11T11:58:00Z">
            <w:rPr>
              <w:ins w:id="1668" w:author="Thomas CARTERET" w:date="2021-06-11T11:49:00Z"/>
              <w:lang w:val="en-US"/>
            </w:rPr>
          </w:rPrChange>
        </w:rPr>
      </w:pPr>
      <w:ins w:id="1669" w:author="Thomas CARTERET" w:date="2021-06-11T11:59:00Z">
        <w:r>
          <w:lastRenderedPageBreak/>
          <w:t>6</w:t>
        </w:r>
      </w:ins>
      <w:ins w:id="1670" w:author="Thomas CARTERET" w:date="2021-06-11T11:49:00Z">
        <w:r w:rsidR="00961444" w:rsidRPr="000D375C">
          <w:rPr>
            <w:rFonts w:cstheme="minorHAnsi"/>
            <w:rPrChange w:id="1671" w:author="Thomas CARTERET" w:date="2021-06-11T11:58:00Z">
              <w:rPr>
                <w:rFonts w:cstheme="minorHAnsi"/>
                <w:lang w:val="en-US"/>
              </w:rPr>
            </w:rPrChange>
          </w:rPr>
          <w:t>. Agent Behaviors</w:t>
        </w:r>
        <w:bookmarkEnd w:id="1664"/>
      </w:ins>
    </w:p>
    <w:p w14:paraId="5836C883" w14:textId="77777777" w:rsidR="000D375C" w:rsidRPr="00AC1F03" w:rsidRDefault="000D375C" w:rsidP="000D375C">
      <w:pPr>
        <w:rPr>
          <w:ins w:id="1672" w:author="Thomas CARTERET" w:date="2021-06-11T11:58:00Z"/>
          <w:b/>
          <w:bCs/>
          <w:sz w:val="36"/>
          <w:szCs w:val="28"/>
        </w:rPr>
      </w:pPr>
      <w:ins w:id="1673" w:author="Thomas CARTERET" w:date="2021-06-11T11:58:00Z">
        <w:r w:rsidRPr="00AC1F03">
          <w:rPr>
            <w:b/>
            <w:bCs/>
            <w:sz w:val="36"/>
            <w:szCs w:val="28"/>
          </w:rPr>
          <w:t>Reprendre partie 2 de l’ancien dossier</w:t>
        </w:r>
      </w:ins>
    </w:p>
    <w:p w14:paraId="466CD511" w14:textId="77777777" w:rsidR="000D375C" w:rsidRPr="000D375C" w:rsidRDefault="000D375C" w:rsidP="00961444">
      <w:pPr>
        <w:rPr>
          <w:ins w:id="1674" w:author="Thomas CARTERET" w:date="2021-06-11T11:58:00Z"/>
          <w:rPrChange w:id="1675" w:author="Thomas CARTERET" w:date="2021-06-11T11:58:00Z">
            <w:rPr>
              <w:ins w:id="1676" w:author="Thomas CARTERET" w:date="2021-06-11T11:58:00Z"/>
              <w:lang w:val="en-US"/>
            </w:rPr>
          </w:rPrChange>
        </w:rPr>
      </w:pPr>
    </w:p>
    <w:p w14:paraId="532F9F79" w14:textId="32D8E8EF" w:rsidR="00961444" w:rsidRPr="00B136FF" w:rsidRDefault="00961444" w:rsidP="00961444">
      <w:pPr>
        <w:rPr>
          <w:ins w:id="1677" w:author="Thomas CARTERET" w:date="2021-06-11T11:49:00Z"/>
          <w:lang w:val="en-US"/>
        </w:rPr>
      </w:pPr>
      <w:ins w:id="1678" w:author="Thomas CARTERET" w:date="2021-06-11T11:49:00Z">
        <w:r w:rsidRPr="00B136FF">
          <w:rPr>
            <w:lang w:val="en-US"/>
          </w:rPr>
          <w:t>Describe (UML class diagram, UML sequence diagram, algorithms) the behaviors of the agents, and the interactions among the agents.</w:t>
        </w:r>
      </w:ins>
    </w:p>
    <w:p w14:paraId="7AEF78F9" w14:textId="77777777" w:rsidR="00883FDB" w:rsidRPr="00AC1F03" w:rsidRDefault="00883FDB" w:rsidP="00961444">
      <w:pPr>
        <w:pStyle w:val="AbstractText"/>
        <w:rPr>
          <w:ins w:id="1679" w:author="Thomas CARTERET" w:date="2021-06-11T11:43:00Z"/>
          <w:rFonts w:eastAsiaTheme="minorEastAsia"/>
        </w:rPr>
        <w:pPrChange w:id="1680" w:author="Thomas CARTERET" w:date="2021-06-11T11:49:00Z">
          <w:pPr>
            <w:spacing w:before="100" w:beforeAutospacing="1" w:after="100" w:afterAutospacing="1"/>
          </w:pPr>
        </w:pPrChange>
      </w:pPr>
    </w:p>
    <w:p w14:paraId="354D9E82" w14:textId="77777777" w:rsidR="000D375C" w:rsidRDefault="000D375C" w:rsidP="000D375C">
      <w:pPr>
        <w:spacing w:before="0" w:after="0"/>
        <w:jc w:val="left"/>
        <w:rPr>
          <w:ins w:id="1681" w:author="Thomas CARTERET" w:date="2021-06-11T12:01:00Z"/>
          <w:b/>
          <w:bCs/>
          <w:caps/>
          <w:spacing w:val="15"/>
          <w:szCs w:val="22"/>
          <w:lang w:val="en-US"/>
        </w:rPr>
      </w:pPr>
      <w:ins w:id="1682" w:author="Thomas CARTERET" w:date="2021-06-11T12:00:00Z">
        <w:r>
          <w:rPr>
            <w:lang w:val="en-US"/>
          </w:rPr>
          <w:br w:type="page"/>
        </w:r>
      </w:ins>
      <w:ins w:id="1683" w:author="Thomas CARTERET" w:date="2021-06-11T12:01:00Z">
        <w:r>
          <w:rPr>
            <w:lang w:val="en-US"/>
          </w:rPr>
          <w:lastRenderedPageBreak/>
          <w:br w:type="page"/>
        </w:r>
      </w:ins>
    </w:p>
    <w:p w14:paraId="7DC6C182" w14:textId="5164A1F3" w:rsidR="000D375C" w:rsidRPr="00AC1F03" w:rsidRDefault="000D375C" w:rsidP="000D375C">
      <w:pPr>
        <w:pStyle w:val="Titre1"/>
        <w:shd w:val="clear" w:color="auto" w:fill="8DB3E2"/>
        <w:rPr>
          <w:ins w:id="1684" w:author="Thomas CARTERET" w:date="2021-06-11T12:01:00Z"/>
        </w:rPr>
      </w:pPr>
      <w:ins w:id="1685" w:author="Thomas CARTERET" w:date="2021-06-11T12:02:00Z">
        <w:r>
          <w:lastRenderedPageBreak/>
          <w:t>7</w:t>
        </w:r>
      </w:ins>
      <w:ins w:id="1686" w:author="Thomas CARTERET" w:date="2021-06-11T12:01:00Z">
        <w:r w:rsidRPr="00AC1F03">
          <w:rPr>
            <w:rFonts w:cstheme="minorHAnsi"/>
          </w:rPr>
          <w:t xml:space="preserve">. </w:t>
        </w:r>
        <w:r>
          <w:rPr>
            <w:rFonts w:cstheme="minorHAnsi"/>
          </w:rPr>
          <w:t>Physic implementation</w:t>
        </w:r>
      </w:ins>
    </w:p>
    <w:p w14:paraId="3E70061A" w14:textId="4CFA81BA" w:rsidR="000D375C" w:rsidRDefault="000D375C">
      <w:pPr>
        <w:spacing w:before="0" w:after="0"/>
        <w:jc w:val="left"/>
        <w:rPr>
          <w:ins w:id="1687" w:author="Thomas CARTERET" w:date="2021-06-11T12:00:00Z"/>
          <w:b/>
          <w:bCs/>
          <w:caps/>
          <w:spacing w:val="15"/>
          <w:szCs w:val="22"/>
          <w:lang w:val="en-US"/>
        </w:rPr>
      </w:pPr>
    </w:p>
    <w:p w14:paraId="01F8E13F" w14:textId="77777777" w:rsidR="007E49FD" w:rsidRDefault="007E49FD">
      <w:pPr>
        <w:spacing w:before="0" w:after="0"/>
        <w:jc w:val="left"/>
        <w:rPr>
          <w:ins w:id="1688" w:author="Thomas CARTERET" w:date="2021-06-11T12:02:00Z"/>
          <w:b/>
          <w:bCs/>
          <w:caps/>
          <w:spacing w:val="15"/>
          <w:szCs w:val="22"/>
          <w:lang w:val="en-US"/>
        </w:rPr>
      </w:pPr>
      <w:ins w:id="1689" w:author="Thomas CARTERET" w:date="2021-06-11T12:02:00Z">
        <w:r>
          <w:rPr>
            <w:lang w:val="en-US"/>
          </w:rPr>
          <w:br w:type="page"/>
        </w:r>
      </w:ins>
    </w:p>
    <w:p w14:paraId="5000F3F9" w14:textId="22ED3AE3" w:rsidR="00883FDB" w:rsidRPr="006A4396" w:rsidRDefault="000D375C" w:rsidP="00883FDB">
      <w:pPr>
        <w:pStyle w:val="Titre1"/>
        <w:shd w:val="clear" w:color="auto" w:fill="8DB3E2"/>
        <w:rPr>
          <w:ins w:id="1690" w:author="Thomas CARTERET" w:date="2021-06-11T11:43:00Z"/>
          <w:lang w:val="en-US"/>
        </w:rPr>
      </w:pPr>
      <w:ins w:id="1691" w:author="Thomas CARTERET" w:date="2021-06-11T12:02:00Z">
        <w:r>
          <w:rPr>
            <w:lang w:val="en-US"/>
          </w:rPr>
          <w:lastRenderedPageBreak/>
          <w:t>8</w:t>
        </w:r>
      </w:ins>
      <w:ins w:id="1692" w:author="Thomas CARTERET" w:date="2021-06-11T11:43:00Z">
        <w:r w:rsidR="00883FDB" w:rsidRPr="006A4396">
          <w:rPr>
            <w:rFonts w:cstheme="minorHAnsi"/>
            <w:lang w:val="en-US"/>
          </w:rPr>
          <w:t>. User Interface</w:t>
        </w:r>
      </w:ins>
    </w:p>
    <w:p w14:paraId="36C7B838" w14:textId="7FF8B298" w:rsidR="000B6C4D" w:rsidRDefault="00883FDB" w:rsidP="00883FDB">
      <w:pPr>
        <w:rPr>
          <w:ins w:id="1693" w:author="Thomas CARTERET" w:date="2021-06-11T11:44:00Z"/>
          <w:b/>
          <w:bCs/>
          <w:caps/>
          <w:spacing w:val="15"/>
          <w:szCs w:val="22"/>
          <w:lang w:val="en-US"/>
        </w:rPr>
      </w:pPr>
      <w:ins w:id="1694" w:author="Thomas CARTERET" w:date="2021-06-11T11:43:00Z">
        <w:r w:rsidRPr="00AC1F03">
          <w:rPr>
            <w:lang w:val="en-US"/>
          </w:rPr>
          <w:t>The interface of this project will be a 2D view of the map from above. On the map the agents will be represented as circles of colors. The design of the objects is still not decided (probably rectangles of colors). The user will be able to choose between different scenarios and/or place the number of agents and objects on the map then start the simulation. The user may also be able to choose the different parameters of each agent placed on the map (original state, tolerance, ….).</w:t>
        </w:r>
      </w:ins>
    </w:p>
    <w:p w14:paraId="02E87ACB" w14:textId="2BBB5DBE" w:rsidR="00883FDB" w:rsidRDefault="00883FDB" w:rsidP="00883FDB">
      <w:pPr>
        <w:rPr>
          <w:ins w:id="1695" w:author="Thomas CARTERET" w:date="2021-06-11T11:44:00Z"/>
          <w:b/>
          <w:bCs/>
          <w:caps/>
          <w:spacing w:val="15"/>
          <w:szCs w:val="22"/>
          <w:lang w:val="en-US"/>
        </w:rPr>
      </w:pPr>
    </w:p>
    <w:p w14:paraId="4E080B01" w14:textId="77777777" w:rsidR="00883FDB" w:rsidRPr="00B136FF" w:rsidRDefault="00883FDB" w:rsidP="00883FDB">
      <w:pPr>
        <w:rPr>
          <w:ins w:id="1696" w:author="Thomas CARTERET" w:date="2021-06-11T11:36:00Z"/>
          <w:lang w:val="en-US"/>
        </w:rPr>
        <w:pPrChange w:id="1697" w:author="Thomas CARTERET" w:date="2021-06-11T11:44:00Z">
          <w:pPr>
            <w:pStyle w:val="Titre1"/>
            <w:shd w:val="clear" w:color="auto" w:fill="8DB3E2"/>
          </w:pPr>
        </w:pPrChange>
      </w:pPr>
    </w:p>
    <w:p w14:paraId="26F300FB" w14:textId="77777777" w:rsidR="000B6C4D" w:rsidRPr="00B136FF" w:rsidRDefault="000B6C4D" w:rsidP="000B6C4D">
      <w:pPr>
        <w:rPr>
          <w:ins w:id="1698" w:author="Thomas CARTERET" w:date="2021-06-11T11:36:00Z"/>
          <w:lang w:val="en-US"/>
        </w:rPr>
      </w:pPr>
      <w:ins w:id="1699" w:author="Thomas CARTERET" w:date="2021-06-11T11:36:00Z">
        <w:r w:rsidRPr="00B136FF">
          <w:rPr>
            <w:lang w:val="en-US"/>
          </w:rPr>
          <w:t xml:space="preserve">Extend the description of the user interface from the requirement document in order to provide a complete guide to the user in order to use your simulator. </w:t>
        </w:r>
      </w:ins>
    </w:p>
    <w:p w14:paraId="54576104" w14:textId="77777777" w:rsidR="000B6C4D" w:rsidRPr="00B136FF" w:rsidRDefault="000B6C4D" w:rsidP="000B6C4D">
      <w:pPr>
        <w:rPr>
          <w:ins w:id="1700" w:author="Thomas CARTERET" w:date="2021-06-11T11:36:00Z"/>
          <w:lang w:val="en-US"/>
        </w:rPr>
      </w:pPr>
    </w:p>
    <w:p w14:paraId="034DA798" w14:textId="77777777" w:rsidR="000D375C" w:rsidRDefault="000D375C">
      <w:pPr>
        <w:spacing w:before="0" w:after="0"/>
        <w:jc w:val="left"/>
        <w:rPr>
          <w:ins w:id="1701" w:author="Thomas CARTERET" w:date="2021-06-11T12:00:00Z"/>
          <w:b/>
          <w:bCs/>
          <w:caps/>
          <w:spacing w:val="15"/>
          <w:szCs w:val="22"/>
          <w:lang w:val="en-US"/>
        </w:rPr>
      </w:pPr>
      <w:bookmarkStart w:id="1702" w:name="_Toc36813620"/>
      <w:ins w:id="1703" w:author="Thomas CARTERET" w:date="2021-06-11T12:00:00Z">
        <w:r>
          <w:rPr>
            <w:lang w:val="en-US"/>
          </w:rPr>
          <w:br w:type="page"/>
        </w:r>
      </w:ins>
    </w:p>
    <w:p w14:paraId="3731A73A" w14:textId="582695F0" w:rsidR="000B6C4D" w:rsidRPr="00B136FF" w:rsidRDefault="000D375C" w:rsidP="000B6C4D">
      <w:pPr>
        <w:pStyle w:val="Titre1"/>
        <w:shd w:val="clear" w:color="auto" w:fill="8DB3E2"/>
        <w:rPr>
          <w:ins w:id="1704" w:author="Thomas CARTERET" w:date="2021-06-11T11:36:00Z"/>
          <w:lang w:val="en-US"/>
        </w:rPr>
      </w:pPr>
      <w:ins w:id="1705" w:author="Thomas CARTERET" w:date="2021-06-11T12:02:00Z">
        <w:r>
          <w:rPr>
            <w:lang w:val="en-US"/>
          </w:rPr>
          <w:lastRenderedPageBreak/>
          <w:t>9</w:t>
        </w:r>
      </w:ins>
      <w:ins w:id="1706" w:author="Thomas CARTERET" w:date="2021-06-11T11:36:00Z">
        <w:r w:rsidR="000B6C4D" w:rsidRPr="00B136FF">
          <w:rPr>
            <w:rFonts w:cstheme="minorHAnsi"/>
            <w:lang w:val="en-US"/>
          </w:rPr>
          <w:t xml:space="preserve">. Simulation </w:t>
        </w:r>
      </w:ins>
      <w:bookmarkEnd w:id="1702"/>
      <w:ins w:id="1707" w:author="Thomas CARTERET" w:date="2021-06-11T12:03:00Z">
        <w:r w:rsidR="007E49FD">
          <w:rPr>
            <w:rFonts w:cstheme="minorHAnsi"/>
            <w:lang w:val="en-US"/>
          </w:rPr>
          <w:t>comments</w:t>
        </w:r>
      </w:ins>
    </w:p>
    <w:p w14:paraId="06E92E92" w14:textId="77777777" w:rsidR="000B6C4D" w:rsidRPr="00B136FF" w:rsidRDefault="000B6C4D" w:rsidP="000B6C4D">
      <w:pPr>
        <w:rPr>
          <w:ins w:id="1708" w:author="Thomas CARTERET" w:date="2021-06-11T11:36:00Z"/>
          <w:lang w:val="en-US"/>
        </w:rPr>
      </w:pPr>
      <w:ins w:id="1709" w:author="Thomas CARTERET" w:date="2021-06-11T11:36:00Z">
        <w:r w:rsidRPr="00B136FF">
          <w:rPr>
            <w:lang w:val="en-US"/>
          </w:rPr>
          <w:t xml:space="preserve">For each of the measurable indicators that are defined into the requirement document, provide the measured results from your simulator. </w:t>
        </w:r>
      </w:ins>
    </w:p>
    <w:p w14:paraId="7AC81004" w14:textId="1433AAE9" w:rsidR="00BF3AB1" w:rsidDel="000C1059" w:rsidRDefault="00BF3AB1">
      <w:pPr>
        <w:spacing w:before="0" w:after="0"/>
        <w:jc w:val="left"/>
        <w:rPr>
          <w:ins w:id="1710" w:author="Thomas Carteret" w:date="2021-04-07T16:51:00Z"/>
          <w:del w:id="1711" w:author="Thomas CARTERET" w:date="2021-06-11T11:45:00Z"/>
          <w:b/>
          <w:bCs/>
          <w:caps/>
          <w:spacing w:val="15"/>
          <w:szCs w:val="22"/>
          <w:lang w:val="en-US"/>
        </w:rPr>
      </w:pPr>
      <w:ins w:id="1712" w:author="Thomas Carteret" w:date="2021-04-07T16:51:00Z">
        <w:del w:id="1713" w:author="Thomas CARTERET" w:date="2021-06-11T11:45:00Z">
          <w:r w:rsidDel="000C1059">
            <w:rPr>
              <w:lang w:val="en-US"/>
            </w:rPr>
            <w:br w:type="page"/>
          </w:r>
        </w:del>
      </w:ins>
    </w:p>
    <w:p w14:paraId="600736FC" w14:textId="34053F3A" w:rsidR="000E1B2F" w:rsidRPr="006A4396" w:rsidDel="000C1059" w:rsidRDefault="00803966" w:rsidP="000E1B2F">
      <w:pPr>
        <w:pStyle w:val="Titre1"/>
        <w:shd w:val="clear" w:color="auto" w:fill="8DB3E2"/>
        <w:rPr>
          <w:del w:id="1714" w:author="Thomas CARTERET" w:date="2021-06-11T11:45:00Z"/>
          <w:lang w:val="en-US"/>
        </w:rPr>
      </w:pPr>
      <w:bookmarkStart w:id="1715" w:name="_Toc74303595"/>
      <w:del w:id="1716" w:author="Thomas CARTERET" w:date="2021-06-11T11:45:00Z">
        <w:r w:rsidRPr="006A4396" w:rsidDel="000C1059">
          <w:rPr>
            <w:lang w:val="en-US"/>
          </w:rPr>
          <w:delText>3</w:delText>
        </w:r>
        <w:r w:rsidR="000E1B2F" w:rsidRPr="006A4396" w:rsidDel="000C1059">
          <w:rPr>
            <w:rFonts w:cstheme="minorHAnsi"/>
            <w:lang w:val="en-US"/>
          </w:rPr>
          <w:delText>. T</w:delText>
        </w:r>
        <w:r w:rsidR="007D79E5" w:rsidRPr="006A4396" w:rsidDel="000C1059">
          <w:rPr>
            <w:rFonts w:cstheme="minorHAnsi"/>
            <w:lang w:val="en-US"/>
          </w:rPr>
          <w:delText xml:space="preserve">echnological </w:delText>
        </w:r>
        <w:r w:rsidR="000E1B2F" w:rsidRPr="006A4396" w:rsidDel="000C1059">
          <w:rPr>
            <w:rFonts w:cstheme="minorHAnsi"/>
            <w:lang w:val="en-US"/>
          </w:rPr>
          <w:delText>E</w:delText>
        </w:r>
        <w:r w:rsidR="007D79E5" w:rsidRPr="006A4396" w:rsidDel="000C1059">
          <w:rPr>
            <w:rFonts w:cstheme="minorHAnsi"/>
            <w:lang w:val="en-US"/>
          </w:rPr>
          <w:delText>nvironment</w:delText>
        </w:r>
        <w:bookmarkEnd w:id="1715"/>
      </w:del>
    </w:p>
    <w:p w14:paraId="2F88A773" w14:textId="7E14D260" w:rsidR="00747DFA" w:rsidRPr="00747DFA" w:rsidDel="000C1059" w:rsidRDefault="00747DFA">
      <w:pPr>
        <w:spacing w:before="100" w:beforeAutospacing="1" w:after="100" w:afterAutospacing="1"/>
        <w:rPr>
          <w:ins w:id="1717" w:author="Thomas Carteret" w:date="2021-04-07T16:24:00Z"/>
          <w:del w:id="1718" w:author="Thomas CARTERET" w:date="2021-06-11T11:45:00Z"/>
          <w:lang w:val="en-US"/>
          <w:rPrChange w:id="1719" w:author="Thomas Carteret" w:date="2021-04-07T16:25:00Z">
            <w:rPr>
              <w:ins w:id="1720" w:author="Thomas Carteret" w:date="2021-04-07T16:24:00Z"/>
              <w:del w:id="1721" w:author="Thomas CARTERET" w:date="2021-06-11T11:45:00Z"/>
              <w:rFonts w:ascii="Times New Roman" w:eastAsia="Times New Roman" w:hAnsi="Times New Roman" w:cs="Times New Roman"/>
              <w:szCs w:val="24"/>
              <w:lang w:eastAsia="fr-FR"/>
            </w:rPr>
          </w:rPrChange>
        </w:rPr>
        <w:pPrChange w:id="1722" w:author="Thomas Carteret" w:date="2021-04-07T16:57:00Z">
          <w:pPr>
            <w:spacing w:before="100" w:beforeAutospacing="1" w:after="100" w:afterAutospacing="1"/>
            <w:jc w:val="left"/>
          </w:pPr>
        </w:pPrChange>
      </w:pPr>
      <w:ins w:id="1723" w:author="Thomas Carteret" w:date="2021-04-07T16:24:00Z">
        <w:del w:id="1724" w:author="Thomas CARTERET" w:date="2021-06-11T11:45:00Z">
          <w:r w:rsidRPr="00747DFA" w:rsidDel="000C1059">
            <w:rPr>
              <w:lang w:val="en-US"/>
              <w:rPrChange w:id="1725" w:author="Thomas Carteret" w:date="2021-04-07T16:25:00Z">
                <w:rPr>
                  <w:rFonts w:ascii="Times New Roman" w:eastAsia="Times New Roman" w:hAnsi="Times New Roman" w:cs="Times New Roman"/>
                  <w:szCs w:val="24"/>
                  <w:lang w:eastAsia="fr-FR"/>
                </w:rPr>
              </w:rPrChange>
            </w:rPr>
            <w:delText xml:space="preserve">For this project we made the choice to work with the java and SARL programming languages. We chose to go with SARL for several reasons. </w:delText>
          </w:r>
        </w:del>
      </w:ins>
      <w:ins w:id="1726" w:author="Thomas Carteret" w:date="2021-04-07T16:48:00Z">
        <w:del w:id="1727" w:author="Thomas CARTERET" w:date="2021-06-11T11:45:00Z">
          <w:r w:rsidR="00F72392" w:rsidRPr="00747DFA" w:rsidDel="000C1059">
            <w:rPr>
              <w:lang w:val="en-US"/>
            </w:rPr>
            <w:delText>First,</w:delText>
          </w:r>
        </w:del>
      </w:ins>
      <w:ins w:id="1728" w:author="Thomas Carteret" w:date="2021-04-07T16:24:00Z">
        <w:del w:id="1729" w:author="Thomas CARTERET" w:date="2021-06-11T11:45:00Z">
          <w:r w:rsidRPr="00747DFA" w:rsidDel="000C1059">
            <w:rPr>
              <w:lang w:val="en-US"/>
              <w:rPrChange w:id="1730" w:author="Thomas Carteret" w:date="2021-04-07T16:25:00Z">
                <w:rPr>
                  <w:rFonts w:ascii="Times New Roman" w:eastAsia="Times New Roman" w:hAnsi="Times New Roman" w:cs="Times New Roman"/>
                  <w:szCs w:val="24"/>
                  <w:lang w:eastAsia="fr-FR"/>
                </w:rPr>
              </w:rPrChange>
            </w:rPr>
            <w:delText xml:space="preserve"> it’s a powerful and diverse tool in mutli</w:delText>
          </w:r>
        </w:del>
      </w:ins>
      <w:ins w:id="1731" w:author="Thomas Carteret" w:date="2021-04-07T16:48:00Z">
        <w:del w:id="1732" w:author="Thomas CARTERET" w:date="2021-06-11T11:45:00Z">
          <w:r w:rsidR="00F72392" w:rsidDel="000C1059">
            <w:rPr>
              <w:lang w:val="en-US"/>
            </w:rPr>
            <w:delText>-</w:delText>
          </w:r>
        </w:del>
      </w:ins>
      <w:ins w:id="1733" w:author="Thomas Carteret" w:date="2021-04-07T16:24:00Z">
        <w:del w:id="1734" w:author="Thomas CARTERET" w:date="2021-06-11T11:45:00Z">
          <w:r w:rsidRPr="00747DFA" w:rsidDel="000C1059">
            <w:rPr>
              <w:lang w:val="en-US"/>
              <w:rPrChange w:id="1735" w:author="Thomas Carteret" w:date="2021-04-07T16:25:00Z">
                <w:rPr>
                  <w:rFonts w:ascii="Times New Roman" w:eastAsia="Times New Roman" w:hAnsi="Times New Roman" w:cs="Times New Roman"/>
                  <w:szCs w:val="24"/>
                  <w:lang w:eastAsia="fr-FR"/>
                </w:rPr>
              </w:rPrChange>
            </w:rPr>
            <w:delText xml:space="preserve">agent programming. It is also quick to set up, </w:delText>
          </w:r>
        </w:del>
      </w:ins>
      <w:ins w:id="1736" w:author="Thomas Carteret" w:date="2021-04-07T16:48:00Z">
        <w:del w:id="1737" w:author="Thomas CARTERET" w:date="2021-06-11T11:45:00Z">
          <w:r w:rsidR="00F72392" w:rsidRPr="00747DFA" w:rsidDel="000C1059">
            <w:rPr>
              <w:lang w:val="en-US"/>
            </w:rPr>
            <w:delText>conveniently</w:delText>
          </w:r>
        </w:del>
      </w:ins>
      <w:ins w:id="1738" w:author="Thomas Carteret" w:date="2021-04-07T16:24:00Z">
        <w:del w:id="1739" w:author="Thomas CARTERET" w:date="2021-06-11T11:45:00Z">
          <w:r w:rsidRPr="00747DFA" w:rsidDel="000C1059">
            <w:rPr>
              <w:lang w:val="en-US"/>
              <w:rPrChange w:id="1740" w:author="Thomas Carteret" w:date="2021-04-07T16:25:00Z">
                <w:rPr>
                  <w:rFonts w:ascii="Times New Roman" w:eastAsia="Times New Roman" w:hAnsi="Times New Roman" w:cs="Times New Roman"/>
                  <w:szCs w:val="24"/>
                  <w:lang w:eastAsia="fr-FR"/>
                </w:rPr>
              </w:rPrChange>
            </w:rPr>
            <w:delText xml:space="preserve"> made for group programming and well documented. Of course, we also chose it because we've already started working with this technology.</w:delText>
          </w:r>
        </w:del>
      </w:ins>
    </w:p>
    <w:p w14:paraId="288CACD6" w14:textId="29404F3C" w:rsidR="00747DFA" w:rsidRPr="00747DFA" w:rsidDel="000C1059" w:rsidRDefault="00747DFA">
      <w:pPr>
        <w:spacing w:before="100" w:beforeAutospacing="1" w:after="100" w:afterAutospacing="1"/>
        <w:rPr>
          <w:ins w:id="1741" w:author="Thomas Carteret" w:date="2021-04-07T16:24:00Z"/>
          <w:del w:id="1742" w:author="Thomas CARTERET" w:date="2021-06-11T11:45:00Z"/>
          <w:lang w:val="en-US"/>
          <w:rPrChange w:id="1743" w:author="Thomas Carteret" w:date="2021-04-07T16:25:00Z">
            <w:rPr>
              <w:ins w:id="1744" w:author="Thomas Carteret" w:date="2021-04-07T16:24:00Z"/>
              <w:del w:id="1745" w:author="Thomas CARTERET" w:date="2021-06-11T11:45:00Z"/>
              <w:rFonts w:ascii="Times New Roman" w:eastAsia="Times New Roman" w:hAnsi="Times New Roman" w:cs="Times New Roman"/>
              <w:szCs w:val="24"/>
              <w:lang w:eastAsia="fr-FR"/>
            </w:rPr>
          </w:rPrChange>
        </w:rPr>
        <w:pPrChange w:id="1746" w:author="Thomas Carteret" w:date="2021-04-07T16:57:00Z">
          <w:pPr>
            <w:spacing w:before="100" w:beforeAutospacing="1" w:after="100" w:afterAutospacing="1"/>
            <w:jc w:val="left"/>
          </w:pPr>
        </w:pPrChange>
      </w:pPr>
      <w:ins w:id="1747" w:author="Thomas Carteret" w:date="2021-04-07T16:24:00Z">
        <w:del w:id="1748" w:author="Thomas CARTERET" w:date="2021-06-11T11:45:00Z">
          <w:r w:rsidRPr="00747DFA" w:rsidDel="000C1059">
            <w:rPr>
              <w:lang w:val="en-US"/>
              <w:rPrChange w:id="1749" w:author="Thomas Carteret" w:date="2021-04-07T16:25:00Z">
                <w:rPr>
                  <w:rFonts w:ascii="Times New Roman" w:eastAsia="Times New Roman" w:hAnsi="Times New Roman" w:cs="Times New Roman"/>
                  <w:szCs w:val="24"/>
                  <w:lang w:eastAsia="fr-FR"/>
                </w:rPr>
              </w:rPrChange>
            </w:rPr>
            <w:delText xml:space="preserve">For the UI we decided to use swing because it is simple to implement and good enough for our application. In this project we truly aim to have a functioning backend simulation more than anything, to really be able to get </w:delText>
          </w:r>
        </w:del>
      </w:ins>
      <w:ins w:id="1750" w:author="Thomas Carteret" w:date="2021-04-07T16:48:00Z">
        <w:del w:id="1751" w:author="Thomas CARTERET" w:date="2021-06-11T11:45:00Z">
          <w:r w:rsidR="00F72392" w:rsidRPr="00747DFA" w:rsidDel="000C1059">
            <w:rPr>
              <w:lang w:val="en-US"/>
            </w:rPr>
            <w:delText>coherent</w:delText>
          </w:r>
        </w:del>
      </w:ins>
      <w:ins w:id="1752" w:author="Thomas Carteret" w:date="2021-04-07T16:24:00Z">
        <w:del w:id="1753" w:author="Thomas CARTERET" w:date="2021-06-11T11:45:00Z">
          <w:r w:rsidRPr="00747DFA" w:rsidDel="000C1059">
            <w:rPr>
              <w:lang w:val="en-US"/>
              <w:rPrChange w:id="1754" w:author="Thomas Carteret" w:date="2021-04-07T16:25:00Z">
                <w:rPr>
                  <w:rFonts w:ascii="Times New Roman" w:eastAsia="Times New Roman" w:hAnsi="Times New Roman" w:cs="Times New Roman"/>
                  <w:szCs w:val="24"/>
                  <w:lang w:eastAsia="fr-FR"/>
                </w:rPr>
              </w:rPrChange>
            </w:rPr>
            <w:delText xml:space="preserve"> studies out of our work.</w:delText>
          </w:r>
        </w:del>
      </w:ins>
    </w:p>
    <w:p w14:paraId="37CF6137" w14:textId="37884AA1" w:rsidR="00747DFA" w:rsidRPr="00747DFA" w:rsidDel="000C1059" w:rsidRDefault="00747DFA">
      <w:pPr>
        <w:spacing w:before="100" w:beforeAutospacing="1" w:after="100" w:afterAutospacing="1"/>
        <w:rPr>
          <w:ins w:id="1755" w:author="Thomas Carteret" w:date="2021-04-07T16:24:00Z"/>
          <w:del w:id="1756" w:author="Thomas CARTERET" w:date="2021-06-11T11:45:00Z"/>
          <w:lang w:val="en-US"/>
          <w:rPrChange w:id="1757" w:author="Thomas Carteret" w:date="2021-04-07T16:25:00Z">
            <w:rPr>
              <w:ins w:id="1758" w:author="Thomas Carteret" w:date="2021-04-07T16:24:00Z"/>
              <w:del w:id="1759" w:author="Thomas CARTERET" w:date="2021-06-11T11:45:00Z"/>
              <w:rFonts w:ascii="Times New Roman" w:eastAsia="Times New Roman" w:hAnsi="Times New Roman" w:cs="Times New Roman"/>
              <w:szCs w:val="24"/>
              <w:lang w:eastAsia="fr-FR"/>
            </w:rPr>
          </w:rPrChange>
        </w:rPr>
        <w:pPrChange w:id="1760" w:author="Thomas Carteret" w:date="2021-04-07T16:57:00Z">
          <w:pPr>
            <w:spacing w:before="100" w:beforeAutospacing="1" w:after="100" w:afterAutospacing="1"/>
            <w:jc w:val="left"/>
          </w:pPr>
        </w:pPrChange>
      </w:pPr>
      <w:ins w:id="1761" w:author="Thomas Carteret" w:date="2021-04-07T16:24:00Z">
        <w:del w:id="1762" w:author="Thomas CARTERET" w:date="2021-06-11T11:45:00Z">
          <w:r w:rsidRPr="00747DFA" w:rsidDel="000C1059">
            <w:rPr>
              <w:lang w:val="en-US"/>
              <w:rPrChange w:id="1763" w:author="Thomas Carteret" w:date="2021-04-07T16:25:00Z">
                <w:rPr>
                  <w:rFonts w:ascii="Times New Roman" w:eastAsia="Times New Roman" w:hAnsi="Times New Roman" w:cs="Times New Roman"/>
                  <w:szCs w:val="24"/>
                  <w:lang w:eastAsia="fr-FR"/>
                </w:rPr>
              </w:rPrChange>
            </w:rPr>
            <w:delText xml:space="preserve">Our project will also use maven to allow the use of </w:delText>
          </w:r>
        </w:del>
      </w:ins>
      <w:ins w:id="1764" w:author="Thomas Carteret" w:date="2021-04-07T16:48:00Z">
        <w:del w:id="1765" w:author="Thomas CARTERET" w:date="2021-06-11T11:45:00Z">
          <w:r w:rsidR="00F72392" w:rsidRPr="00747DFA" w:rsidDel="000C1059">
            <w:rPr>
              <w:lang w:val="en-US"/>
            </w:rPr>
            <w:delText>libraries</w:delText>
          </w:r>
        </w:del>
      </w:ins>
      <w:ins w:id="1766" w:author="Thomas Carteret" w:date="2021-04-07T16:24:00Z">
        <w:del w:id="1767" w:author="Thomas CARTERET" w:date="2021-06-11T11:45:00Z">
          <w:r w:rsidRPr="00747DFA" w:rsidDel="000C1059">
            <w:rPr>
              <w:lang w:val="en-US"/>
              <w:rPrChange w:id="1768" w:author="Thomas Carteret" w:date="2021-04-07T16:25:00Z">
                <w:rPr>
                  <w:rFonts w:ascii="Times New Roman" w:eastAsia="Times New Roman" w:hAnsi="Times New Roman" w:cs="Times New Roman"/>
                  <w:szCs w:val="24"/>
                  <w:lang w:eastAsia="fr-FR"/>
                </w:rPr>
              </w:rPrChange>
            </w:rPr>
            <w:delText xml:space="preserve"> like the Arakhnê Foundation Classes with quad tree structures implemented (to be used for the </w:delText>
          </w:r>
        </w:del>
      </w:ins>
      <w:ins w:id="1769" w:author="Thomas Carteret" w:date="2021-04-07T16:50:00Z">
        <w:del w:id="1770" w:author="Thomas CARTERET" w:date="2021-06-11T11:45:00Z">
          <w:r w:rsidR="00F72392" w:rsidRPr="00747DFA" w:rsidDel="000C1059">
            <w:rPr>
              <w:lang w:val="en-US"/>
            </w:rPr>
            <w:delText>environment</w:delText>
          </w:r>
        </w:del>
      </w:ins>
      <w:ins w:id="1771" w:author="Thomas Carteret" w:date="2021-04-07T16:24:00Z">
        <w:del w:id="1772" w:author="Thomas CARTERET" w:date="2021-06-11T11:45:00Z">
          <w:r w:rsidRPr="00747DFA" w:rsidDel="000C1059">
            <w:rPr>
              <w:lang w:val="en-US"/>
              <w:rPrChange w:id="1773" w:author="Thomas Carteret" w:date="2021-04-07T16:25:00Z">
                <w:rPr>
                  <w:rFonts w:ascii="Times New Roman" w:eastAsia="Times New Roman" w:hAnsi="Times New Roman" w:cs="Times New Roman"/>
                  <w:szCs w:val="24"/>
                  <w:lang w:eastAsia="fr-FR"/>
                </w:rPr>
              </w:rPrChange>
            </w:rPr>
            <w:delText>).</w:delText>
          </w:r>
        </w:del>
      </w:ins>
    </w:p>
    <w:p w14:paraId="570FEE4E" w14:textId="478480E3" w:rsidR="00BF3AB1" w:rsidRPr="00747DFA" w:rsidDel="00883FDB" w:rsidRDefault="00747DFA" w:rsidP="00883FDB">
      <w:pPr>
        <w:spacing w:before="100" w:beforeAutospacing="1" w:after="100" w:afterAutospacing="1"/>
        <w:rPr>
          <w:ins w:id="1774" w:author="Thomas Carteret" w:date="2021-04-07T16:24:00Z"/>
          <w:del w:id="1775" w:author="Thomas CARTERET" w:date="2021-06-11T11:43:00Z"/>
          <w:lang w:val="en-US"/>
          <w:rPrChange w:id="1776" w:author="Thomas Carteret" w:date="2021-04-07T16:25:00Z">
            <w:rPr>
              <w:ins w:id="1777" w:author="Thomas Carteret" w:date="2021-04-07T16:24:00Z"/>
              <w:del w:id="1778" w:author="Thomas CARTERET" w:date="2021-06-11T11:43:00Z"/>
              <w:rFonts w:ascii="Times New Roman" w:eastAsia="Times New Roman" w:hAnsi="Times New Roman" w:cs="Times New Roman"/>
              <w:szCs w:val="24"/>
              <w:lang w:eastAsia="fr-FR"/>
            </w:rPr>
          </w:rPrChange>
        </w:rPr>
        <w:pPrChange w:id="1779" w:author="Thomas CARTERET" w:date="2021-06-11T11:43:00Z">
          <w:pPr>
            <w:spacing w:before="100" w:beforeAutospacing="1" w:after="100" w:afterAutospacing="1"/>
            <w:jc w:val="left"/>
          </w:pPr>
        </w:pPrChange>
      </w:pPr>
      <w:ins w:id="1780" w:author="Thomas Carteret" w:date="2021-04-07T16:24:00Z">
        <w:del w:id="1781" w:author="Thomas CARTERET" w:date="2021-06-11T11:45:00Z">
          <w:r w:rsidRPr="00747DFA" w:rsidDel="000C1059">
            <w:rPr>
              <w:lang w:val="en-US"/>
              <w:rPrChange w:id="1782" w:author="Thomas Carteret" w:date="2021-04-07T16:25:00Z">
                <w:rPr>
                  <w:rFonts w:ascii="Times New Roman" w:eastAsia="Times New Roman" w:hAnsi="Times New Roman" w:cs="Times New Roman"/>
                  <w:szCs w:val="24"/>
                  <w:lang w:eastAsia="fr-FR"/>
                </w:rPr>
              </w:rPrChange>
            </w:rPr>
            <w:delText xml:space="preserve">For the physics of our </w:delText>
          </w:r>
        </w:del>
      </w:ins>
      <w:ins w:id="1783" w:author="Thomas Carteret" w:date="2021-04-07T16:50:00Z">
        <w:del w:id="1784" w:author="Thomas CARTERET" w:date="2021-06-11T11:45:00Z">
          <w:r w:rsidR="00F72392" w:rsidRPr="00747DFA" w:rsidDel="000C1059">
            <w:rPr>
              <w:lang w:val="en-US"/>
            </w:rPr>
            <w:delText>simulation,</w:delText>
          </w:r>
        </w:del>
      </w:ins>
      <w:ins w:id="1785" w:author="Thomas Carteret" w:date="2021-04-07T16:24:00Z">
        <w:del w:id="1786" w:author="Thomas CARTERET" w:date="2021-06-11T11:45:00Z">
          <w:r w:rsidRPr="00747DFA" w:rsidDel="000C1059">
            <w:rPr>
              <w:lang w:val="en-US"/>
              <w:rPrChange w:id="1787" w:author="Thomas Carteret" w:date="2021-04-07T16:25:00Z">
                <w:rPr>
                  <w:rFonts w:ascii="Times New Roman" w:eastAsia="Times New Roman" w:hAnsi="Times New Roman" w:cs="Times New Roman"/>
                  <w:szCs w:val="24"/>
                  <w:lang w:eastAsia="fr-FR"/>
                </w:rPr>
              </w:rPrChange>
            </w:rPr>
            <w:delText xml:space="preserve"> we decided to go with the social force model.</w:delText>
          </w:r>
        </w:del>
      </w:ins>
    </w:p>
    <w:p w14:paraId="0FD53C10" w14:textId="774BA8D1" w:rsidR="000E1B2F" w:rsidRPr="006A4396" w:rsidDel="00883FDB" w:rsidRDefault="00803966" w:rsidP="00883FDB">
      <w:pPr>
        <w:spacing w:before="100" w:beforeAutospacing="1" w:after="100" w:afterAutospacing="1"/>
        <w:rPr>
          <w:del w:id="1788" w:author="Thomas CARTERET" w:date="2021-06-11T11:43:00Z"/>
          <w:lang w:val="en-US"/>
        </w:rPr>
        <w:pPrChange w:id="1789" w:author="Thomas CARTERET" w:date="2021-06-11T11:43:00Z">
          <w:pPr/>
        </w:pPrChange>
      </w:pPr>
      <w:del w:id="1790" w:author="Thomas CARTERET" w:date="2021-06-11T11:43:00Z">
        <w:r w:rsidRPr="006A4396" w:rsidDel="00883FDB">
          <w:rPr>
            <w:lang w:val="en-US"/>
          </w:rPr>
          <w:delText>Explain you’re a-priori technological choices</w:delText>
        </w:r>
        <w:r w:rsidR="000E1B2F" w:rsidRPr="006A4396" w:rsidDel="00883FDB">
          <w:rPr>
            <w:lang w:val="en-US"/>
          </w:rPr>
          <w:delText>.</w:delText>
        </w:r>
      </w:del>
    </w:p>
    <w:p w14:paraId="026DF57A" w14:textId="3FB79257" w:rsidR="006B1263" w:rsidRPr="006A4396" w:rsidDel="00883FDB" w:rsidRDefault="00803966" w:rsidP="00883FDB">
      <w:pPr>
        <w:spacing w:before="100" w:beforeAutospacing="1" w:after="100" w:afterAutospacing="1"/>
        <w:rPr>
          <w:del w:id="1791" w:author="Thomas CARTERET" w:date="2021-06-11T11:43:00Z"/>
          <w:lang w:val="en-US"/>
        </w:rPr>
        <w:pPrChange w:id="1792" w:author="Thomas CARTERET" w:date="2021-06-11T11:43:00Z">
          <w:pPr/>
        </w:pPrChange>
      </w:pPr>
      <w:del w:id="1793" w:author="Thomas CARTERET" w:date="2021-06-11T11:43:00Z">
        <w:r w:rsidRPr="006A4396" w:rsidDel="00883FDB">
          <w:rPr>
            <w:lang w:val="en-US"/>
          </w:rPr>
          <w:delText>Give concrete and arguments for your choices.</w:delText>
        </w:r>
        <w:r w:rsidR="00402CB4" w:rsidRPr="006A4396" w:rsidDel="00883FDB">
          <w:rPr>
            <w:lang w:val="en-US"/>
          </w:rPr>
          <w:delText xml:space="preserve"> </w:delText>
        </w:r>
      </w:del>
    </w:p>
    <w:p w14:paraId="4F6EFD9F" w14:textId="645027C7" w:rsidR="007D79E5" w:rsidRPr="006A4396" w:rsidDel="00883FDB" w:rsidRDefault="007D79E5" w:rsidP="00883FDB">
      <w:pPr>
        <w:spacing w:before="100" w:beforeAutospacing="1" w:after="100" w:afterAutospacing="1"/>
        <w:rPr>
          <w:del w:id="1794" w:author="Thomas CARTERET" w:date="2021-06-11T11:43:00Z"/>
          <w:lang w:val="en-US"/>
        </w:rPr>
        <w:pPrChange w:id="1795" w:author="Thomas CARTERET" w:date="2021-06-11T11:43:00Z">
          <w:pPr/>
        </w:pPrChange>
      </w:pPr>
      <w:del w:id="1796" w:author="Thomas CARTERET" w:date="2021-06-11T11:43:00Z">
        <w:r w:rsidRPr="006A4396" w:rsidDel="00883FDB">
          <w:rPr>
            <w:lang w:val="en-US"/>
          </w:rPr>
          <w:delText>More specifically, you have to given convincing arguments if you would not use SARL.</w:delText>
        </w:r>
      </w:del>
    </w:p>
    <w:p w14:paraId="70048E5C" w14:textId="7CC5EE94" w:rsidR="006B1263" w:rsidRPr="006A4396" w:rsidDel="00883FDB" w:rsidRDefault="006B1263" w:rsidP="00883FDB">
      <w:pPr>
        <w:spacing w:before="100" w:beforeAutospacing="1" w:after="100" w:afterAutospacing="1"/>
        <w:rPr>
          <w:del w:id="1797" w:author="Thomas CARTERET" w:date="2021-06-11T11:43:00Z"/>
          <w:lang w:val="en-US"/>
        </w:rPr>
        <w:pPrChange w:id="1798" w:author="Thomas CARTERET" w:date="2021-06-11T11:43:00Z">
          <w:pPr>
            <w:pStyle w:val="Titre1"/>
            <w:shd w:val="clear" w:color="auto" w:fill="8DB3E2"/>
          </w:pPr>
        </w:pPrChange>
      </w:pPr>
      <w:bookmarkStart w:id="1799" w:name="_Toc74303596"/>
      <w:del w:id="1800" w:author="Thomas CARTERET" w:date="2021-06-11T11:43:00Z">
        <w:r w:rsidRPr="006A4396" w:rsidDel="00883FDB">
          <w:rPr>
            <w:lang w:val="en-US"/>
          </w:rPr>
          <w:delText>4</w:delText>
        </w:r>
        <w:r w:rsidRPr="006A4396" w:rsidDel="00883FDB">
          <w:rPr>
            <w:rFonts w:cstheme="minorHAnsi"/>
            <w:lang w:val="en-US"/>
          </w:rPr>
          <w:delText>. U</w:delText>
        </w:r>
        <w:r w:rsidR="00735B58" w:rsidRPr="006A4396" w:rsidDel="00883FDB">
          <w:rPr>
            <w:rFonts w:cstheme="minorHAnsi"/>
            <w:lang w:val="en-US"/>
          </w:rPr>
          <w:delText xml:space="preserve">ser </w:delText>
        </w:r>
        <w:r w:rsidRPr="006A4396" w:rsidDel="00883FDB">
          <w:rPr>
            <w:rFonts w:cstheme="minorHAnsi"/>
            <w:lang w:val="en-US"/>
          </w:rPr>
          <w:delText>I</w:delText>
        </w:r>
        <w:r w:rsidR="00735B58" w:rsidRPr="006A4396" w:rsidDel="00883FDB">
          <w:rPr>
            <w:rFonts w:cstheme="minorHAnsi"/>
            <w:lang w:val="en-US"/>
          </w:rPr>
          <w:delText>nterface</w:delText>
        </w:r>
        <w:bookmarkEnd w:id="1799"/>
      </w:del>
    </w:p>
    <w:p w14:paraId="79D648D8" w14:textId="41516D97" w:rsidR="00BF3AB1" w:rsidDel="00D96692" w:rsidRDefault="00747DFA" w:rsidP="00883FDB">
      <w:pPr>
        <w:spacing w:before="100" w:beforeAutospacing="1" w:after="100" w:afterAutospacing="1"/>
        <w:rPr>
          <w:ins w:id="1801" w:author="Thomas Carteret" w:date="2021-04-07T16:52:00Z"/>
          <w:del w:id="1802" w:author="Thomas CARTERET" w:date="2021-06-11T11:29:00Z"/>
          <w:lang w:val="en-US"/>
        </w:rPr>
        <w:pPrChange w:id="1803" w:author="Thomas CARTERET" w:date="2021-06-11T11:43:00Z">
          <w:pPr>
            <w:spacing w:before="100" w:beforeAutospacing="1" w:after="100" w:afterAutospacing="1"/>
            <w:jc w:val="left"/>
          </w:pPr>
        </w:pPrChange>
      </w:pPr>
      <w:ins w:id="1804" w:author="Thomas Carteret" w:date="2021-04-07T16:26:00Z">
        <w:del w:id="1805" w:author="Thomas CARTERET" w:date="2021-06-11T11:43:00Z">
          <w:r w:rsidRPr="00747DFA" w:rsidDel="00883FDB">
            <w:rPr>
              <w:lang w:val="en-US"/>
              <w:rPrChange w:id="1806" w:author="Thomas Carteret" w:date="2021-04-07T16:26:00Z">
                <w:rPr>
                  <w:rFonts w:ascii="Times New Roman" w:eastAsia="Times New Roman" w:hAnsi="Times New Roman" w:cs="Times New Roman"/>
                  <w:szCs w:val="24"/>
                  <w:lang w:eastAsia="fr-FR"/>
                </w:rPr>
              </w:rPrChange>
            </w:rPr>
            <w:delText xml:space="preserve">The interface of this project will be a 2D view of the map from above. On the map the agents will be represented as circles of colors. The design of the objects is still not decided (probably rectangles of colors). The user will be able to choose between different </w:delText>
          </w:r>
        </w:del>
        <w:del w:id="1807" w:author="Thomas CARTERET" w:date="2021-06-11T11:25:00Z">
          <w:r w:rsidRPr="00747DFA" w:rsidDel="00D96692">
            <w:rPr>
              <w:lang w:val="en-US"/>
              <w:rPrChange w:id="1808" w:author="Thomas Carteret" w:date="2021-04-07T16:26:00Z">
                <w:rPr>
                  <w:rFonts w:ascii="Times New Roman" w:eastAsia="Times New Roman" w:hAnsi="Times New Roman" w:cs="Times New Roman"/>
                  <w:szCs w:val="24"/>
                  <w:lang w:eastAsia="fr-FR"/>
                </w:rPr>
              </w:rPrChange>
            </w:rPr>
            <w:delText>senarios</w:delText>
          </w:r>
        </w:del>
        <w:del w:id="1809" w:author="Thomas CARTERET" w:date="2021-06-11T11:43:00Z">
          <w:r w:rsidRPr="00747DFA" w:rsidDel="00883FDB">
            <w:rPr>
              <w:lang w:val="en-US"/>
              <w:rPrChange w:id="1810" w:author="Thomas Carteret" w:date="2021-04-07T16:26:00Z">
                <w:rPr>
                  <w:rFonts w:ascii="Times New Roman" w:eastAsia="Times New Roman" w:hAnsi="Times New Roman" w:cs="Times New Roman"/>
                  <w:szCs w:val="24"/>
                  <w:lang w:eastAsia="fr-FR"/>
                </w:rPr>
              </w:rPrChange>
            </w:rPr>
            <w:delText xml:space="preserve"> and/or place the number of agents and objects on the map then start the simulation. The user may also be able to choose the different parameters of each agent placed on the map (original state, tolerance, ….).</w:delText>
          </w:r>
        </w:del>
      </w:ins>
      <w:del w:id="1811" w:author="Thomas CARTERET" w:date="2021-06-11T11:43:00Z">
        <w:r w:rsidR="006B1263" w:rsidRPr="006A4396" w:rsidDel="00883FDB">
          <w:rPr>
            <w:lang w:val="en-US"/>
          </w:rPr>
          <w:delText>Brief description of the user interface of the simulator.</w:delText>
        </w:r>
      </w:del>
      <w:del w:id="1812" w:author="Thomas CARTERET" w:date="2021-06-11T11:45:00Z">
        <w:r w:rsidR="00735B58" w:rsidRPr="006A4396" w:rsidDel="000C1059">
          <w:rPr>
            <w:lang w:val="en-US"/>
          </w:rPr>
          <w:delText xml:space="preserve"> </w:delText>
        </w:r>
      </w:del>
    </w:p>
    <w:p w14:paraId="4E8162CD" w14:textId="0C7B7804" w:rsidR="00BF3AB1" w:rsidDel="00D96692" w:rsidRDefault="00BF3AB1" w:rsidP="00883FDB">
      <w:pPr>
        <w:spacing w:before="100" w:beforeAutospacing="1" w:after="100" w:afterAutospacing="1"/>
        <w:rPr>
          <w:ins w:id="1813" w:author="Thomas Carteret" w:date="2021-04-07T16:52:00Z"/>
          <w:del w:id="1814" w:author="Thomas CARTERET" w:date="2021-06-11T11:29:00Z"/>
          <w:lang w:val="en-US"/>
        </w:rPr>
        <w:pPrChange w:id="1815" w:author="Thomas CARTERET" w:date="2021-06-11T11:43:00Z">
          <w:pPr>
            <w:spacing w:before="0" w:after="0"/>
            <w:jc w:val="left"/>
          </w:pPr>
        </w:pPrChange>
      </w:pPr>
      <w:ins w:id="1816" w:author="Thomas Carteret" w:date="2021-04-07T16:52:00Z">
        <w:del w:id="1817" w:author="Thomas CARTERET" w:date="2021-06-11T11:29:00Z">
          <w:r w:rsidDel="00D96692">
            <w:rPr>
              <w:lang w:val="en-US"/>
            </w:rPr>
            <w:br w:type="page"/>
          </w:r>
        </w:del>
      </w:ins>
    </w:p>
    <w:p w14:paraId="2CBF6B78" w14:textId="77B7F4D0" w:rsidR="006B1263" w:rsidRPr="00747DFA" w:rsidDel="00D96692" w:rsidRDefault="006B1263" w:rsidP="00883FDB">
      <w:pPr>
        <w:spacing w:before="100" w:beforeAutospacing="1" w:after="100" w:afterAutospacing="1"/>
        <w:rPr>
          <w:del w:id="1818" w:author="Thomas CARTERET" w:date="2021-06-11T11:29:00Z"/>
          <w:lang w:val="en-US"/>
        </w:rPr>
        <w:pPrChange w:id="1819" w:author="Thomas CARTERET" w:date="2021-06-11T11:43:00Z">
          <w:pPr/>
        </w:pPrChange>
      </w:pPr>
    </w:p>
    <w:p w14:paraId="2CB57630" w14:textId="70FCABC1" w:rsidR="00402CB4" w:rsidRPr="006A4396" w:rsidDel="00D96692" w:rsidRDefault="00735B58" w:rsidP="00883FDB">
      <w:pPr>
        <w:spacing w:before="100" w:beforeAutospacing="1" w:after="100" w:afterAutospacing="1"/>
        <w:rPr>
          <w:del w:id="1820" w:author="Thomas CARTERET" w:date="2021-06-11T11:29:00Z"/>
          <w:lang w:val="en-US"/>
        </w:rPr>
        <w:pPrChange w:id="1821" w:author="Thomas CARTERET" w:date="2021-06-11T11:43:00Z">
          <w:pPr>
            <w:pStyle w:val="Titre1"/>
            <w:shd w:val="clear" w:color="auto" w:fill="8DB3E2"/>
          </w:pPr>
        </w:pPrChange>
      </w:pPr>
      <w:del w:id="1822" w:author="Thomas CARTERET" w:date="2021-06-11T11:29:00Z">
        <w:r w:rsidRPr="006A4396" w:rsidDel="00D96692">
          <w:rPr>
            <w:lang w:val="en-US"/>
          </w:rPr>
          <w:delText>5</w:delText>
        </w:r>
        <w:r w:rsidR="00402CB4" w:rsidRPr="006A4396" w:rsidDel="00D96692">
          <w:rPr>
            <w:rFonts w:cstheme="minorHAnsi"/>
            <w:lang w:val="en-US"/>
          </w:rPr>
          <w:delText xml:space="preserve">. </w:delText>
        </w:r>
        <w:r w:rsidR="006B1263" w:rsidRPr="006A4396" w:rsidDel="00D96692">
          <w:rPr>
            <w:rFonts w:cstheme="minorHAnsi"/>
            <w:lang w:val="en-US"/>
          </w:rPr>
          <w:delText>Work Packages</w:delText>
        </w:r>
      </w:del>
    </w:p>
    <w:p w14:paraId="4883E2AF" w14:textId="6A3B30BC" w:rsidR="00376472" w:rsidRPr="006A4396" w:rsidDel="00D96692" w:rsidRDefault="00376472" w:rsidP="00883FDB">
      <w:pPr>
        <w:spacing w:before="100" w:beforeAutospacing="1" w:after="100" w:afterAutospacing="1"/>
        <w:rPr>
          <w:del w:id="1823" w:author="Thomas CARTERET" w:date="2021-06-11T11:29:00Z"/>
          <w:lang w:val="en-US"/>
        </w:rPr>
        <w:pPrChange w:id="1824" w:author="Thomas CARTERET" w:date="2021-06-11T11:43:00Z">
          <w:pPr/>
        </w:pPrChange>
      </w:pPr>
      <w:del w:id="1825" w:author="Thomas CARTERET" w:date="2021-06-11T11:29:00Z">
        <w:r w:rsidRPr="006A4396" w:rsidDel="00D96692">
          <w:rPr>
            <w:lang w:val="en-US"/>
          </w:rPr>
          <w:delText>In this section, you should provide an tentative of description of the different work p</w:delText>
        </w:r>
        <w:r w:rsidR="00C9343E" w:rsidRPr="006A4396" w:rsidDel="00D96692">
          <w:rPr>
            <w:lang w:val="en-US"/>
          </w:rPr>
          <w:delText>ackages in your project. A work-</w:delText>
        </w:r>
        <w:r w:rsidRPr="006A4396" w:rsidDel="00D96692">
          <w:rPr>
            <w:lang w:val="en-US"/>
          </w:rPr>
          <w:delText>package is a set of tasks that are all dedicated to a given topics. Below, examples are provided. But you could change them.</w:delText>
        </w:r>
      </w:del>
    </w:p>
    <w:p w14:paraId="069C25D9" w14:textId="62B704D6" w:rsidR="006A465B" w:rsidRPr="006A4396" w:rsidDel="00D96692" w:rsidRDefault="00C9343E" w:rsidP="00883FDB">
      <w:pPr>
        <w:spacing w:before="100" w:beforeAutospacing="1" w:after="100" w:afterAutospacing="1"/>
        <w:rPr>
          <w:del w:id="1826" w:author="Thomas CARTERET" w:date="2021-06-11T11:29:00Z"/>
          <w:lang w:val="en-US"/>
        </w:rPr>
        <w:pPrChange w:id="1827" w:author="Thomas CARTERET" w:date="2021-06-11T11:43:00Z">
          <w:pPr>
            <w:pStyle w:val="Titre2"/>
          </w:pPr>
        </w:pPrChange>
      </w:pPr>
      <w:del w:id="1828" w:author="Thomas CARTERET" w:date="2021-06-11T11:29:00Z">
        <w:r w:rsidRPr="006A4396" w:rsidDel="00D96692">
          <w:rPr>
            <w:lang w:val="en-US"/>
          </w:rPr>
          <w:delText>5.1. What is a Work-</w:delText>
        </w:r>
        <w:r w:rsidR="006A465B" w:rsidRPr="006A4396" w:rsidDel="00D96692">
          <w:rPr>
            <w:lang w:val="en-US"/>
          </w:rPr>
          <w:delText>Package ?</w:delText>
        </w:r>
      </w:del>
    </w:p>
    <w:p w14:paraId="2F64BA3E" w14:textId="3833F44F" w:rsidR="00C9343E" w:rsidRPr="006A4396" w:rsidDel="00D96692" w:rsidRDefault="00C9343E" w:rsidP="00883FDB">
      <w:pPr>
        <w:spacing w:before="100" w:beforeAutospacing="1" w:after="100" w:afterAutospacing="1"/>
        <w:rPr>
          <w:del w:id="1829" w:author="Thomas CARTERET" w:date="2021-06-11T11:29:00Z"/>
          <w:lang w:val="en-US"/>
        </w:rPr>
        <w:pPrChange w:id="1830" w:author="Thomas CARTERET" w:date="2021-06-11T11:43:00Z">
          <w:pPr/>
        </w:pPrChange>
      </w:pPr>
      <w:del w:id="1831" w:author="Thomas CARTERET" w:date="2021-06-11T11:29:00Z">
        <w:r w:rsidRPr="006A4396" w:rsidDel="00D96692">
          <w:rPr>
            <w:lang w:val="en-US"/>
          </w:rPr>
          <w:delText>The division of the project into “work-package”</w:delText>
        </w:r>
        <w:r w:rsidRPr="006A4396" w:rsidDel="00D96692">
          <w:rPr>
            <w:rStyle w:val="Appelnotedebasdep"/>
            <w:lang w:val="en-US"/>
          </w:rPr>
          <w:footnoteReference w:id="1"/>
        </w:r>
        <w:r w:rsidRPr="006A4396" w:rsidDel="00D96692">
          <w:rPr>
            <w:lang w:val="en-US"/>
          </w:rPr>
          <w:delText xml:space="preserve"> (WP) is a classic of projects. It is sometimes translated into French by « group of tasks », « type of action » or « activities », which does not reflect completely, the concept behind it.</w:delText>
        </w:r>
      </w:del>
    </w:p>
    <w:p w14:paraId="4649B025" w14:textId="0CEE9630" w:rsidR="00C9343E" w:rsidRPr="006A4396" w:rsidDel="00D96692" w:rsidRDefault="00C9343E" w:rsidP="00883FDB">
      <w:pPr>
        <w:spacing w:before="100" w:beforeAutospacing="1" w:after="100" w:afterAutospacing="1"/>
        <w:rPr>
          <w:del w:id="1834" w:author="Thomas CARTERET" w:date="2021-06-11T11:29:00Z"/>
          <w:lang w:val="en-US"/>
        </w:rPr>
        <w:pPrChange w:id="1835" w:author="Thomas CARTERET" w:date="2021-06-11T11:43:00Z">
          <w:pPr/>
        </w:pPrChange>
      </w:pPr>
      <w:del w:id="1836" w:author="Thomas CARTERET" w:date="2021-06-11T11:29:00Z">
        <w:r w:rsidRPr="006A4396" w:rsidDel="00D96692">
          <w:rPr>
            <w:lang w:val="en-US"/>
          </w:rPr>
          <w:delText>If you look at the content, it’s simply a matter of breaking your project down into a few major activities. Generally, we find in all projects at least the following actions:</w:delText>
        </w:r>
      </w:del>
    </w:p>
    <w:p w14:paraId="13F74A32" w14:textId="2453F651" w:rsidR="00C9343E" w:rsidRPr="006A4396" w:rsidDel="00D96692" w:rsidRDefault="00C9343E" w:rsidP="00883FDB">
      <w:pPr>
        <w:spacing w:before="100" w:beforeAutospacing="1" w:after="100" w:afterAutospacing="1"/>
        <w:rPr>
          <w:del w:id="1837" w:author="Thomas CARTERET" w:date="2021-06-11T11:29:00Z"/>
          <w:lang w:val="en-US"/>
        </w:rPr>
        <w:pPrChange w:id="1838" w:author="Thomas CARTERET" w:date="2021-06-11T11:43:00Z">
          <w:pPr>
            <w:pStyle w:val="Paragraphedeliste"/>
            <w:numPr>
              <w:ilvl w:val="3"/>
              <w:numId w:val="1"/>
            </w:numPr>
            <w:ind w:left="426" w:hanging="360"/>
          </w:pPr>
        </w:pPrChange>
      </w:pPr>
      <w:del w:id="1839" w:author="Thomas CARTERET" w:date="2021-06-11T11:29:00Z">
        <w:r w:rsidRPr="006A4396" w:rsidDel="00D96692">
          <w:rPr>
            <w:i/>
            <w:lang w:val="en-US"/>
          </w:rPr>
          <w:delText>Project Management</w:delText>
        </w:r>
        <w:r w:rsidRPr="006A4396" w:rsidDel="00D96692">
          <w:rPr>
            <w:lang w:val="en-US"/>
          </w:rPr>
          <w:delText>, i.e. related to the tasks dedicated to the project management itself;</w:delText>
        </w:r>
      </w:del>
    </w:p>
    <w:p w14:paraId="10E60FF9" w14:textId="2D0F3814" w:rsidR="00C9343E" w:rsidRPr="006A4396" w:rsidDel="00D96692" w:rsidRDefault="00C9343E" w:rsidP="00883FDB">
      <w:pPr>
        <w:spacing w:before="100" w:beforeAutospacing="1" w:after="100" w:afterAutospacing="1"/>
        <w:rPr>
          <w:del w:id="1840" w:author="Thomas CARTERET" w:date="2021-06-11T11:29:00Z"/>
          <w:lang w:val="en-US"/>
        </w:rPr>
        <w:pPrChange w:id="1841" w:author="Thomas CARTERET" w:date="2021-06-11T11:43:00Z">
          <w:pPr>
            <w:pStyle w:val="Paragraphedeliste"/>
            <w:numPr>
              <w:ilvl w:val="3"/>
              <w:numId w:val="1"/>
            </w:numPr>
            <w:ind w:left="426" w:hanging="360"/>
          </w:pPr>
        </w:pPrChange>
      </w:pPr>
      <w:del w:id="1842" w:author="Thomas CARTERET" w:date="2021-06-11T11:29:00Z">
        <w:r w:rsidRPr="006A4396" w:rsidDel="00D96692">
          <w:rPr>
            <w:i/>
            <w:lang w:val="en-US"/>
          </w:rPr>
          <w:delText>Communication</w:delText>
        </w:r>
        <w:r w:rsidRPr="006A4396" w:rsidDel="00D96692">
          <w:rPr>
            <w:lang w:val="en-US"/>
          </w:rPr>
          <w:delText>, i.e. the tasks related to the scientific and not scientific communication and publicity;</w:delText>
        </w:r>
      </w:del>
    </w:p>
    <w:p w14:paraId="64FF7296" w14:textId="7B742BEA" w:rsidR="00C9343E" w:rsidRPr="006A4396" w:rsidDel="00D96692" w:rsidRDefault="00C9343E" w:rsidP="00883FDB">
      <w:pPr>
        <w:spacing w:before="100" w:beforeAutospacing="1" w:after="100" w:afterAutospacing="1"/>
        <w:rPr>
          <w:del w:id="1843" w:author="Thomas CARTERET" w:date="2021-06-11T11:29:00Z"/>
          <w:lang w:val="en-US"/>
        </w:rPr>
        <w:pPrChange w:id="1844" w:author="Thomas CARTERET" w:date="2021-06-11T11:43:00Z">
          <w:pPr>
            <w:pStyle w:val="Paragraphedeliste"/>
            <w:numPr>
              <w:ilvl w:val="3"/>
              <w:numId w:val="1"/>
            </w:numPr>
            <w:ind w:left="426" w:hanging="360"/>
          </w:pPr>
        </w:pPrChange>
      </w:pPr>
      <w:del w:id="1845" w:author="Thomas CARTERET" w:date="2021-06-11T11:29:00Z">
        <w:r w:rsidRPr="006A4396" w:rsidDel="00D96692">
          <w:rPr>
            <w:i/>
            <w:lang w:val="en-US"/>
          </w:rPr>
          <w:delText>Implementation of the project</w:delText>
        </w:r>
        <w:r w:rsidRPr="006A4396" w:rsidDel="00D96692">
          <w:rPr>
            <w:lang w:val="en-US"/>
          </w:rPr>
          <w:delText>, i.e. the work-packages that enable to reach the objectives of the project.</w:delText>
        </w:r>
      </w:del>
    </w:p>
    <w:p w14:paraId="36DBC7FF" w14:textId="63C3E7D9" w:rsidR="00C9343E" w:rsidRPr="006A4396" w:rsidDel="00D96692" w:rsidRDefault="00C9343E" w:rsidP="00883FDB">
      <w:pPr>
        <w:spacing w:before="100" w:beforeAutospacing="1" w:after="100" w:afterAutospacing="1"/>
        <w:rPr>
          <w:del w:id="1846" w:author="Thomas CARTERET" w:date="2021-06-11T11:29:00Z"/>
          <w:lang w:val="en-US"/>
        </w:rPr>
        <w:pPrChange w:id="1847" w:author="Thomas CARTERET" w:date="2021-06-11T11:43:00Z">
          <w:pPr/>
        </w:pPrChange>
      </w:pPr>
      <w:del w:id="1848" w:author="Thomas CARTERET" w:date="2021-06-11T11:29:00Z">
        <w:r w:rsidRPr="006A4396" w:rsidDel="00D96692">
          <w:rPr>
            <w:lang w:val="en-US"/>
          </w:rPr>
          <w:delText>This will enable you to:</w:delText>
        </w:r>
      </w:del>
    </w:p>
    <w:p w14:paraId="289463DF" w14:textId="6C4CFBBB" w:rsidR="00C9343E" w:rsidRPr="006A4396" w:rsidDel="00D96692" w:rsidRDefault="00C9343E" w:rsidP="00883FDB">
      <w:pPr>
        <w:spacing w:before="100" w:beforeAutospacing="1" w:after="100" w:afterAutospacing="1"/>
        <w:rPr>
          <w:del w:id="1849" w:author="Thomas CARTERET" w:date="2021-06-11T11:29:00Z"/>
          <w:lang w:val="en-US"/>
        </w:rPr>
        <w:pPrChange w:id="1850" w:author="Thomas CARTERET" w:date="2021-06-11T11:43:00Z">
          <w:pPr>
            <w:pStyle w:val="Paragraphedeliste"/>
            <w:numPr>
              <w:ilvl w:val="3"/>
              <w:numId w:val="1"/>
            </w:numPr>
            <w:ind w:left="426" w:hanging="360"/>
          </w:pPr>
        </w:pPrChange>
      </w:pPr>
      <w:del w:id="1851" w:author="Thomas CARTERET" w:date="2021-06-11T11:29:00Z">
        <w:r w:rsidRPr="006A4396" w:rsidDel="00D96692">
          <w:rPr>
            <w:lang w:val="en-US"/>
          </w:rPr>
          <w:delText>Make your project more understandable for an external evaluator by splitting its complexity into smaller units of works;</w:delText>
        </w:r>
      </w:del>
    </w:p>
    <w:p w14:paraId="5FC81A82" w14:textId="31F3B905" w:rsidR="00C9343E" w:rsidRPr="006A4396" w:rsidDel="00D96692" w:rsidRDefault="00C9343E" w:rsidP="00883FDB">
      <w:pPr>
        <w:spacing w:before="100" w:beforeAutospacing="1" w:after="100" w:afterAutospacing="1"/>
        <w:rPr>
          <w:del w:id="1852" w:author="Thomas CARTERET" w:date="2021-06-11T11:29:00Z"/>
          <w:lang w:val="en-US"/>
        </w:rPr>
        <w:pPrChange w:id="1853" w:author="Thomas CARTERET" w:date="2021-06-11T11:43:00Z">
          <w:pPr>
            <w:pStyle w:val="Paragraphedeliste"/>
            <w:numPr>
              <w:ilvl w:val="3"/>
              <w:numId w:val="1"/>
            </w:numPr>
            <w:ind w:left="426" w:hanging="360"/>
          </w:pPr>
        </w:pPrChange>
      </w:pPr>
      <w:del w:id="1854" w:author="Thomas CARTERET" w:date="2021-06-11T11:29:00Z">
        <w:r w:rsidRPr="006A4396" w:rsidDel="00D96692">
          <w:rPr>
            <w:lang w:val="en-US"/>
          </w:rPr>
          <w:delText>Dispatch the work load on several tasks within the different work-packages;</w:delText>
        </w:r>
      </w:del>
    </w:p>
    <w:p w14:paraId="1AADC56B" w14:textId="1EDE2153" w:rsidR="00C9343E" w:rsidRPr="006A4396" w:rsidDel="00D96692" w:rsidRDefault="00C9343E" w:rsidP="00883FDB">
      <w:pPr>
        <w:spacing w:before="100" w:beforeAutospacing="1" w:after="100" w:afterAutospacing="1"/>
        <w:rPr>
          <w:del w:id="1855" w:author="Thomas CARTERET" w:date="2021-06-11T11:29:00Z"/>
          <w:lang w:val="en-US"/>
        </w:rPr>
        <w:pPrChange w:id="1856" w:author="Thomas CARTERET" w:date="2021-06-11T11:43:00Z">
          <w:pPr>
            <w:pStyle w:val="Paragraphedeliste"/>
            <w:numPr>
              <w:ilvl w:val="3"/>
              <w:numId w:val="1"/>
            </w:numPr>
            <w:ind w:left="426" w:hanging="360"/>
          </w:pPr>
        </w:pPrChange>
      </w:pPr>
      <w:del w:id="1857" w:author="Thomas CARTERET" w:date="2021-06-11T11:29:00Z">
        <w:r w:rsidRPr="006A4396" w:rsidDel="00D96692">
          <w:rPr>
            <w:lang w:val="en-US"/>
          </w:rPr>
          <w:delText>Assign the persons to the work-packages and the tasks into these work-packages;</w:delText>
        </w:r>
      </w:del>
    </w:p>
    <w:p w14:paraId="177B6BB2" w14:textId="7043C970" w:rsidR="006A465B" w:rsidRPr="006A4396" w:rsidDel="00D96692" w:rsidRDefault="00C9343E" w:rsidP="00883FDB">
      <w:pPr>
        <w:spacing w:before="100" w:beforeAutospacing="1" w:after="100" w:afterAutospacing="1"/>
        <w:rPr>
          <w:del w:id="1858" w:author="Thomas CARTERET" w:date="2021-06-11T11:29:00Z"/>
          <w:lang w:val="en-US"/>
        </w:rPr>
        <w:pPrChange w:id="1859" w:author="Thomas CARTERET" w:date="2021-06-11T11:43:00Z">
          <w:pPr>
            <w:pStyle w:val="Paragraphedeliste"/>
            <w:numPr>
              <w:ilvl w:val="3"/>
              <w:numId w:val="1"/>
            </w:numPr>
            <w:ind w:left="426" w:hanging="360"/>
          </w:pPr>
        </w:pPrChange>
      </w:pPr>
      <w:del w:id="1860" w:author="Thomas CARTERET" w:date="2021-06-11T11:29:00Z">
        <w:r w:rsidRPr="006A4396" w:rsidDel="00D96692">
          <w:rPr>
            <w:lang w:val="en-US"/>
          </w:rPr>
          <w:delText>Assign other resources (computers, etc.) to the tasks.</w:delText>
        </w:r>
      </w:del>
    </w:p>
    <w:p w14:paraId="74DF4CA0" w14:textId="080698E3" w:rsidR="00C9343E" w:rsidRPr="006A4396" w:rsidDel="00D96692" w:rsidRDefault="00C9343E" w:rsidP="00883FDB">
      <w:pPr>
        <w:spacing w:before="100" w:beforeAutospacing="1" w:after="100" w:afterAutospacing="1"/>
        <w:rPr>
          <w:del w:id="1861" w:author="Thomas CARTERET" w:date="2021-06-11T11:29:00Z"/>
          <w:lang w:val="en-US"/>
        </w:rPr>
        <w:pPrChange w:id="1862" w:author="Thomas CARTERET" w:date="2021-06-11T11:43:00Z">
          <w:pPr/>
        </w:pPrChange>
      </w:pPr>
      <w:del w:id="1863" w:author="Thomas CARTERET" w:date="2021-06-11T11:29:00Z">
        <w:r w:rsidRPr="006A4396" w:rsidDel="00D96692">
          <w:rPr>
            <w:lang w:val="en-US"/>
          </w:rPr>
          <w:delText>Each WP has:</w:delText>
        </w:r>
      </w:del>
    </w:p>
    <w:p w14:paraId="358B8279" w14:textId="7DF23FA2" w:rsidR="00C9343E" w:rsidRPr="006A4396" w:rsidDel="00D96692" w:rsidRDefault="00C9343E" w:rsidP="00883FDB">
      <w:pPr>
        <w:spacing w:before="100" w:beforeAutospacing="1" w:after="100" w:afterAutospacing="1"/>
        <w:rPr>
          <w:del w:id="1864" w:author="Thomas CARTERET" w:date="2021-06-11T11:29:00Z"/>
          <w:lang w:val="en-US"/>
        </w:rPr>
        <w:pPrChange w:id="1865" w:author="Thomas CARTERET" w:date="2021-06-11T11:43:00Z">
          <w:pPr>
            <w:pStyle w:val="Paragraphedeliste"/>
            <w:numPr>
              <w:numId w:val="6"/>
            </w:numPr>
            <w:ind w:left="426" w:hanging="360"/>
          </w:pPr>
        </w:pPrChange>
      </w:pPr>
      <w:del w:id="1866" w:author="Thomas CARTERET" w:date="2021-06-11T11:29:00Z">
        <w:r w:rsidRPr="006A4396" w:rsidDel="00D96692">
          <w:rPr>
            <w:lang w:val="en-US"/>
          </w:rPr>
          <w:delText>A description of the objectives of the WP;</w:delText>
        </w:r>
      </w:del>
    </w:p>
    <w:p w14:paraId="4419289C" w14:textId="3BEE85D3" w:rsidR="00C9343E" w:rsidRPr="006A4396" w:rsidDel="00D96692" w:rsidRDefault="00C9343E" w:rsidP="00883FDB">
      <w:pPr>
        <w:spacing w:before="100" w:beforeAutospacing="1" w:after="100" w:afterAutospacing="1"/>
        <w:rPr>
          <w:del w:id="1867" w:author="Thomas CARTERET" w:date="2021-06-11T11:29:00Z"/>
          <w:lang w:val="en-US"/>
        </w:rPr>
        <w:pPrChange w:id="1868" w:author="Thomas CARTERET" w:date="2021-06-11T11:43:00Z">
          <w:pPr>
            <w:pStyle w:val="Paragraphedeliste"/>
            <w:numPr>
              <w:numId w:val="6"/>
            </w:numPr>
            <w:ind w:left="426" w:hanging="360"/>
          </w:pPr>
        </w:pPrChange>
      </w:pPr>
      <w:del w:id="1869" w:author="Thomas CARTERET" w:date="2021-06-11T11:29:00Z">
        <w:r w:rsidRPr="006A4396" w:rsidDel="00D96692">
          <w:rPr>
            <w:lang w:val="en-US"/>
          </w:rPr>
          <w:delText>A list of tasks;</w:delText>
        </w:r>
      </w:del>
    </w:p>
    <w:p w14:paraId="1437BB8C" w14:textId="74B72224" w:rsidR="00C9343E" w:rsidRPr="006A4396" w:rsidDel="00D96692" w:rsidRDefault="00C9343E" w:rsidP="00883FDB">
      <w:pPr>
        <w:spacing w:before="100" w:beforeAutospacing="1" w:after="100" w:afterAutospacing="1"/>
        <w:rPr>
          <w:del w:id="1870" w:author="Thomas CARTERET" w:date="2021-06-11T11:29:00Z"/>
          <w:lang w:val="en-US"/>
        </w:rPr>
        <w:pPrChange w:id="1871" w:author="Thomas CARTERET" w:date="2021-06-11T11:43:00Z">
          <w:pPr>
            <w:pStyle w:val="Paragraphedeliste"/>
            <w:numPr>
              <w:numId w:val="6"/>
            </w:numPr>
            <w:ind w:left="426" w:hanging="360"/>
          </w:pPr>
        </w:pPrChange>
      </w:pPr>
      <w:del w:id="1872" w:author="Thomas CARTERET" w:date="2021-06-11T11:29:00Z">
        <w:r w:rsidRPr="006A4396" w:rsidDel="00D96692">
          <w:rPr>
            <w:lang w:val="en-US"/>
          </w:rPr>
          <w:delText>A list of inputs (document, code, etc.) for each task that may be provided by another tasks within the same WP or another WP, or get from another source;</w:delText>
        </w:r>
      </w:del>
    </w:p>
    <w:p w14:paraId="3922994A" w14:textId="30A5C101" w:rsidR="00C9343E" w:rsidRPr="006A4396" w:rsidDel="00D96692" w:rsidRDefault="00C9343E" w:rsidP="00883FDB">
      <w:pPr>
        <w:spacing w:before="100" w:beforeAutospacing="1" w:after="100" w:afterAutospacing="1"/>
        <w:rPr>
          <w:del w:id="1873" w:author="Thomas CARTERET" w:date="2021-06-11T11:29:00Z"/>
          <w:lang w:val="en-US"/>
        </w:rPr>
        <w:pPrChange w:id="1874" w:author="Thomas CARTERET" w:date="2021-06-11T11:43:00Z">
          <w:pPr>
            <w:pStyle w:val="Paragraphedeliste"/>
            <w:numPr>
              <w:numId w:val="6"/>
            </w:numPr>
            <w:ind w:left="426" w:hanging="360"/>
          </w:pPr>
        </w:pPrChange>
      </w:pPr>
    </w:p>
    <w:p w14:paraId="7F5F84E5" w14:textId="779A4073" w:rsidR="00C9343E" w:rsidRPr="006A4396" w:rsidDel="00D96692" w:rsidRDefault="00C9343E" w:rsidP="00883FDB">
      <w:pPr>
        <w:spacing w:before="100" w:beforeAutospacing="1" w:after="100" w:afterAutospacing="1"/>
        <w:rPr>
          <w:del w:id="1875" w:author="Thomas CARTERET" w:date="2021-06-11T11:29:00Z"/>
          <w:lang w:val="en-US"/>
        </w:rPr>
        <w:pPrChange w:id="1876" w:author="Thomas CARTERET" w:date="2021-06-11T11:43:00Z">
          <w:pPr>
            <w:pStyle w:val="Paragraphedeliste"/>
            <w:numPr>
              <w:numId w:val="6"/>
            </w:numPr>
            <w:ind w:left="426" w:hanging="360"/>
          </w:pPr>
        </w:pPrChange>
      </w:pPr>
      <w:del w:id="1877" w:author="Thomas CARTERET" w:date="2021-06-11T11:29:00Z">
        <w:r w:rsidRPr="006A4396" w:rsidDel="00D96692">
          <w:rPr>
            <w:lang w:val="en-US"/>
          </w:rPr>
          <w:delText>A list of outputs, or outcomes (document, code, etc.) for each tasks.</w:delText>
        </w:r>
      </w:del>
    </w:p>
    <w:p w14:paraId="0E7A3D4E" w14:textId="65C8497A" w:rsidR="00C9343E" w:rsidRPr="006A4396" w:rsidDel="00D96692" w:rsidRDefault="00FD0D7E" w:rsidP="00883FDB">
      <w:pPr>
        <w:spacing w:before="100" w:beforeAutospacing="1" w:after="100" w:afterAutospacing="1"/>
        <w:rPr>
          <w:del w:id="1878" w:author="Thomas CARTERET" w:date="2021-06-11T11:29:00Z"/>
          <w:b/>
          <w:lang w:val="en-US"/>
        </w:rPr>
        <w:pPrChange w:id="1879" w:author="Thomas CARTERET" w:date="2021-06-11T11:43:00Z">
          <w:pPr>
            <w:ind w:left="66"/>
          </w:pPr>
        </w:pPrChange>
      </w:pPr>
      <w:del w:id="1880" w:author="Thomas CARTERET" w:date="2021-06-11T11:29:00Z">
        <w:r w:rsidRPr="006A4396" w:rsidDel="00D96692">
          <w:rPr>
            <w:b/>
            <w:color w:val="FF0000"/>
            <w:lang w:val="en-US"/>
          </w:rPr>
          <w:delText>You are not supposed to be expert in project management, yet. That’s why, the list of WP and tasks that you will have to define and write into this document should not be “perfect”. But, take this opportunity in order to increase your experience related to a “professional” definition of a project.</w:delText>
        </w:r>
      </w:del>
    </w:p>
    <w:p w14:paraId="028E9369" w14:textId="27F383CC" w:rsidR="00376472" w:rsidRPr="006A4396" w:rsidDel="00D96692" w:rsidRDefault="00376472" w:rsidP="00883FDB">
      <w:pPr>
        <w:spacing w:before="100" w:beforeAutospacing="1" w:after="100" w:afterAutospacing="1"/>
        <w:rPr>
          <w:del w:id="1881" w:author="Thomas CARTERET" w:date="2021-06-11T11:29:00Z"/>
          <w:lang w:val="en-US"/>
        </w:rPr>
        <w:pPrChange w:id="1882" w:author="Thomas CARTERET" w:date="2021-06-11T11:43:00Z">
          <w:pPr>
            <w:pStyle w:val="Titre2"/>
            <w:shd w:val="clear" w:color="auto" w:fill="FFFFFF"/>
          </w:pPr>
        </w:pPrChange>
      </w:pPr>
      <w:del w:id="1883" w:author="Thomas CARTERET" w:date="2021-06-11T11:29:00Z">
        <w:r w:rsidRPr="006A4396" w:rsidDel="00D96692">
          <w:rPr>
            <w:lang w:val="en-US"/>
          </w:rPr>
          <w:delText>5.1. Work Package 1: Environment</w:delText>
        </w:r>
      </w:del>
    </w:p>
    <w:p w14:paraId="32B9CDDB" w14:textId="25DB8550" w:rsidR="00A71C44" w:rsidRPr="006A4396" w:rsidDel="00D96692" w:rsidRDefault="00A71C44" w:rsidP="00883FDB">
      <w:pPr>
        <w:spacing w:before="100" w:beforeAutospacing="1" w:after="100" w:afterAutospacing="1"/>
        <w:rPr>
          <w:del w:id="1884" w:author="Thomas CARTERET" w:date="2021-06-11T11:29:00Z"/>
          <w:lang w:val="en-US"/>
        </w:rPr>
        <w:pPrChange w:id="1885" w:author="Thomas CARTERET" w:date="2021-06-11T11:43:00Z">
          <w:pPr>
            <w:pStyle w:val="Titre3"/>
            <w:pBdr>
              <w:top w:val="single" w:sz="6" w:space="0" w:color="8DB3E2"/>
            </w:pBdr>
          </w:pPr>
        </w:pPrChange>
      </w:pPr>
      <w:del w:id="1886" w:author="Thomas CARTERET" w:date="2021-06-11T11:29:00Z">
        <w:r w:rsidRPr="006A4396" w:rsidDel="00D96692">
          <w:rPr>
            <w:lang w:val="en-US"/>
          </w:rPr>
          <w:delText>5.1.1. Description</w:delText>
        </w:r>
      </w:del>
    </w:p>
    <w:p w14:paraId="1D1B1292" w14:textId="230DB993" w:rsidR="00376472" w:rsidRPr="006A4396" w:rsidDel="00D96692" w:rsidRDefault="00376472" w:rsidP="00883FDB">
      <w:pPr>
        <w:spacing w:before="100" w:beforeAutospacing="1" w:after="100" w:afterAutospacing="1"/>
        <w:rPr>
          <w:del w:id="1887" w:author="Thomas CARTERET" w:date="2021-06-11T11:29:00Z"/>
          <w:lang w:val="en-US"/>
        </w:rPr>
        <w:pPrChange w:id="1888" w:author="Thomas CARTERET" w:date="2021-06-11T11:43:00Z">
          <w:pPr/>
        </w:pPrChange>
      </w:pPr>
      <w:del w:id="1889" w:author="Thomas CARTERET" w:date="2021-06-11T11:29:00Z">
        <w:r w:rsidRPr="006A4396" w:rsidDel="00D96692">
          <w:rPr>
            <w:lang w:val="en-US"/>
          </w:rPr>
          <w:delText>Describe the purpose of the work package.</w:delText>
        </w:r>
      </w:del>
    </w:p>
    <w:p w14:paraId="32A42483" w14:textId="4E83C83C" w:rsidR="00A71C44" w:rsidRPr="006A4396" w:rsidDel="00D96692" w:rsidRDefault="00A71C44" w:rsidP="00883FDB">
      <w:pPr>
        <w:spacing w:before="100" w:beforeAutospacing="1" w:after="100" w:afterAutospacing="1"/>
        <w:rPr>
          <w:del w:id="1890" w:author="Thomas CARTERET" w:date="2021-06-11T11:29:00Z"/>
          <w:lang w:val="en-US"/>
        </w:rPr>
        <w:pPrChange w:id="1891" w:author="Thomas CARTERET" w:date="2021-06-11T11:43:00Z">
          <w:pPr/>
        </w:pPrChange>
      </w:pPr>
      <w:del w:id="1892" w:author="Thomas CARTERET" w:date="2021-06-11T11:29:00Z">
        <w:r w:rsidRPr="006A4396" w:rsidDel="00D96692">
          <w:rPr>
            <w:lang w:val="en-US"/>
          </w:rPr>
          <w:delText>List the tasks:</w:delText>
        </w:r>
      </w:del>
    </w:p>
    <w:p w14:paraId="5E197547" w14:textId="7512E9F3" w:rsidR="00A71C44" w:rsidRPr="006A4396" w:rsidDel="00D96692" w:rsidRDefault="00A71C44" w:rsidP="00883FDB">
      <w:pPr>
        <w:spacing w:before="100" w:beforeAutospacing="1" w:after="100" w:afterAutospacing="1"/>
        <w:rPr>
          <w:del w:id="1893" w:author="Thomas CARTERET" w:date="2021-06-11T11:29:00Z"/>
          <w:lang w:val="en-US"/>
        </w:rPr>
        <w:pPrChange w:id="1894" w:author="Thomas CARTERET" w:date="2021-06-11T11:43:00Z">
          <w:pPr>
            <w:pStyle w:val="Paragraphedeliste"/>
            <w:numPr>
              <w:numId w:val="1"/>
            </w:numPr>
            <w:ind w:hanging="360"/>
          </w:pPr>
        </w:pPrChange>
      </w:pPr>
      <w:del w:id="1895" w:author="Thomas CARTERET" w:date="2021-06-11T11:29:00Z">
        <w:r w:rsidRPr="006A4396" w:rsidDel="00D96692">
          <w:rPr>
            <w:lang w:val="en-US"/>
          </w:rPr>
          <w:delText>T1.1: Name and explanation about the task 1 in this work package</w:delText>
        </w:r>
      </w:del>
    </w:p>
    <w:p w14:paraId="11B50DC5" w14:textId="09CF5D78" w:rsidR="00A71C44" w:rsidRPr="006A4396" w:rsidDel="00D96692" w:rsidRDefault="00A71C44" w:rsidP="00883FDB">
      <w:pPr>
        <w:spacing w:before="100" w:beforeAutospacing="1" w:after="100" w:afterAutospacing="1"/>
        <w:rPr>
          <w:del w:id="1896" w:author="Thomas CARTERET" w:date="2021-06-11T11:29:00Z"/>
          <w:lang w:val="en-US"/>
        </w:rPr>
        <w:pPrChange w:id="1897" w:author="Thomas CARTERET" w:date="2021-06-11T11:43:00Z">
          <w:pPr>
            <w:pStyle w:val="Paragraphedeliste"/>
            <w:numPr>
              <w:numId w:val="1"/>
            </w:numPr>
            <w:ind w:hanging="360"/>
          </w:pPr>
        </w:pPrChange>
      </w:pPr>
      <w:del w:id="1898" w:author="Thomas CARTERET" w:date="2021-06-11T11:29:00Z">
        <w:r w:rsidRPr="006A4396" w:rsidDel="00D96692">
          <w:rPr>
            <w:lang w:val="en-US"/>
          </w:rPr>
          <w:delText>T1.2: Name and explanation about the task 2 in this work package</w:delText>
        </w:r>
      </w:del>
    </w:p>
    <w:p w14:paraId="69DE0466" w14:textId="2249BCC8" w:rsidR="00A71C44" w:rsidRPr="006A4396" w:rsidDel="00D96692" w:rsidRDefault="00A71C44" w:rsidP="00883FDB">
      <w:pPr>
        <w:spacing w:before="100" w:beforeAutospacing="1" w:after="100" w:afterAutospacing="1"/>
        <w:rPr>
          <w:del w:id="1899" w:author="Thomas CARTERET" w:date="2021-06-11T11:29:00Z"/>
          <w:lang w:val="en-US"/>
        </w:rPr>
        <w:pPrChange w:id="1900" w:author="Thomas CARTERET" w:date="2021-06-11T11:43:00Z">
          <w:pPr>
            <w:pStyle w:val="Titre3"/>
            <w:pBdr>
              <w:top w:val="single" w:sz="6" w:space="0" w:color="8DB3E2"/>
            </w:pBdr>
          </w:pPr>
        </w:pPrChange>
      </w:pPr>
      <w:del w:id="1901" w:author="Thomas CARTERET" w:date="2021-06-11T11:29:00Z">
        <w:r w:rsidRPr="006A4396" w:rsidDel="00D96692">
          <w:rPr>
            <w:lang w:val="en-US"/>
          </w:rPr>
          <w:delText>5.1.2. Inputs</w:delText>
        </w:r>
      </w:del>
    </w:p>
    <w:p w14:paraId="055BA1FD" w14:textId="6F047F6F" w:rsidR="00A71C44" w:rsidRPr="006A4396" w:rsidDel="00D96692" w:rsidRDefault="00A71C44" w:rsidP="00883FDB">
      <w:pPr>
        <w:spacing w:before="100" w:beforeAutospacing="1" w:after="100" w:afterAutospacing="1"/>
        <w:rPr>
          <w:del w:id="1902" w:author="Thomas CARTERET" w:date="2021-06-11T11:29:00Z"/>
          <w:lang w:val="en-US"/>
        </w:rPr>
        <w:pPrChange w:id="1903" w:author="Thomas CARTERET" w:date="2021-06-11T11:43:00Z">
          <w:pPr/>
        </w:pPrChange>
      </w:pPr>
      <w:del w:id="1904" w:author="Thomas CARTERET" w:date="2021-06-11T11:29:00Z">
        <w:r w:rsidRPr="006A4396" w:rsidDel="00D96692">
          <w:rPr>
            <w:lang w:val="en-US"/>
          </w:rPr>
          <w:delText>List the information, the models, the files that are needed to realize the tasks.</w:delText>
        </w:r>
      </w:del>
    </w:p>
    <w:p w14:paraId="27620DBA" w14:textId="18CC281F" w:rsidR="00A71C44" w:rsidRPr="006A4396" w:rsidDel="00D96692" w:rsidRDefault="00A71C44" w:rsidP="00883FDB">
      <w:pPr>
        <w:spacing w:before="100" w:beforeAutospacing="1" w:after="100" w:afterAutospacing="1"/>
        <w:rPr>
          <w:del w:id="1905" w:author="Thomas CARTERET" w:date="2021-06-11T11:29:00Z"/>
          <w:lang w:val="en-US"/>
        </w:rPr>
        <w:pPrChange w:id="1906" w:author="Thomas CARTERET" w:date="2021-06-11T11:43:00Z">
          <w:pPr>
            <w:pStyle w:val="Titre3"/>
            <w:pBdr>
              <w:top w:val="single" w:sz="6" w:space="0" w:color="8DB3E2"/>
            </w:pBdr>
          </w:pPr>
        </w:pPrChange>
      </w:pPr>
      <w:del w:id="1907" w:author="Thomas CARTERET" w:date="2021-06-11T11:29:00Z">
        <w:r w:rsidRPr="006A4396" w:rsidDel="00D96692">
          <w:rPr>
            <w:lang w:val="en-US"/>
          </w:rPr>
          <w:delText>5.1.3. Outputs / Deliverables</w:delText>
        </w:r>
      </w:del>
    </w:p>
    <w:p w14:paraId="77B54F7D" w14:textId="2BE162A0" w:rsidR="00A71C44" w:rsidRPr="006A4396" w:rsidDel="00D96692" w:rsidRDefault="00A71C44" w:rsidP="00883FDB">
      <w:pPr>
        <w:spacing w:before="100" w:beforeAutospacing="1" w:after="100" w:afterAutospacing="1"/>
        <w:rPr>
          <w:del w:id="1908" w:author="Thomas CARTERET" w:date="2021-06-11T11:29:00Z"/>
          <w:lang w:val="en-US"/>
        </w:rPr>
        <w:pPrChange w:id="1909" w:author="Thomas CARTERET" w:date="2021-06-11T11:43:00Z">
          <w:pPr/>
        </w:pPrChange>
      </w:pPr>
      <w:del w:id="1910" w:author="Thomas CARTERET" w:date="2021-06-11T11:29:00Z">
        <w:r w:rsidRPr="006A4396" w:rsidDel="00D96692">
          <w:rPr>
            <w:lang w:val="en-US"/>
          </w:rPr>
          <w:delText>List the information, the models, the files or the code that are produced during this work package.</w:delText>
        </w:r>
      </w:del>
    </w:p>
    <w:p w14:paraId="01B77416" w14:textId="332AF0D5" w:rsidR="00376472" w:rsidRPr="006A4396" w:rsidDel="00D96692" w:rsidRDefault="00376472" w:rsidP="00883FDB">
      <w:pPr>
        <w:spacing w:before="100" w:beforeAutospacing="1" w:after="100" w:afterAutospacing="1"/>
        <w:rPr>
          <w:del w:id="1911" w:author="Thomas CARTERET" w:date="2021-06-11T11:29:00Z"/>
          <w:lang w:val="en-US"/>
        </w:rPr>
        <w:pPrChange w:id="1912" w:author="Thomas CARTERET" w:date="2021-06-11T11:43:00Z">
          <w:pPr>
            <w:pStyle w:val="Titre2"/>
            <w:shd w:val="clear" w:color="auto" w:fill="FFFFFF"/>
          </w:pPr>
        </w:pPrChange>
      </w:pPr>
      <w:del w:id="1913" w:author="Thomas CARTERET" w:date="2021-06-11T11:29:00Z">
        <w:r w:rsidRPr="006A4396" w:rsidDel="00D96692">
          <w:rPr>
            <w:lang w:val="en-US"/>
          </w:rPr>
          <w:delText xml:space="preserve">5.2. Work Package 2: </w:delText>
        </w:r>
        <w:r w:rsidR="00A71C44" w:rsidRPr="006A4396" w:rsidDel="00D96692">
          <w:rPr>
            <w:lang w:val="en-US"/>
          </w:rPr>
          <w:delText>Group 1 of Agents</w:delText>
        </w:r>
      </w:del>
    </w:p>
    <w:p w14:paraId="75ED2543" w14:textId="7FD94F09" w:rsidR="00A71C44" w:rsidRPr="006A4396" w:rsidDel="00D96692" w:rsidRDefault="00A71C44" w:rsidP="00883FDB">
      <w:pPr>
        <w:spacing w:before="100" w:beforeAutospacing="1" w:after="100" w:afterAutospacing="1"/>
        <w:rPr>
          <w:del w:id="1914" w:author="Thomas CARTERET" w:date="2021-06-11T11:29:00Z"/>
          <w:lang w:val="en-US"/>
        </w:rPr>
        <w:pPrChange w:id="1915" w:author="Thomas CARTERET" w:date="2021-06-11T11:43:00Z">
          <w:pPr>
            <w:pStyle w:val="Titre3"/>
            <w:pBdr>
              <w:top w:val="single" w:sz="6" w:space="0" w:color="8DB3E2"/>
            </w:pBdr>
          </w:pPr>
        </w:pPrChange>
      </w:pPr>
      <w:del w:id="1916" w:author="Thomas CARTERET" w:date="2021-06-11T11:29:00Z">
        <w:r w:rsidRPr="006A4396" w:rsidDel="00D96692">
          <w:rPr>
            <w:lang w:val="en-US"/>
          </w:rPr>
          <w:delText>5.2.1. Description</w:delText>
        </w:r>
      </w:del>
    </w:p>
    <w:p w14:paraId="25BB812B" w14:textId="51975A0D" w:rsidR="00376472" w:rsidRPr="006A4396" w:rsidDel="00D96692" w:rsidRDefault="00376472" w:rsidP="00883FDB">
      <w:pPr>
        <w:spacing w:before="100" w:beforeAutospacing="1" w:after="100" w:afterAutospacing="1"/>
        <w:rPr>
          <w:del w:id="1917" w:author="Thomas CARTERET" w:date="2021-06-11T11:29:00Z"/>
          <w:lang w:val="en-US"/>
        </w:rPr>
        <w:pPrChange w:id="1918" w:author="Thomas CARTERET" w:date="2021-06-11T11:43:00Z">
          <w:pPr/>
        </w:pPrChange>
      </w:pPr>
      <w:del w:id="1919" w:author="Thomas CARTERET" w:date="2021-06-11T11:29:00Z">
        <w:r w:rsidRPr="006A4396" w:rsidDel="00D96692">
          <w:rPr>
            <w:lang w:val="en-US"/>
          </w:rPr>
          <w:delText>Describe the purpose of the work package.</w:delText>
        </w:r>
      </w:del>
    </w:p>
    <w:p w14:paraId="2557028C" w14:textId="13B65BA3" w:rsidR="00A71C44" w:rsidRPr="006A4396" w:rsidDel="00D96692" w:rsidRDefault="00A71C44" w:rsidP="00883FDB">
      <w:pPr>
        <w:spacing w:before="100" w:beforeAutospacing="1" w:after="100" w:afterAutospacing="1"/>
        <w:rPr>
          <w:del w:id="1920" w:author="Thomas CARTERET" w:date="2021-06-11T11:29:00Z"/>
          <w:lang w:val="en-US"/>
        </w:rPr>
        <w:pPrChange w:id="1921" w:author="Thomas CARTERET" w:date="2021-06-11T11:43:00Z">
          <w:pPr/>
        </w:pPrChange>
      </w:pPr>
      <w:del w:id="1922" w:author="Thomas CARTERET" w:date="2021-06-11T11:29:00Z">
        <w:r w:rsidRPr="006A4396" w:rsidDel="00D96692">
          <w:rPr>
            <w:lang w:val="en-US"/>
          </w:rPr>
          <w:delText>List the tasks:</w:delText>
        </w:r>
      </w:del>
    </w:p>
    <w:p w14:paraId="160989FB" w14:textId="7AAC4BE0" w:rsidR="00A71C44" w:rsidRPr="006A4396" w:rsidDel="00D96692" w:rsidRDefault="00A71C44" w:rsidP="00883FDB">
      <w:pPr>
        <w:spacing w:before="100" w:beforeAutospacing="1" w:after="100" w:afterAutospacing="1"/>
        <w:rPr>
          <w:del w:id="1923" w:author="Thomas CARTERET" w:date="2021-06-11T11:29:00Z"/>
          <w:lang w:val="en-US"/>
        </w:rPr>
        <w:pPrChange w:id="1924" w:author="Thomas CARTERET" w:date="2021-06-11T11:43:00Z">
          <w:pPr>
            <w:pStyle w:val="Paragraphedeliste"/>
            <w:numPr>
              <w:numId w:val="1"/>
            </w:numPr>
            <w:ind w:hanging="360"/>
          </w:pPr>
        </w:pPrChange>
      </w:pPr>
      <w:del w:id="1925" w:author="Thomas CARTERET" w:date="2021-06-11T11:29:00Z">
        <w:r w:rsidRPr="006A4396" w:rsidDel="00D96692">
          <w:rPr>
            <w:lang w:val="en-US"/>
          </w:rPr>
          <w:delText>T2.1: Name and explanation about the task 1 in this work package</w:delText>
        </w:r>
      </w:del>
    </w:p>
    <w:p w14:paraId="06FF22DA" w14:textId="16B1515D" w:rsidR="00A71C44" w:rsidRPr="006A4396" w:rsidDel="00D96692" w:rsidRDefault="00A71C44" w:rsidP="00883FDB">
      <w:pPr>
        <w:spacing w:before="100" w:beforeAutospacing="1" w:after="100" w:afterAutospacing="1"/>
        <w:rPr>
          <w:del w:id="1926" w:author="Thomas CARTERET" w:date="2021-06-11T11:29:00Z"/>
          <w:lang w:val="en-US"/>
        </w:rPr>
        <w:pPrChange w:id="1927" w:author="Thomas CARTERET" w:date="2021-06-11T11:43:00Z">
          <w:pPr>
            <w:pStyle w:val="Paragraphedeliste"/>
            <w:numPr>
              <w:numId w:val="1"/>
            </w:numPr>
            <w:ind w:hanging="360"/>
          </w:pPr>
        </w:pPrChange>
      </w:pPr>
      <w:del w:id="1928" w:author="Thomas CARTERET" w:date="2021-06-11T11:29:00Z">
        <w:r w:rsidRPr="006A4396" w:rsidDel="00D96692">
          <w:rPr>
            <w:lang w:val="en-US"/>
          </w:rPr>
          <w:delText>T2.2: Name and explanation about the task 2 in this work package</w:delText>
        </w:r>
      </w:del>
    </w:p>
    <w:p w14:paraId="04E8AF4F" w14:textId="410CB2E1" w:rsidR="00A71C44" w:rsidRPr="006A4396" w:rsidDel="00D96692" w:rsidRDefault="00A71C44" w:rsidP="00883FDB">
      <w:pPr>
        <w:spacing w:before="100" w:beforeAutospacing="1" w:after="100" w:afterAutospacing="1"/>
        <w:rPr>
          <w:del w:id="1929" w:author="Thomas CARTERET" w:date="2021-06-11T11:29:00Z"/>
          <w:lang w:val="en-US"/>
        </w:rPr>
        <w:pPrChange w:id="1930" w:author="Thomas CARTERET" w:date="2021-06-11T11:43:00Z">
          <w:pPr>
            <w:pStyle w:val="Titre3"/>
            <w:pBdr>
              <w:top w:val="single" w:sz="6" w:space="0" w:color="8DB3E2"/>
            </w:pBdr>
          </w:pPr>
        </w:pPrChange>
      </w:pPr>
      <w:del w:id="1931" w:author="Thomas CARTERET" w:date="2021-06-11T11:29:00Z">
        <w:r w:rsidRPr="006A4396" w:rsidDel="00D96692">
          <w:rPr>
            <w:lang w:val="en-US"/>
          </w:rPr>
          <w:delText>5.2.2. Inputs</w:delText>
        </w:r>
      </w:del>
    </w:p>
    <w:p w14:paraId="6D9A2052" w14:textId="24C78783" w:rsidR="00A71C44" w:rsidRPr="006A4396" w:rsidDel="00D96692" w:rsidRDefault="00A71C44" w:rsidP="00883FDB">
      <w:pPr>
        <w:spacing w:before="100" w:beforeAutospacing="1" w:after="100" w:afterAutospacing="1"/>
        <w:rPr>
          <w:del w:id="1932" w:author="Thomas CARTERET" w:date="2021-06-11T11:29:00Z"/>
          <w:lang w:val="en-US"/>
        </w:rPr>
        <w:pPrChange w:id="1933" w:author="Thomas CARTERET" w:date="2021-06-11T11:43:00Z">
          <w:pPr/>
        </w:pPrChange>
      </w:pPr>
      <w:del w:id="1934" w:author="Thomas CARTERET" w:date="2021-06-11T11:29:00Z">
        <w:r w:rsidRPr="006A4396" w:rsidDel="00D96692">
          <w:rPr>
            <w:lang w:val="en-US"/>
          </w:rPr>
          <w:delText>List the information, the models, the files that are needed to realize the tasks.</w:delText>
        </w:r>
      </w:del>
    </w:p>
    <w:p w14:paraId="4CD6D396" w14:textId="3281152E" w:rsidR="00A71C44" w:rsidRPr="006A4396" w:rsidDel="00D96692" w:rsidRDefault="00A71C44" w:rsidP="00883FDB">
      <w:pPr>
        <w:spacing w:before="100" w:beforeAutospacing="1" w:after="100" w:afterAutospacing="1"/>
        <w:rPr>
          <w:del w:id="1935" w:author="Thomas CARTERET" w:date="2021-06-11T11:29:00Z"/>
          <w:lang w:val="en-US"/>
        </w:rPr>
        <w:pPrChange w:id="1936" w:author="Thomas CARTERET" w:date="2021-06-11T11:43:00Z">
          <w:pPr>
            <w:pStyle w:val="Titre3"/>
            <w:pBdr>
              <w:top w:val="single" w:sz="6" w:space="0" w:color="8DB3E2"/>
            </w:pBdr>
          </w:pPr>
        </w:pPrChange>
      </w:pPr>
      <w:del w:id="1937" w:author="Thomas CARTERET" w:date="2021-06-11T11:29:00Z">
        <w:r w:rsidRPr="006A4396" w:rsidDel="00D96692">
          <w:rPr>
            <w:lang w:val="en-US"/>
          </w:rPr>
          <w:delText>5.2.3. Outputs / Deliverables</w:delText>
        </w:r>
      </w:del>
    </w:p>
    <w:p w14:paraId="68800D9D" w14:textId="03292121" w:rsidR="00A71C44" w:rsidRPr="006A4396" w:rsidDel="00D96692" w:rsidRDefault="00A71C44" w:rsidP="00883FDB">
      <w:pPr>
        <w:spacing w:before="100" w:beforeAutospacing="1" w:after="100" w:afterAutospacing="1"/>
        <w:rPr>
          <w:del w:id="1938" w:author="Thomas CARTERET" w:date="2021-06-11T11:29:00Z"/>
          <w:lang w:val="en-US"/>
        </w:rPr>
        <w:pPrChange w:id="1939" w:author="Thomas CARTERET" w:date="2021-06-11T11:43:00Z">
          <w:pPr/>
        </w:pPrChange>
      </w:pPr>
      <w:del w:id="1940" w:author="Thomas CARTERET" w:date="2021-06-11T11:29:00Z">
        <w:r w:rsidRPr="006A4396" w:rsidDel="00D96692">
          <w:rPr>
            <w:lang w:val="en-US"/>
          </w:rPr>
          <w:delText>List the information, the models, the files or the code that are produced during this work package.</w:delText>
        </w:r>
      </w:del>
    </w:p>
    <w:p w14:paraId="13971E00" w14:textId="25D17CC4" w:rsidR="00376472" w:rsidRPr="006A4396" w:rsidDel="00D96692" w:rsidRDefault="00376472" w:rsidP="00883FDB">
      <w:pPr>
        <w:spacing w:before="100" w:beforeAutospacing="1" w:after="100" w:afterAutospacing="1"/>
        <w:rPr>
          <w:del w:id="1941" w:author="Thomas CARTERET" w:date="2021-06-11T11:29:00Z"/>
          <w:lang w:val="en-US"/>
        </w:rPr>
        <w:pPrChange w:id="1942" w:author="Thomas CARTERET" w:date="2021-06-11T11:43:00Z">
          <w:pPr>
            <w:pStyle w:val="Titre2"/>
            <w:shd w:val="clear" w:color="auto" w:fill="FFFFFF"/>
          </w:pPr>
        </w:pPrChange>
      </w:pPr>
      <w:del w:id="1943" w:author="Thomas CARTERET" w:date="2021-06-11T11:29:00Z">
        <w:r w:rsidRPr="006A4396" w:rsidDel="00D96692">
          <w:rPr>
            <w:lang w:val="en-US"/>
          </w:rPr>
          <w:delText xml:space="preserve">5.3. Work Package 3: </w:delText>
        </w:r>
        <w:r w:rsidR="00A71C44" w:rsidRPr="006A4396" w:rsidDel="00D96692">
          <w:rPr>
            <w:lang w:val="en-US"/>
          </w:rPr>
          <w:delText>Group 2 of Agents</w:delText>
        </w:r>
      </w:del>
    </w:p>
    <w:p w14:paraId="276690F0" w14:textId="72E4A2F2" w:rsidR="00A71C44" w:rsidRPr="006A4396" w:rsidDel="00D96692" w:rsidRDefault="00A71C44" w:rsidP="00883FDB">
      <w:pPr>
        <w:spacing w:before="100" w:beforeAutospacing="1" w:after="100" w:afterAutospacing="1"/>
        <w:rPr>
          <w:del w:id="1944" w:author="Thomas CARTERET" w:date="2021-06-11T11:29:00Z"/>
          <w:lang w:val="en-US"/>
        </w:rPr>
        <w:pPrChange w:id="1945" w:author="Thomas CARTERET" w:date="2021-06-11T11:43:00Z">
          <w:pPr>
            <w:pStyle w:val="Titre3"/>
            <w:pBdr>
              <w:top w:val="single" w:sz="6" w:space="0" w:color="8DB3E2"/>
            </w:pBdr>
          </w:pPr>
        </w:pPrChange>
      </w:pPr>
      <w:del w:id="1946" w:author="Thomas CARTERET" w:date="2021-06-11T11:29:00Z">
        <w:r w:rsidRPr="006A4396" w:rsidDel="00D96692">
          <w:rPr>
            <w:lang w:val="en-US"/>
          </w:rPr>
          <w:delText>5.3.1. Description</w:delText>
        </w:r>
      </w:del>
    </w:p>
    <w:p w14:paraId="24D2FDBD" w14:textId="2A8E1DAF" w:rsidR="00376472" w:rsidRPr="006A4396" w:rsidDel="00D96692" w:rsidRDefault="00376472" w:rsidP="00883FDB">
      <w:pPr>
        <w:spacing w:before="100" w:beforeAutospacing="1" w:after="100" w:afterAutospacing="1"/>
        <w:rPr>
          <w:del w:id="1947" w:author="Thomas CARTERET" w:date="2021-06-11T11:29:00Z"/>
          <w:lang w:val="en-US"/>
        </w:rPr>
        <w:pPrChange w:id="1948" w:author="Thomas CARTERET" w:date="2021-06-11T11:43:00Z">
          <w:pPr/>
        </w:pPrChange>
      </w:pPr>
      <w:del w:id="1949" w:author="Thomas CARTERET" w:date="2021-06-11T11:29:00Z">
        <w:r w:rsidRPr="006A4396" w:rsidDel="00D96692">
          <w:rPr>
            <w:lang w:val="en-US"/>
          </w:rPr>
          <w:delText>Describe the purpose of the work package.</w:delText>
        </w:r>
      </w:del>
    </w:p>
    <w:p w14:paraId="4D5CF820" w14:textId="3C860709" w:rsidR="00A71C44" w:rsidRPr="006A4396" w:rsidDel="00D96692" w:rsidRDefault="00A71C44" w:rsidP="00883FDB">
      <w:pPr>
        <w:spacing w:before="100" w:beforeAutospacing="1" w:after="100" w:afterAutospacing="1"/>
        <w:rPr>
          <w:del w:id="1950" w:author="Thomas CARTERET" w:date="2021-06-11T11:29:00Z"/>
          <w:lang w:val="en-US"/>
        </w:rPr>
        <w:pPrChange w:id="1951" w:author="Thomas CARTERET" w:date="2021-06-11T11:43:00Z">
          <w:pPr/>
        </w:pPrChange>
      </w:pPr>
      <w:del w:id="1952" w:author="Thomas CARTERET" w:date="2021-06-11T11:29:00Z">
        <w:r w:rsidRPr="006A4396" w:rsidDel="00D96692">
          <w:rPr>
            <w:lang w:val="en-US"/>
          </w:rPr>
          <w:delText>List the tasks:</w:delText>
        </w:r>
      </w:del>
    </w:p>
    <w:p w14:paraId="02A7D3DF" w14:textId="3A5D7EED" w:rsidR="00A71C44" w:rsidRPr="006A4396" w:rsidDel="00D96692" w:rsidRDefault="00A71C44" w:rsidP="00883FDB">
      <w:pPr>
        <w:spacing w:before="100" w:beforeAutospacing="1" w:after="100" w:afterAutospacing="1"/>
        <w:rPr>
          <w:del w:id="1953" w:author="Thomas CARTERET" w:date="2021-06-11T11:29:00Z"/>
          <w:lang w:val="en-US"/>
        </w:rPr>
        <w:pPrChange w:id="1954" w:author="Thomas CARTERET" w:date="2021-06-11T11:43:00Z">
          <w:pPr>
            <w:pStyle w:val="Paragraphedeliste"/>
            <w:numPr>
              <w:numId w:val="1"/>
            </w:numPr>
            <w:ind w:hanging="360"/>
          </w:pPr>
        </w:pPrChange>
      </w:pPr>
      <w:del w:id="1955" w:author="Thomas CARTERET" w:date="2021-06-11T11:29:00Z">
        <w:r w:rsidRPr="006A4396" w:rsidDel="00D96692">
          <w:rPr>
            <w:lang w:val="en-US"/>
          </w:rPr>
          <w:delText>T3.1: Name and explanation about the task 1 in this work package</w:delText>
        </w:r>
      </w:del>
    </w:p>
    <w:p w14:paraId="7B77C93B" w14:textId="6C12104D" w:rsidR="00A71C44" w:rsidRPr="006A4396" w:rsidDel="00D96692" w:rsidRDefault="00A71C44" w:rsidP="00883FDB">
      <w:pPr>
        <w:spacing w:before="100" w:beforeAutospacing="1" w:after="100" w:afterAutospacing="1"/>
        <w:rPr>
          <w:del w:id="1956" w:author="Thomas CARTERET" w:date="2021-06-11T11:29:00Z"/>
          <w:lang w:val="en-US"/>
        </w:rPr>
        <w:pPrChange w:id="1957" w:author="Thomas CARTERET" w:date="2021-06-11T11:43:00Z">
          <w:pPr>
            <w:pStyle w:val="Paragraphedeliste"/>
            <w:numPr>
              <w:numId w:val="1"/>
            </w:numPr>
            <w:ind w:hanging="360"/>
          </w:pPr>
        </w:pPrChange>
      </w:pPr>
      <w:del w:id="1958" w:author="Thomas CARTERET" w:date="2021-06-11T11:29:00Z">
        <w:r w:rsidRPr="006A4396" w:rsidDel="00D96692">
          <w:rPr>
            <w:lang w:val="en-US"/>
          </w:rPr>
          <w:delText>T3.2: Name and explanation about the task 2 in this work package</w:delText>
        </w:r>
      </w:del>
    </w:p>
    <w:p w14:paraId="3D6FD79E" w14:textId="1E527FEF" w:rsidR="00A71C44" w:rsidRPr="006A4396" w:rsidDel="00D96692" w:rsidRDefault="00A71C44" w:rsidP="00883FDB">
      <w:pPr>
        <w:spacing w:before="100" w:beforeAutospacing="1" w:after="100" w:afterAutospacing="1"/>
        <w:rPr>
          <w:del w:id="1959" w:author="Thomas CARTERET" w:date="2021-06-11T11:29:00Z"/>
          <w:lang w:val="en-US"/>
        </w:rPr>
        <w:pPrChange w:id="1960" w:author="Thomas CARTERET" w:date="2021-06-11T11:43:00Z">
          <w:pPr>
            <w:pStyle w:val="Titre3"/>
            <w:pBdr>
              <w:top w:val="single" w:sz="6" w:space="0" w:color="8DB3E2"/>
            </w:pBdr>
          </w:pPr>
        </w:pPrChange>
      </w:pPr>
      <w:del w:id="1961" w:author="Thomas CARTERET" w:date="2021-06-11T11:29:00Z">
        <w:r w:rsidRPr="006A4396" w:rsidDel="00D96692">
          <w:rPr>
            <w:lang w:val="en-US"/>
          </w:rPr>
          <w:delText>5.3.2. Inputs</w:delText>
        </w:r>
      </w:del>
    </w:p>
    <w:p w14:paraId="06AFAAA2" w14:textId="2BEC4C31" w:rsidR="00A71C44" w:rsidRPr="006A4396" w:rsidDel="00D96692" w:rsidRDefault="00A71C44" w:rsidP="00883FDB">
      <w:pPr>
        <w:spacing w:before="100" w:beforeAutospacing="1" w:after="100" w:afterAutospacing="1"/>
        <w:rPr>
          <w:del w:id="1962" w:author="Thomas CARTERET" w:date="2021-06-11T11:29:00Z"/>
          <w:lang w:val="en-US"/>
        </w:rPr>
        <w:pPrChange w:id="1963" w:author="Thomas CARTERET" w:date="2021-06-11T11:43:00Z">
          <w:pPr/>
        </w:pPrChange>
      </w:pPr>
      <w:del w:id="1964" w:author="Thomas CARTERET" w:date="2021-06-11T11:29:00Z">
        <w:r w:rsidRPr="006A4396" w:rsidDel="00D96692">
          <w:rPr>
            <w:lang w:val="en-US"/>
          </w:rPr>
          <w:delText>List the information, the models, the files that are needed to realize the tasks.</w:delText>
        </w:r>
      </w:del>
    </w:p>
    <w:p w14:paraId="1C31C15A" w14:textId="11D5133F" w:rsidR="00A71C44" w:rsidRPr="006A4396" w:rsidDel="00D96692" w:rsidRDefault="00A71C44" w:rsidP="00883FDB">
      <w:pPr>
        <w:spacing w:before="100" w:beforeAutospacing="1" w:after="100" w:afterAutospacing="1"/>
        <w:rPr>
          <w:del w:id="1965" w:author="Thomas CARTERET" w:date="2021-06-11T11:29:00Z"/>
          <w:lang w:val="en-US"/>
        </w:rPr>
        <w:pPrChange w:id="1966" w:author="Thomas CARTERET" w:date="2021-06-11T11:43:00Z">
          <w:pPr>
            <w:pStyle w:val="Titre3"/>
            <w:pBdr>
              <w:top w:val="single" w:sz="6" w:space="0" w:color="8DB3E2"/>
            </w:pBdr>
          </w:pPr>
        </w:pPrChange>
      </w:pPr>
      <w:del w:id="1967" w:author="Thomas CARTERET" w:date="2021-06-11T11:29:00Z">
        <w:r w:rsidRPr="006A4396" w:rsidDel="00D96692">
          <w:rPr>
            <w:lang w:val="en-US"/>
          </w:rPr>
          <w:delText>5.3.3. Outputs / Deliverables</w:delText>
        </w:r>
      </w:del>
    </w:p>
    <w:p w14:paraId="3BD34B86" w14:textId="3B9F349E" w:rsidR="00A71C44" w:rsidRPr="006A4396" w:rsidDel="00D96692" w:rsidRDefault="00A71C44" w:rsidP="00883FDB">
      <w:pPr>
        <w:spacing w:before="100" w:beforeAutospacing="1" w:after="100" w:afterAutospacing="1"/>
        <w:rPr>
          <w:del w:id="1968" w:author="Thomas CARTERET" w:date="2021-06-11T11:29:00Z"/>
          <w:lang w:val="en-US"/>
        </w:rPr>
        <w:pPrChange w:id="1969" w:author="Thomas CARTERET" w:date="2021-06-11T11:43:00Z">
          <w:pPr/>
        </w:pPrChange>
      </w:pPr>
      <w:del w:id="1970" w:author="Thomas CARTERET" w:date="2021-06-11T11:29:00Z">
        <w:r w:rsidRPr="006A4396" w:rsidDel="00D96692">
          <w:rPr>
            <w:lang w:val="en-US"/>
          </w:rPr>
          <w:delText>List the information, the models, the files or the code that are produced during this work package.</w:delText>
        </w:r>
      </w:del>
    </w:p>
    <w:p w14:paraId="34052581" w14:textId="470A5289" w:rsidR="00376472" w:rsidRPr="006A4396" w:rsidDel="00D96692" w:rsidRDefault="00376472" w:rsidP="00883FDB">
      <w:pPr>
        <w:spacing w:before="100" w:beforeAutospacing="1" w:after="100" w:afterAutospacing="1"/>
        <w:rPr>
          <w:del w:id="1971" w:author="Thomas CARTERET" w:date="2021-06-11T11:29:00Z"/>
          <w:lang w:val="en-US"/>
        </w:rPr>
        <w:pPrChange w:id="1972" w:author="Thomas CARTERET" w:date="2021-06-11T11:43:00Z">
          <w:pPr>
            <w:pStyle w:val="Titre2"/>
            <w:shd w:val="clear" w:color="auto" w:fill="FFFFFF"/>
          </w:pPr>
        </w:pPrChange>
      </w:pPr>
      <w:del w:id="1973" w:author="Thomas CARTERET" w:date="2021-06-11T11:29:00Z">
        <w:r w:rsidRPr="006A4396" w:rsidDel="00D96692">
          <w:rPr>
            <w:lang w:val="en-US"/>
          </w:rPr>
          <w:delText>5.4. Work Package 4: User Interface</w:delText>
        </w:r>
      </w:del>
    </w:p>
    <w:p w14:paraId="447C86D3" w14:textId="6BF236B4" w:rsidR="00A71C44" w:rsidRPr="006A4396" w:rsidDel="00D96692" w:rsidRDefault="00A71C44" w:rsidP="00883FDB">
      <w:pPr>
        <w:spacing w:before="100" w:beforeAutospacing="1" w:after="100" w:afterAutospacing="1"/>
        <w:rPr>
          <w:del w:id="1974" w:author="Thomas CARTERET" w:date="2021-06-11T11:29:00Z"/>
          <w:lang w:val="en-US"/>
        </w:rPr>
        <w:pPrChange w:id="1975" w:author="Thomas CARTERET" w:date="2021-06-11T11:43:00Z">
          <w:pPr>
            <w:pStyle w:val="Titre3"/>
            <w:pBdr>
              <w:top w:val="single" w:sz="6" w:space="0" w:color="8DB3E2"/>
            </w:pBdr>
          </w:pPr>
        </w:pPrChange>
      </w:pPr>
      <w:del w:id="1976" w:author="Thomas CARTERET" w:date="2021-06-11T11:29:00Z">
        <w:r w:rsidRPr="006A4396" w:rsidDel="00D96692">
          <w:rPr>
            <w:lang w:val="en-US"/>
          </w:rPr>
          <w:delText>5.4.1. Description</w:delText>
        </w:r>
      </w:del>
    </w:p>
    <w:p w14:paraId="784D38FF" w14:textId="414B1AC3" w:rsidR="00376472" w:rsidRPr="006A4396" w:rsidDel="00D96692" w:rsidRDefault="00376472" w:rsidP="00883FDB">
      <w:pPr>
        <w:spacing w:before="100" w:beforeAutospacing="1" w:after="100" w:afterAutospacing="1"/>
        <w:rPr>
          <w:del w:id="1977" w:author="Thomas CARTERET" w:date="2021-06-11T11:29:00Z"/>
          <w:lang w:val="en-US"/>
        </w:rPr>
        <w:pPrChange w:id="1978" w:author="Thomas CARTERET" w:date="2021-06-11T11:43:00Z">
          <w:pPr/>
        </w:pPrChange>
      </w:pPr>
      <w:del w:id="1979" w:author="Thomas CARTERET" w:date="2021-06-11T11:29:00Z">
        <w:r w:rsidRPr="006A4396" w:rsidDel="00D96692">
          <w:rPr>
            <w:lang w:val="en-US"/>
          </w:rPr>
          <w:delText>Describe the purpose of the work package.</w:delText>
        </w:r>
      </w:del>
    </w:p>
    <w:p w14:paraId="45908180" w14:textId="568C5EA1" w:rsidR="00A71C44" w:rsidRPr="006A4396" w:rsidDel="00D96692" w:rsidRDefault="00A71C44" w:rsidP="00883FDB">
      <w:pPr>
        <w:spacing w:before="100" w:beforeAutospacing="1" w:after="100" w:afterAutospacing="1"/>
        <w:rPr>
          <w:del w:id="1980" w:author="Thomas CARTERET" w:date="2021-06-11T11:29:00Z"/>
          <w:lang w:val="en-US"/>
        </w:rPr>
        <w:pPrChange w:id="1981" w:author="Thomas CARTERET" w:date="2021-06-11T11:43:00Z">
          <w:pPr/>
        </w:pPrChange>
      </w:pPr>
      <w:del w:id="1982" w:author="Thomas CARTERET" w:date="2021-06-11T11:29:00Z">
        <w:r w:rsidRPr="006A4396" w:rsidDel="00D96692">
          <w:rPr>
            <w:lang w:val="en-US"/>
          </w:rPr>
          <w:delText>List the tasks:</w:delText>
        </w:r>
      </w:del>
    </w:p>
    <w:p w14:paraId="53C4F6DF" w14:textId="2D4E3C08" w:rsidR="00A71C44" w:rsidRPr="006A4396" w:rsidDel="00D96692" w:rsidRDefault="00A71C44" w:rsidP="00883FDB">
      <w:pPr>
        <w:spacing w:before="100" w:beforeAutospacing="1" w:after="100" w:afterAutospacing="1"/>
        <w:rPr>
          <w:del w:id="1983" w:author="Thomas CARTERET" w:date="2021-06-11T11:29:00Z"/>
          <w:lang w:val="en-US"/>
        </w:rPr>
        <w:pPrChange w:id="1984" w:author="Thomas CARTERET" w:date="2021-06-11T11:43:00Z">
          <w:pPr>
            <w:pStyle w:val="Paragraphedeliste"/>
            <w:numPr>
              <w:numId w:val="1"/>
            </w:numPr>
            <w:ind w:hanging="360"/>
          </w:pPr>
        </w:pPrChange>
      </w:pPr>
      <w:del w:id="1985" w:author="Thomas CARTERET" w:date="2021-06-11T11:29:00Z">
        <w:r w:rsidRPr="006A4396" w:rsidDel="00D96692">
          <w:rPr>
            <w:lang w:val="en-US"/>
          </w:rPr>
          <w:delText>T4.1: Name and explanation about the task 1 in this work package</w:delText>
        </w:r>
      </w:del>
    </w:p>
    <w:p w14:paraId="463FAE04" w14:textId="1D23F04E" w:rsidR="00A71C44" w:rsidRPr="006A4396" w:rsidDel="00D96692" w:rsidRDefault="00A71C44" w:rsidP="00883FDB">
      <w:pPr>
        <w:spacing w:before="100" w:beforeAutospacing="1" w:after="100" w:afterAutospacing="1"/>
        <w:rPr>
          <w:del w:id="1986" w:author="Thomas CARTERET" w:date="2021-06-11T11:29:00Z"/>
          <w:lang w:val="en-US"/>
        </w:rPr>
        <w:pPrChange w:id="1987" w:author="Thomas CARTERET" w:date="2021-06-11T11:43:00Z">
          <w:pPr>
            <w:pStyle w:val="Paragraphedeliste"/>
            <w:numPr>
              <w:numId w:val="1"/>
            </w:numPr>
            <w:ind w:hanging="360"/>
          </w:pPr>
        </w:pPrChange>
      </w:pPr>
      <w:del w:id="1988" w:author="Thomas CARTERET" w:date="2021-06-11T11:29:00Z">
        <w:r w:rsidRPr="006A4396" w:rsidDel="00D96692">
          <w:rPr>
            <w:lang w:val="en-US"/>
          </w:rPr>
          <w:delText>T4.2: Name and explanation about the task 2 in this work package</w:delText>
        </w:r>
      </w:del>
    </w:p>
    <w:p w14:paraId="1403A39A" w14:textId="1A296FE2" w:rsidR="00A71C44" w:rsidRPr="006A4396" w:rsidDel="00D96692" w:rsidRDefault="00A71C44" w:rsidP="00883FDB">
      <w:pPr>
        <w:spacing w:before="100" w:beforeAutospacing="1" w:after="100" w:afterAutospacing="1"/>
        <w:rPr>
          <w:del w:id="1989" w:author="Thomas CARTERET" w:date="2021-06-11T11:29:00Z"/>
          <w:lang w:val="en-US"/>
        </w:rPr>
        <w:pPrChange w:id="1990" w:author="Thomas CARTERET" w:date="2021-06-11T11:43:00Z">
          <w:pPr>
            <w:pStyle w:val="Titre3"/>
            <w:pBdr>
              <w:top w:val="single" w:sz="6" w:space="0" w:color="8DB3E2"/>
            </w:pBdr>
          </w:pPr>
        </w:pPrChange>
      </w:pPr>
      <w:del w:id="1991" w:author="Thomas CARTERET" w:date="2021-06-11T11:29:00Z">
        <w:r w:rsidRPr="006A4396" w:rsidDel="00D96692">
          <w:rPr>
            <w:lang w:val="en-US"/>
          </w:rPr>
          <w:delText>5.4.2. Inputs</w:delText>
        </w:r>
      </w:del>
    </w:p>
    <w:p w14:paraId="6AA7FDBF" w14:textId="1F7694A3" w:rsidR="00A71C44" w:rsidRPr="006A4396" w:rsidDel="00D96692" w:rsidRDefault="00A71C44" w:rsidP="00883FDB">
      <w:pPr>
        <w:spacing w:before="100" w:beforeAutospacing="1" w:after="100" w:afterAutospacing="1"/>
        <w:rPr>
          <w:del w:id="1992" w:author="Thomas CARTERET" w:date="2021-06-11T11:29:00Z"/>
          <w:lang w:val="en-US"/>
        </w:rPr>
        <w:pPrChange w:id="1993" w:author="Thomas CARTERET" w:date="2021-06-11T11:43:00Z">
          <w:pPr/>
        </w:pPrChange>
      </w:pPr>
      <w:del w:id="1994" w:author="Thomas CARTERET" w:date="2021-06-11T11:29:00Z">
        <w:r w:rsidRPr="006A4396" w:rsidDel="00D96692">
          <w:rPr>
            <w:lang w:val="en-US"/>
          </w:rPr>
          <w:delText>List the information, the models, the files that are needed to realize the tasks.</w:delText>
        </w:r>
      </w:del>
    </w:p>
    <w:p w14:paraId="49BE6812" w14:textId="20EEA34F" w:rsidR="00A71C44" w:rsidRPr="006A4396" w:rsidDel="00D96692" w:rsidRDefault="00A71C44" w:rsidP="00883FDB">
      <w:pPr>
        <w:spacing w:before="100" w:beforeAutospacing="1" w:after="100" w:afterAutospacing="1"/>
        <w:rPr>
          <w:del w:id="1995" w:author="Thomas CARTERET" w:date="2021-06-11T11:29:00Z"/>
          <w:lang w:val="en-US"/>
        </w:rPr>
        <w:pPrChange w:id="1996" w:author="Thomas CARTERET" w:date="2021-06-11T11:43:00Z">
          <w:pPr>
            <w:pStyle w:val="Titre3"/>
            <w:pBdr>
              <w:top w:val="single" w:sz="6" w:space="0" w:color="8DB3E2"/>
            </w:pBdr>
          </w:pPr>
        </w:pPrChange>
      </w:pPr>
      <w:del w:id="1997" w:author="Thomas CARTERET" w:date="2021-06-11T11:29:00Z">
        <w:r w:rsidRPr="006A4396" w:rsidDel="00D96692">
          <w:rPr>
            <w:lang w:val="en-US"/>
          </w:rPr>
          <w:delText>5.4.3. Outputs / Deliverables</w:delText>
        </w:r>
      </w:del>
    </w:p>
    <w:p w14:paraId="28AB52A8" w14:textId="41FA414F" w:rsidR="00A71C44" w:rsidRPr="006A4396" w:rsidDel="00D96692" w:rsidRDefault="00A71C44" w:rsidP="00883FDB">
      <w:pPr>
        <w:spacing w:before="100" w:beforeAutospacing="1" w:after="100" w:afterAutospacing="1"/>
        <w:rPr>
          <w:del w:id="1998" w:author="Thomas CARTERET" w:date="2021-06-11T11:29:00Z"/>
          <w:lang w:val="en-US"/>
        </w:rPr>
        <w:pPrChange w:id="1999" w:author="Thomas CARTERET" w:date="2021-06-11T11:43:00Z">
          <w:pPr/>
        </w:pPrChange>
      </w:pPr>
      <w:del w:id="2000" w:author="Thomas CARTERET" w:date="2021-06-11T11:29:00Z">
        <w:r w:rsidRPr="006A4396" w:rsidDel="00D96692">
          <w:rPr>
            <w:lang w:val="en-US"/>
          </w:rPr>
          <w:delText>List the information, the models, the files or the code that are produced during this work package.</w:delText>
        </w:r>
      </w:del>
    </w:p>
    <w:p w14:paraId="4F8EC1E2" w14:textId="00562E3A" w:rsidR="00376472" w:rsidRPr="006A4396" w:rsidDel="00D96692" w:rsidRDefault="00376472" w:rsidP="00883FDB">
      <w:pPr>
        <w:spacing w:before="100" w:beforeAutospacing="1" w:after="100" w:afterAutospacing="1"/>
        <w:rPr>
          <w:del w:id="2001" w:author="Thomas CARTERET" w:date="2021-06-11T11:29:00Z"/>
          <w:lang w:val="en-US"/>
        </w:rPr>
        <w:pPrChange w:id="2002" w:author="Thomas CARTERET" w:date="2021-06-11T11:43:00Z">
          <w:pPr>
            <w:pStyle w:val="Titre2"/>
            <w:shd w:val="clear" w:color="auto" w:fill="FFFFFF"/>
          </w:pPr>
        </w:pPrChange>
      </w:pPr>
      <w:del w:id="2003" w:author="Thomas CARTERET" w:date="2021-06-11T11:29:00Z">
        <w:r w:rsidRPr="006A4396" w:rsidDel="00D96692">
          <w:rPr>
            <w:lang w:val="en-US"/>
          </w:rPr>
          <w:delText>5.5. Work Package 5: Integration</w:delText>
        </w:r>
      </w:del>
    </w:p>
    <w:p w14:paraId="32B0E68D" w14:textId="52B8787A" w:rsidR="00A71C44" w:rsidRPr="006A4396" w:rsidDel="00D96692" w:rsidRDefault="00A71C44" w:rsidP="00883FDB">
      <w:pPr>
        <w:spacing w:before="100" w:beforeAutospacing="1" w:after="100" w:afterAutospacing="1"/>
        <w:rPr>
          <w:del w:id="2004" w:author="Thomas CARTERET" w:date="2021-06-11T11:29:00Z"/>
          <w:lang w:val="en-US"/>
        </w:rPr>
        <w:pPrChange w:id="2005" w:author="Thomas CARTERET" w:date="2021-06-11T11:43:00Z">
          <w:pPr>
            <w:pStyle w:val="Titre3"/>
            <w:pBdr>
              <w:top w:val="single" w:sz="6" w:space="0" w:color="8DB3E2"/>
            </w:pBdr>
          </w:pPr>
        </w:pPrChange>
      </w:pPr>
      <w:del w:id="2006" w:author="Thomas CARTERET" w:date="2021-06-11T11:29:00Z">
        <w:r w:rsidRPr="006A4396" w:rsidDel="00D96692">
          <w:rPr>
            <w:lang w:val="en-US"/>
          </w:rPr>
          <w:delText>5.5.1. Description</w:delText>
        </w:r>
      </w:del>
    </w:p>
    <w:p w14:paraId="478974D5" w14:textId="50BAC2F8" w:rsidR="00735B58" w:rsidRPr="006A4396" w:rsidDel="00D96692" w:rsidRDefault="00376472" w:rsidP="00883FDB">
      <w:pPr>
        <w:spacing w:before="100" w:beforeAutospacing="1" w:after="100" w:afterAutospacing="1"/>
        <w:rPr>
          <w:del w:id="2007" w:author="Thomas CARTERET" w:date="2021-06-11T11:29:00Z"/>
          <w:lang w:val="en-US"/>
        </w:rPr>
        <w:pPrChange w:id="2008" w:author="Thomas CARTERET" w:date="2021-06-11T11:43:00Z">
          <w:pPr/>
        </w:pPrChange>
      </w:pPr>
      <w:del w:id="2009" w:author="Thomas CARTERET" w:date="2021-06-11T11:29:00Z">
        <w:r w:rsidRPr="006A4396" w:rsidDel="00D96692">
          <w:rPr>
            <w:lang w:val="en-US"/>
          </w:rPr>
          <w:delText>Describe the purpose of the work package.</w:delText>
        </w:r>
      </w:del>
    </w:p>
    <w:p w14:paraId="7F53DF66" w14:textId="69B2D69E" w:rsidR="00A71C44" w:rsidRPr="006A4396" w:rsidDel="00D96692" w:rsidRDefault="00A71C44" w:rsidP="00883FDB">
      <w:pPr>
        <w:spacing w:before="100" w:beforeAutospacing="1" w:after="100" w:afterAutospacing="1"/>
        <w:rPr>
          <w:del w:id="2010" w:author="Thomas CARTERET" w:date="2021-06-11T11:29:00Z"/>
          <w:lang w:val="en-US"/>
        </w:rPr>
        <w:pPrChange w:id="2011" w:author="Thomas CARTERET" w:date="2021-06-11T11:43:00Z">
          <w:pPr/>
        </w:pPrChange>
      </w:pPr>
      <w:del w:id="2012" w:author="Thomas CARTERET" w:date="2021-06-11T11:29:00Z">
        <w:r w:rsidRPr="006A4396" w:rsidDel="00D96692">
          <w:rPr>
            <w:lang w:val="en-US"/>
          </w:rPr>
          <w:delText>List the tasks:</w:delText>
        </w:r>
      </w:del>
    </w:p>
    <w:p w14:paraId="4FAE4BF5" w14:textId="141A77D5" w:rsidR="00A71C44" w:rsidRPr="006A4396" w:rsidDel="00D96692" w:rsidRDefault="00A71C44" w:rsidP="00883FDB">
      <w:pPr>
        <w:spacing w:before="100" w:beforeAutospacing="1" w:after="100" w:afterAutospacing="1"/>
        <w:rPr>
          <w:del w:id="2013" w:author="Thomas CARTERET" w:date="2021-06-11T11:29:00Z"/>
          <w:lang w:val="en-US"/>
        </w:rPr>
        <w:pPrChange w:id="2014" w:author="Thomas CARTERET" w:date="2021-06-11T11:43:00Z">
          <w:pPr>
            <w:pStyle w:val="Paragraphedeliste"/>
            <w:numPr>
              <w:numId w:val="1"/>
            </w:numPr>
            <w:ind w:hanging="360"/>
          </w:pPr>
        </w:pPrChange>
      </w:pPr>
      <w:del w:id="2015" w:author="Thomas CARTERET" w:date="2021-06-11T11:29:00Z">
        <w:r w:rsidRPr="006A4396" w:rsidDel="00D96692">
          <w:rPr>
            <w:lang w:val="en-US"/>
          </w:rPr>
          <w:delText>T5.1: Name and explanation about the task 1 in this work package</w:delText>
        </w:r>
      </w:del>
    </w:p>
    <w:p w14:paraId="6CA4D23D" w14:textId="38819550" w:rsidR="00A71C44" w:rsidRPr="006A4396" w:rsidDel="00D96692" w:rsidRDefault="00A71C44" w:rsidP="00883FDB">
      <w:pPr>
        <w:spacing w:before="100" w:beforeAutospacing="1" w:after="100" w:afterAutospacing="1"/>
        <w:rPr>
          <w:del w:id="2016" w:author="Thomas CARTERET" w:date="2021-06-11T11:29:00Z"/>
          <w:lang w:val="en-US"/>
        </w:rPr>
        <w:pPrChange w:id="2017" w:author="Thomas CARTERET" w:date="2021-06-11T11:43:00Z">
          <w:pPr>
            <w:pStyle w:val="Paragraphedeliste"/>
            <w:numPr>
              <w:numId w:val="1"/>
            </w:numPr>
            <w:ind w:hanging="360"/>
          </w:pPr>
        </w:pPrChange>
      </w:pPr>
      <w:del w:id="2018" w:author="Thomas CARTERET" w:date="2021-06-11T11:29:00Z">
        <w:r w:rsidRPr="006A4396" w:rsidDel="00D96692">
          <w:rPr>
            <w:lang w:val="en-US"/>
          </w:rPr>
          <w:delText>T5.2: Name and explanation about the task 2 in this work package</w:delText>
        </w:r>
      </w:del>
    </w:p>
    <w:p w14:paraId="0A225F01" w14:textId="177E0CF8" w:rsidR="00A71C44" w:rsidRPr="006A4396" w:rsidDel="00D96692" w:rsidRDefault="00A71C44" w:rsidP="00883FDB">
      <w:pPr>
        <w:spacing w:before="100" w:beforeAutospacing="1" w:after="100" w:afterAutospacing="1"/>
        <w:rPr>
          <w:del w:id="2019" w:author="Thomas CARTERET" w:date="2021-06-11T11:29:00Z"/>
          <w:lang w:val="en-US"/>
        </w:rPr>
        <w:pPrChange w:id="2020" w:author="Thomas CARTERET" w:date="2021-06-11T11:43:00Z">
          <w:pPr>
            <w:pStyle w:val="Titre3"/>
            <w:pBdr>
              <w:top w:val="single" w:sz="6" w:space="0" w:color="8DB3E2"/>
            </w:pBdr>
          </w:pPr>
        </w:pPrChange>
      </w:pPr>
      <w:del w:id="2021" w:author="Thomas CARTERET" w:date="2021-06-11T11:29:00Z">
        <w:r w:rsidRPr="006A4396" w:rsidDel="00D96692">
          <w:rPr>
            <w:lang w:val="en-US"/>
          </w:rPr>
          <w:delText>5.5.2. Inputs</w:delText>
        </w:r>
      </w:del>
    </w:p>
    <w:p w14:paraId="63A3721E" w14:textId="7C99DBDD" w:rsidR="00A71C44" w:rsidRPr="006A4396" w:rsidDel="00D96692" w:rsidRDefault="00A71C44" w:rsidP="00883FDB">
      <w:pPr>
        <w:spacing w:before="100" w:beforeAutospacing="1" w:after="100" w:afterAutospacing="1"/>
        <w:rPr>
          <w:del w:id="2022" w:author="Thomas CARTERET" w:date="2021-06-11T11:29:00Z"/>
          <w:lang w:val="en-US"/>
        </w:rPr>
        <w:pPrChange w:id="2023" w:author="Thomas CARTERET" w:date="2021-06-11T11:43:00Z">
          <w:pPr/>
        </w:pPrChange>
      </w:pPr>
      <w:del w:id="2024" w:author="Thomas CARTERET" w:date="2021-06-11T11:29:00Z">
        <w:r w:rsidRPr="006A4396" w:rsidDel="00D96692">
          <w:rPr>
            <w:lang w:val="en-US"/>
          </w:rPr>
          <w:delText>List the information, the models, the files that are needed to realize the tasks.</w:delText>
        </w:r>
      </w:del>
    </w:p>
    <w:p w14:paraId="105DD10D" w14:textId="3E915D88" w:rsidR="00A71C44" w:rsidRPr="006A4396" w:rsidDel="00D96692" w:rsidRDefault="00A71C44" w:rsidP="00883FDB">
      <w:pPr>
        <w:spacing w:before="100" w:beforeAutospacing="1" w:after="100" w:afterAutospacing="1"/>
        <w:rPr>
          <w:del w:id="2025" w:author="Thomas CARTERET" w:date="2021-06-11T11:29:00Z"/>
          <w:lang w:val="en-US"/>
        </w:rPr>
        <w:pPrChange w:id="2026" w:author="Thomas CARTERET" w:date="2021-06-11T11:43:00Z">
          <w:pPr>
            <w:pStyle w:val="Titre3"/>
            <w:pBdr>
              <w:top w:val="single" w:sz="6" w:space="0" w:color="8DB3E2"/>
            </w:pBdr>
          </w:pPr>
        </w:pPrChange>
      </w:pPr>
      <w:del w:id="2027" w:author="Thomas CARTERET" w:date="2021-06-11T11:29:00Z">
        <w:r w:rsidRPr="006A4396" w:rsidDel="00D96692">
          <w:rPr>
            <w:lang w:val="en-US"/>
          </w:rPr>
          <w:delText>5.5.3. Outputs / Deliverables</w:delText>
        </w:r>
      </w:del>
    </w:p>
    <w:p w14:paraId="7A29A5A1" w14:textId="37D2CC49" w:rsidR="00A71C44" w:rsidRPr="006A4396" w:rsidDel="00D96692" w:rsidRDefault="00A71C44" w:rsidP="00883FDB">
      <w:pPr>
        <w:spacing w:before="100" w:beforeAutospacing="1" w:after="100" w:afterAutospacing="1"/>
        <w:rPr>
          <w:del w:id="2028" w:author="Thomas CARTERET" w:date="2021-06-11T11:29:00Z"/>
          <w:lang w:val="en-US"/>
        </w:rPr>
        <w:pPrChange w:id="2029" w:author="Thomas CARTERET" w:date="2021-06-11T11:43:00Z">
          <w:pPr/>
        </w:pPrChange>
      </w:pPr>
      <w:del w:id="2030" w:author="Thomas CARTERET" w:date="2021-06-11T11:29:00Z">
        <w:r w:rsidRPr="006A4396" w:rsidDel="00D96692">
          <w:rPr>
            <w:lang w:val="en-US"/>
          </w:rPr>
          <w:delText>List the information, the models, the files or the code that are produced during this work package.</w:delText>
        </w:r>
      </w:del>
    </w:p>
    <w:p w14:paraId="2193CF2F" w14:textId="2AA310B2" w:rsidR="00BF3AB1" w:rsidDel="00961444" w:rsidRDefault="00BF3AB1" w:rsidP="00883FDB">
      <w:pPr>
        <w:spacing w:before="100" w:beforeAutospacing="1" w:after="100" w:afterAutospacing="1"/>
        <w:rPr>
          <w:ins w:id="2031" w:author="Thomas Carteret" w:date="2021-04-07T16:52:00Z"/>
          <w:del w:id="2032" w:author="Thomas CARTERET" w:date="2021-06-11T11:52:00Z"/>
          <w:b/>
          <w:bCs/>
          <w:caps/>
          <w:spacing w:val="15"/>
          <w:szCs w:val="22"/>
          <w:lang w:val="en-US"/>
        </w:rPr>
        <w:pPrChange w:id="2033" w:author="Thomas CARTERET" w:date="2021-06-11T11:43:00Z">
          <w:pPr>
            <w:spacing w:before="0" w:after="0"/>
            <w:jc w:val="left"/>
          </w:pPr>
        </w:pPrChange>
      </w:pPr>
      <w:ins w:id="2034" w:author="Thomas Carteret" w:date="2021-04-07T16:52:00Z">
        <w:del w:id="2035" w:author="Thomas CARTERET" w:date="2021-06-11T11:52:00Z">
          <w:r w:rsidDel="00961444">
            <w:rPr>
              <w:lang w:val="en-US"/>
            </w:rPr>
            <w:br w:type="page"/>
          </w:r>
        </w:del>
      </w:ins>
    </w:p>
    <w:p w14:paraId="2AC3FD63" w14:textId="5D2AD34C" w:rsidR="00735B58" w:rsidRPr="006A4396" w:rsidDel="00961444" w:rsidRDefault="00735B58" w:rsidP="00735B58">
      <w:pPr>
        <w:pStyle w:val="Titre1"/>
        <w:rPr>
          <w:del w:id="2036" w:author="Thomas CARTERET" w:date="2021-06-11T11:52:00Z"/>
          <w:lang w:val="en-US"/>
        </w:rPr>
      </w:pPr>
      <w:bookmarkStart w:id="2037" w:name="_Toc74303597"/>
      <w:del w:id="2038" w:author="Thomas CARTERET" w:date="2021-06-11T11:52:00Z">
        <w:r w:rsidRPr="006A4396" w:rsidDel="00961444">
          <w:rPr>
            <w:lang w:val="en-US"/>
          </w:rPr>
          <w:delText>6. Risk Assessments</w:delText>
        </w:r>
        <w:bookmarkEnd w:id="2037"/>
      </w:del>
    </w:p>
    <w:p w14:paraId="3BDC8805" w14:textId="02ECC1C2" w:rsidR="00735B58" w:rsidRPr="00747DFA" w:rsidDel="00961444" w:rsidRDefault="00735B58">
      <w:pPr>
        <w:rPr>
          <w:del w:id="2039" w:author="Thomas CARTERET" w:date="2021-06-11T11:52:00Z"/>
          <w:lang w:val="en-US"/>
        </w:rPr>
      </w:pPr>
      <w:del w:id="2040" w:author="Thomas CARTERET" w:date="2021-06-11T11:52:00Z">
        <w:r w:rsidRPr="00747DFA" w:rsidDel="00961444">
          <w:rPr>
            <w:lang w:val="en-US"/>
          </w:rPr>
          <w:delText>Description of the risks that you could see and they may avoid you to finish your project.</w:delText>
        </w:r>
      </w:del>
    </w:p>
    <w:p w14:paraId="165B057B" w14:textId="424A18D3" w:rsidR="00735B58" w:rsidRPr="006A4396" w:rsidDel="00961444" w:rsidRDefault="00735B58">
      <w:pPr>
        <w:rPr>
          <w:del w:id="2041" w:author="Thomas CARTERET" w:date="2021-06-11T11:52:00Z"/>
          <w:lang w:val="en-US"/>
        </w:rPr>
      </w:pPr>
      <w:del w:id="2042" w:author="Thomas CARTERET" w:date="2021-06-11T11:52:00Z">
        <w:r w:rsidRPr="006A4396" w:rsidDel="00961444">
          <w:rPr>
            <w:lang w:val="en-US"/>
          </w:rPr>
          <w:delText>Risk may be of different types :</w:delText>
        </w:r>
      </w:del>
    </w:p>
    <w:p w14:paraId="3CEDF51C" w14:textId="66E6774C" w:rsidR="00735B58" w:rsidRPr="006A4396" w:rsidDel="00961444" w:rsidRDefault="00735B58">
      <w:pPr>
        <w:rPr>
          <w:del w:id="2043" w:author="Thomas CARTERET" w:date="2021-06-11T11:52:00Z"/>
          <w:lang w:val="en-US"/>
        </w:rPr>
        <w:pPrChange w:id="2044" w:author="Thomas Carteret" w:date="2021-04-07T16:27:00Z">
          <w:pPr>
            <w:pStyle w:val="Paragraphedeliste"/>
            <w:numPr>
              <w:numId w:val="1"/>
            </w:numPr>
            <w:ind w:hanging="360"/>
          </w:pPr>
        </w:pPrChange>
      </w:pPr>
      <w:del w:id="2045" w:author="Thomas CARTERET" w:date="2021-06-11T11:52:00Z">
        <w:r w:rsidRPr="006A4396" w:rsidDel="00961444">
          <w:rPr>
            <w:b/>
            <w:lang w:val="en-US"/>
          </w:rPr>
          <w:delText>Management :</w:delText>
        </w:r>
        <w:r w:rsidRPr="006A4396" w:rsidDel="00961444">
          <w:rPr>
            <w:lang w:val="en-US"/>
          </w:rPr>
          <w:delText xml:space="preserve"> related to the project management</w:delText>
        </w:r>
      </w:del>
    </w:p>
    <w:p w14:paraId="2A177EBB" w14:textId="767A909F" w:rsidR="000E509F" w:rsidRPr="006A4396" w:rsidDel="00961444" w:rsidRDefault="000E509F">
      <w:pPr>
        <w:rPr>
          <w:ins w:id="2046" w:author="Thomas Carteret" w:date="2021-04-01T19:00:00Z"/>
          <w:del w:id="2047" w:author="Thomas CARTERET" w:date="2021-06-11T11:52:00Z"/>
          <w:lang w:val="en-US"/>
        </w:rPr>
        <w:pPrChange w:id="2048" w:author="Thomas Carteret" w:date="2021-04-07T16:27:00Z">
          <w:pPr>
            <w:pStyle w:val="Paragraphedeliste"/>
            <w:numPr>
              <w:ilvl w:val="1"/>
              <w:numId w:val="1"/>
            </w:numPr>
            <w:ind w:left="1440" w:hanging="360"/>
          </w:pPr>
        </w:pPrChange>
      </w:pPr>
      <w:ins w:id="2049" w:author="Thomas Carteret" w:date="2021-04-01T19:00:00Z">
        <w:del w:id="2050" w:author="Thomas CARTERET" w:date="2021-06-11T11:52:00Z">
          <w:r w:rsidRPr="006A4396" w:rsidDel="00961444">
            <w:rPr>
              <w:lang w:val="en-US"/>
            </w:rPr>
            <w:delText xml:space="preserve">Fully remote </w:delText>
          </w:r>
        </w:del>
      </w:ins>
      <w:ins w:id="2051" w:author="Thomas Carteret" w:date="2021-04-01T19:01:00Z">
        <w:del w:id="2052" w:author="Thomas CARTERET" w:date="2021-06-11T11:52:00Z">
          <w:r w:rsidR="00197310" w:rsidRPr="006A4396" w:rsidDel="00961444">
            <w:rPr>
              <w:lang w:val="en-US"/>
            </w:rPr>
            <w:delText>courses</w:delText>
          </w:r>
        </w:del>
      </w:ins>
    </w:p>
    <w:p w14:paraId="0FE0FA35" w14:textId="5DD1F61E" w:rsidR="00735B58" w:rsidRPr="006A4396" w:rsidDel="00961444" w:rsidRDefault="00735B58">
      <w:pPr>
        <w:rPr>
          <w:del w:id="2053" w:author="Thomas CARTERET" w:date="2021-06-11T11:52:00Z"/>
          <w:lang w:val="en-US"/>
        </w:rPr>
        <w:pPrChange w:id="2054" w:author="Thomas Carteret" w:date="2021-04-07T16:27:00Z">
          <w:pPr>
            <w:pStyle w:val="Paragraphedeliste"/>
            <w:numPr>
              <w:ilvl w:val="1"/>
              <w:numId w:val="1"/>
            </w:numPr>
            <w:ind w:left="1440" w:hanging="360"/>
          </w:pPr>
        </w:pPrChange>
      </w:pPr>
      <w:del w:id="2055" w:author="Thomas CARTERET" w:date="2021-06-11T11:52:00Z">
        <w:r w:rsidRPr="006A4396" w:rsidDel="00961444">
          <w:rPr>
            <w:lang w:val="en-US"/>
          </w:rPr>
          <w:delText>Example 1: one member of the group leaves the group.</w:delText>
        </w:r>
      </w:del>
    </w:p>
    <w:p w14:paraId="44EB7E39" w14:textId="3E5C7006" w:rsidR="00735B58" w:rsidRPr="006A4396" w:rsidDel="00961444" w:rsidRDefault="00735B58">
      <w:pPr>
        <w:rPr>
          <w:del w:id="2056" w:author="Thomas CARTERET" w:date="2021-06-11T11:52:00Z"/>
          <w:lang w:val="en-US"/>
        </w:rPr>
        <w:pPrChange w:id="2057" w:author="Thomas Carteret" w:date="2021-04-07T16:27:00Z">
          <w:pPr>
            <w:pStyle w:val="Paragraphedeliste"/>
            <w:numPr>
              <w:ilvl w:val="1"/>
              <w:numId w:val="1"/>
            </w:numPr>
            <w:ind w:left="1440" w:hanging="360"/>
          </w:pPr>
        </w:pPrChange>
      </w:pPr>
      <w:del w:id="2058" w:author="Thomas CARTERET" w:date="2021-06-11T11:52:00Z">
        <w:r w:rsidRPr="006A4396" w:rsidDel="00961444">
          <w:rPr>
            <w:lang w:val="en-US"/>
          </w:rPr>
          <w:delText>Example 2 : conflict between members on decisions.</w:delText>
        </w:r>
      </w:del>
    </w:p>
    <w:p w14:paraId="195628AD" w14:textId="34C1CC9D" w:rsidR="00735B58" w:rsidRPr="006A4396" w:rsidDel="00961444" w:rsidRDefault="00735B58">
      <w:pPr>
        <w:rPr>
          <w:del w:id="2059" w:author="Thomas CARTERET" w:date="2021-06-11T11:52:00Z"/>
          <w:lang w:val="en-US"/>
        </w:rPr>
        <w:pPrChange w:id="2060" w:author="Thomas Carteret" w:date="2021-04-07T16:27:00Z">
          <w:pPr>
            <w:pStyle w:val="Paragraphedeliste"/>
            <w:numPr>
              <w:numId w:val="1"/>
            </w:numPr>
            <w:ind w:hanging="360"/>
          </w:pPr>
        </w:pPrChange>
      </w:pPr>
      <w:del w:id="2061" w:author="Thomas CARTERET" w:date="2021-06-11T11:52:00Z">
        <w:r w:rsidRPr="006A4396" w:rsidDel="00961444">
          <w:rPr>
            <w:b/>
            <w:lang w:val="en-US"/>
          </w:rPr>
          <w:delText>Methodology :</w:delText>
        </w:r>
        <w:r w:rsidRPr="006A4396" w:rsidDel="00961444">
          <w:rPr>
            <w:lang w:val="en-US"/>
          </w:rPr>
          <w:delText xml:space="preserve"> related to the application of the agile methodology</w:delText>
        </w:r>
      </w:del>
    </w:p>
    <w:p w14:paraId="196331C4" w14:textId="10C0D6AE" w:rsidR="00735B58" w:rsidRPr="006A4396" w:rsidDel="00961444" w:rsidRDefault="00735B58">
      <w:pPr>
        <w:rPr>
          <w:del w:id="2062" w:author="Thomas CARTERET" w:date="2021-06-11T11:52:00Z"/>
          <w:lang w:val="en-US"/>
        </w:rPr>
        <w:pPrChange w:id="2063" w:author="Thomas Carteret" w:date="2021-04-07T16:27:00Z">
          <w:pPr>
            <w:pStyle w:val="Paragraphedeliste"/>
            <w:numPr>
              <w:ilvl w:val="1"/>
              <w:numId w:val="1"/>
            </w:numPr>
            <w:ind w:left="1440" w:hanging="360"/>
          </w:pPr>
        </w:pPrChange>
      </w:pPr>
      <w:del w:id="2064" w:author="Thomas CARTERET" w:date="2021-06-11T11:52:00Z">
        <w:r w:rsidRPr="006A4396" w:rsidDel="00961444">
          <w:rPr>
            <w:lang w:val="en-US"/>
          </w:rPr>
          <w:delText>Example 1: one member of the group does not deliver the outcomes on time.</w:delText>
        </w:r>
      </w:del>
    </w:p>
    <w:p w14:paraId="0D78F988" w14:textId="6AE73002" w:rsidR="00735B58" w:rsidRPr="006A4396" w:rsidDel="00961444" w:rsidRDefault="00735B58">
      <w:pPr>
        <w:rPr>
          <w:del w:id="2065" w:author="Thomas CARTERET" w:date="2021-06-11T11:52:00Z"/>
          <w:lang w:val="en-US"/>
        </w:rPr>
        <w:pPrChange w:id="2066" w:author="Thomas Carteret" w:date="2021-04-07T16:27:00Z">
          <w:pPr>
            <w:pStyle w:val="Paragraphedeliste"/>
            <w:numPr>
              <w:ilvl w:val="1"/>
              <w:numId w:val="1"/>
            </w:numPr>
            <w:ind w:left="1440" w:hanging="360"/>
          </w:pPr>
        </w:pPrChange>
      </w:pPr>
      <w:del w:id="2067" w:author="Thomas CARTERET" w:date="2021-06-11T11:52:00Z">
        <w:r w:rsidRPr="006A4396" w:rsidDel="00961444">
          <w:rPr>
            <w:lang w:val="en-US"/>
          </w:rPr>
          <w:delText>Example 2: difficulties to determine the tasks  of the next sprint.</w:delText>
        </w:r>
      </w:del>
    </w:p>
    <w:p w14:paraId="75099B43" w14:textId="6F35B151" w:rsidR="00735B58" w:rsidRPr="006A4396" w:rsidDel="00961444" w:rsidRDefault="00735B58">
      <w:pPr>
        <w:rPr>
          <w:del w:id="2068" w:author="Thomas CARTERET" w:date="2021-06-11T11:52:00Z"/>
          <w:lang w:val="en-US"/>
        </w:rPr>
        <w:pPrChange w:id="2069" w:author="Thomas Carteret" w:date="2021-04-07T16:27:00Z">
          <w:pPr>
            <w:pStyle w:val="Paragraphedeliste"/>
            <w:numPr>
              <w:numId w:val="1"/>
            </w:numPr>
            <w:ind w:hanging="360"/>
          </w:pPr>
        </w:pPrChange>
      </w:pPr>
      <w:del w:id="2070" w:author="Thomas CARTERET" w:date="2021-06-11T11:52:00Z">
        <w:r w:rsidRPr="006A4396" w:rsidDel="00961444">
          <w:rPr>
            <w:b/>
            <w:lang w:val="en-US"/>
          </w:rPr>
          <w:delText>Technological:</w:delText>
        </w:r>
        <w:r w:rsidRPr="006A4396" w:rsidDel="00961444">
          <w:rPr>
            <w:lang w:val="en-US"/>
          </w:rPr>
          <w:delText xml:space="preserve"> related to one of the technologies you have selected</w:delText>
        </w:r>
      </w:del>
    </w:p>
    <w:p w14:paraId="0C9656C6" w14:textId="2E820DF3" w:rsidR="00735B58" w:rsidRPr="006A4396" w:rsidDel="00961444" w:rsidRDefault="00735B58">
      <w:pPr>
        <w:rPr>
          <w:del w:id="2071" w:author="Thomas CARTERET" w:date="2021-06-11T11:52:00Z"/>
          <w:lang w:val="en-US"/>
        </w:rPr>
        <w:pPrChange w:id="2072" w:author="Thomas Carteret" w:date="2021-04-07T16:27:00Z">
          <w:pPr>
            <w:pStyle w:val="Paragraphedeliste"/>
            <w:numPr>
              <w:ilvl w:val="1"/>
              <w:numId w:val="1"/>
            </w:numPr>
            <w:ind w:left="1440" w:hanging="360"/>
          </w:pPr>
        </w:pPrChange>
      </w:pPr>
      <w:del w:id="2073" w:author="Thomas CARTERET" w:date="2021-06-11T11:52:00Z">
        <w:r w:rsidRPr="006A4396" w:rsidDel="00961444">
          <w:rPr>
            <w:lang w:val="en-US"/>
          </w:rPr>
          <w:delText>Example 1: the selected technology cannot run enough agents under real-time constraint.</w:delText>
        </w:r>
      </w:del>
    </w:p>
    <w:p w14:paraId="7E8BA019" w14:textId="03C79BFA" w:rsidR="00735B58" w:rsidRPr="006A4396" w:rsidDel="00961444" w:rsidRDefault="00735B58">
      <w:pPr>
        <w:rPr>
          <w:del w:id="2074" w:author="Thomas CARTERET" w:date="2021-06-11T11:52:00Z"/>
          <w:lang w:val="en-US"/>
        </w:rPr>
        <w:pPrChange w:id="2075" w:author="Thomas Carteret" w:date="2021-04-07T16:27:00Z">
          <w:pPr>
            <w:pStyle w:val="Paragraphedeliste"/>
            <w:numPr>
              <w:ilvl w:val="1"/>
              <w:numId w:val="1"/>
            </w:numPr>
            <w:ind w:left="1440" w:hanging="360"/>
          </w:pPr>
        </w:pPrChange>
      </w:pPr>
      <w:del w:id="2076" w:author="Thomas CARTERET" w:date="2021-06-11T11:52:00Z">
        <w:r w:rsidRPr="006A4396" w:rsidDel="00961444">
          <w:rPr>
            <w:lang w:val="en-US"/>
          </w:rPr>
          <w:delText>Example 2: the technology cannot be used for implementing a specific feature.</w:delText>
        </w:r>
      </w:del>
    </w:p>
    <w:tbl>
      <w:tblPr>
        <w:tblStyle w:val="Listeclaire-Accent1"/>
        <w:tblW w:w="9464" w:type="dxa"/>
        <w:jc w:val="center"/>
        <w:tblLayout w:type="fixed"/>
        <w:tblLook w:val="04A0" w:firstRow="1" w:lastRow="0" w:firstColumn="1" w:lastColumn="0" w:noHBand="0" w:noVBand="1"/>
        <w:tblPrChange w:id="2077" w:author="Thomas Carteret" w:date="2021-04-07T16:52:00Z">
          <w:tblPr>
            <w:tblStyle w:val="Listeclaire-Accent1"/>
            <w:tblW w:w="0" w:type="auto"/>
            <w:tblLook w:val="04A0" w:firstRow="1" w:lastRow="0" w:firstColumn="1" w:lastColumn="0" w:noHBand="0" w:noVBand="1"/>
          </w:tblPr>
        </w:tblPrChange>
      </w:tblPr>
      <w:tblGrid>
        <w:gridCol w:w="648"/>
        <w:gridCol w:w="1728"/>
        <w:gridCol w:w="2977"/>
        <w:gridCol w:w="4111"/>
        <w:tblGridChange w:id="2078">
          <w:tblGrid>
            <w:gridCol w:w="648"/>
            <w:gridCol w:w="1728"/>
            <w:gridCol w:w="1140"/>
            <w:gridCol w:w="1837"/>
            <w:gridCol w:w="1033"/>
            <w:gridCol w:w="2900"/>
          </w:tblGrid>
        </w:tblGridChange>
      </w:tblGrid>
      <w:tr w:rsidR="00735B58" w:rsidRPr="006A4396" w:rsidDel="00961444" w14:paraId="25DF1766" w14:textId="38E91A82" w:rsidTr="00BF3AB1">
        <w:trPr>
          <w:cnfStyle w:val="100000000000" w:firstRow="1" w:lastRow="0" w:firstColumn="0" w:lastColumn="0" w:oddVBand="0" w:evenVBand="0" w:oddHBand="0" w:evenHBand="0" w:firstRowFirstColumn="0" w:firstRowLastColumn="0" w:lastRowFirstColumn="0" w:lastRowLastColumn="0"/>
          <w:jc w:val="center"/>
          <w:del w:id="2079" w:author="Thomas CARTERET" w:date="2021-06-11T11:52:00Z"/>
        </w:trPr>
        <w:tc>
          <w:tcPr>
            <w:cnfStyle w:val="001000000000" w:firstRow="0" w:lastRow="0" w:firstColumn="1" w:lastColumn="0" w:oddVBand="0" w:evenVBand="0" w:oddHBand="0" w:evenHBand="0" w:firstRowFirstColumn="0" w:firstRowLastColumn="0" w:lastRowFirstColumn="0" w:lastRowLastColumn="0"/>
            <w:tcW w:w="648" w:type="dxa"/>
            <w:tcPrChange w:id="2080" w:author="Thomas Carteret" w:date="2021-04-07T16:52:00Z">
              <w:tcPr>
                <w:tcW w:w="675" w:type="dxa"/>
              </w:tcPr>
            </w:tcPrChange>
          </w:tcPr>
          <w:p w14:paraId="4D89EBCC" w14:textId="66314740" w:rsidR="00735B58" w:rsidRPr="006A4396" w:rsidDel="00961444" w:rsidRDefault="00735B58" w:rsidP="00735B58">
            <w:pPr>
              <w:cnfStyle w:val="101000000000" w:firstRow="1" w:lastRow="0" w:firstColumn="1" w:lastColumn="0" w:oddVBand="0" w:evenVBand="0" w:oddHBand="0" w:evenHBand="0" w:firstRowFirstColumn="0" w:firstRowLastColumn="0" w:lastRowFirstColumn="0" w:lastRowLastColumn="0"/>
              <w:rPr>
                <w:del w:id="2081" w:author="Thomas CARTERET" w:date="2021-06-11T11:52:00Z"/>
                <w:lang w:val="en-US"/>
              </w:rPr>
            </w:pPr>
            <w:del w:id="2082" w:author="Thomas CARTERET" w:date="2021-06-11T11:52:00Z">
              <w:r w:rsidRPr="006A4396" w:rsidDel="00961444">
                <w:rPr>
                  <w:lang w:val="en-US"/>
                </w:rPr>
                <w:delText>ID</w:delText>
              </w:r>
            </w:del>
          </w:p>
        </w:tc>
        <w:tc>
          <w:tcPr>
            <w:tcW w:w="1728" w:type="dxa"/>
            <w:tcPrChange w:id="2083" w:author="Thomas Carteret" w:date="2021-04-07T16:52:00Z">
              <w:tcPr>
                <w:tcW w:w="2302" w:type="dxa"/>
                <w:gridSpan w:val="2"/>
              </w:tcPr>
            </w:tcPrChange>
          </w:tcPr>
          <w:p w14:paraId="3F27CFBF" w14:textId="5E63CCAA" w:rsidR="00735B58" w:rsidRPr="006A4396" w:rsidDel="00961444" w:rsidRDefault="00735B58" w:rsidP="00735B58">
            <w:pPr>
              <w:cnfStyle w:val="100000000000" w:firstRow="1" w:lastRow="0" w:firstColumn="0" w:lastColumn="0" w:oddVBand="0" w:evenVBand="0" w:oddHBand="0" w:evenHBand="0" w:firstRowFirstColumn="0" w:firstRowLastColumn="0" w:lastRowFirstColumn="0" w:lastRowLastColumn="0"/>
              <w:rPr>
                <w:del w:id="2084" w:author="Thomas CARTERET" w:date="2021-06-11T11:52:00Z"/>
                <w:lang w:val="en-US"/>
              </w:rPr>
            </w:pPr>
            <w:del w:id="2085" w:author="Thomas CARTERET" w:date="2021-06-11T11:52:00Z">
              <w:r w:rsidRPr="006A4396" w:rsidDel="00961444">
                <w:rPr>
                  <w:lang w:val="en-US"/>
                </w:rPr>
                <w:delText>Type</w:delText>
              </w:r>
            </w:del>
          </w:p>
        </w:tc>
        <w:tc>
          <w:tcPr>
            <w:tcW w:w="2977" w:type="dxa"/>
            <w:tcPrChange w:id="2086" w:author="Thomas Carteret" w:date="2021-04-07T16:52:00Z">
              <w:tcPr>
                <w:tcW w:w="3085" w:type="dxa"/>
                <w:gridSpan w:val="2"/>
              </w:tcPr>
            </w:tcPrChange>
          </w:tcPr>
          <w:p w14:paraId="755995AB" w14:textId="27788553" w:rsidR="00735B58" w:rsidRPr="006A4396" w:rsidDel="00961444" w:rsidRDefault="00735B58" w:rsidP="00735B58">
            <w:pPr>
              <w:cnfStyle w:val="100000000000" w:firstRow="1" w:lastRow="0" w:firstColumn="0" w:lastColumn="0" w:oddVBand="0" w:evenVBand="0" w:oddHBand="0" w:evenHBand="0" w:firstRowFirstColumn="0" w:firstRowLastColumn="0" w:lastRowFirstColumn="0" w:lastRowLastColumn="0"/>
              <w:rPr>
                <w:del w:id="2087" w:author="Thomas CARTERET" w:date="2021-06-11T11:52:00Z"/>
                <w:lang w:val="en-US"/>
              </w:rPr>
            </w:pPr>
            <w:del w:id="2088" w:author="Thomas CARTERET" w:date="2021-06-11T11:52:00Z">
              <w:r w:rsidRPr="006A4396" w:rsidDel="00961444">
                <w:rPr>
                  <w:lang w:val="en-US"/>
                </w:rPr>
                <w:delText>Description</w:delText>
              </w:r>
            </w:del>
          </w:p>
        </w:tc>
        <w:tc>
          <w:tcPr>
            <w:tcW w:w="4111" w:type="dxa"/>
            <w:tcPrChange w:id="2089" w:author="Thomas Carteret" w:date="2021-04-07T16:52:00Z">
              <w:tcPr>
                <w:tcW w:w="3118" w:type="dxa"/>
              </w:tcPr>
            </w:tcPrChange>
          </w:tcPr>
          <w:p w14:paraId="08CFC5AC" w14:textId="62B445DD" w:rsidR="00735B58" w:rsidRPr="006A4396" w:rsidDel="00961444" w:rsidRDefault="00735B58" w:rsidP="00735B58">
            <w:pPr>
              <w:cnfStyle w:val="100000000000" w:firstRow="1" w:lastRow="0" w:firstColumn="0" w:lastColumn="0" w:oddVBand="0" w:evenVBand="0" w:oddHBand="0" w:evenHBand="0" w:firstRowFirstColumn="0" w:firstRowLastColumn="0" w:lastRowFirstColumn="0" w:lastRowLastColumn="0"/>
              <w:rPr>
                <w:del w:id="2090" w:author="Thomas CARTERET" w:date="2021-06-11T11:52:00Z"/>
                <w:lang w:val="en-US"/>
              </w:rPr>
            </w:pPr>
            <w:del w:id="2091" w:author="Thomas CARTERET" w:date="2021-06-11T11:52:00Z">
              <w:r w:rsidRPr="006A4396" w:rsidDel="00961444">
                <w:rPr>
                  <w:lang w:val="en-US"/>
                </w:rPr>
                <w:delText>Mitigation</w:delText>
              </w:r>
            </w:del>
          </w:p>
        </w:tc>
      </w:tr>
      <w:tr w:rsidR="00735B58" w:rsidRPr="00D96692" w:rsidDel="00961444" w14:paraId="02AF8F1C" w14:textId="29492092" w:rsidTr="00BF3AB1">
        <w:trPr>
          <w:cnfStyle w:val="000000100000" w:firstRow="0" w:lastRow="0" w:firstColumn="0" w:lastColumn="0" w:oddVBand="0" w:evenVBand="0" w:oddHBand="1" w:evenHBand="0" w:firstRowFirstColumn="0" w:firstRowLastColumn="0" w:lastRowFirstColumn="0" w:lastRowLastColumn="0"/>
          <w:jc w:val="center"/>
          <w:del w:id="2092" w:author="Thomas CARTERET" w:date="2021-06-11T11:52:00Z"/>
        </w:trPr>
        <w:tc>
          <w:tcPr>
            <w:cnfStyle w:val="001000000000" w:firstRow="0" w:lastRow="0" w:firstColumn="1" w:lastColumn="0" w:oddVBand="0" w:evenVBand="0" w:oddHBand="0" w:evenHBand="0" w:firstRowFirstColumn="0" w:firstRowLastColumn="0" w:lastRowFirstColumn="0" w:lastRowLastColumn="0"/>
            <w:tcW w:w="648" w:type="dxa"/>
            <w:tcPrChange w:id="2093" w:author="Thomas Carteret" w:date="2021-04-07T16:52:00Z">
              <w:tcPr>
                <w:tcW w:w="675" w:type="dxa"/>
              </w:tcPr>
            </w:tcPrChange>
          </w:tcPr>
          <w:p w14:paraId="7A917B91" w14:textId="6F394DA1" w:rsidR="00735B58" w:rsidRPr="006A4396" w:rsidDel="00961444" w:rsidRDefault="00735B58" w:rsidP="00735B58">
            <w:pPr>
              <w:cnfStyle w:val="001000100000" w:firstRow="0" w:lastRow="0" w:firstColumn="1" w:lastColumn="0" w:oddVBand="0" w:evenVBand="0" w:oddHBand="1" w:evenHBand="0" w:firstRowFirstColumn="0" w:firstRowLastColumn="0" w:lastRowFirstColumn="0" w:lastRowLastColumn="0"/>
              <w:rPr>
                <w:del w:id="2094" w:author="Thomas CARTERET" w:date="2021-06-11T11:52:00Z"/>
                <w:lang w:val="en-US"/>
              </w:rPr>
            </w:pPr>
            <w:del w:id="2095" w:author="Thomas CARTERET" w:date="2021-06-11T11:52:00Z">
              <w:r w:rsidRPr="006A4396" w:rsidDel="00961444">
                <w:rPr>
                  <w:lang w:val="en-US"/>
                </w:rPr>
                <w:delText>R1</w:delText>
              </w:r>
            </w:del>
          </w:p>
        </w:tc>
        <w:tc>
          <w:tcPr>
            <w:tcW w:w="1728" w:type="dxa"/>
            <w:tcPrChange w:id="2096" w:author="Thomas Carteret" w:date="2021-04-07T16:52:00Z">
              <w:tcPr>
                <w:tcW w:w="2302" w:type="dxa"/>
                <w:gridSpan w:val="2"/>
              </w:tcPr>
            </w:tcPrChange>
          </w:tcPr>
          <w:p w14:paraId="3A3E6FDF" w14:textId="203989ED" w:rsidR="00735B58" w:rsidRPr="006A4396" w:rsidDel="00961444" w:rsidRDefault="00735B58" w:rsidP="00735B58">
            <w:pPr>
              <w:cnfStyle w:val="000000100000" w:firstRow="0" w:lastRow="0" w:firstColumn="0" w:lastColumn="0" w:oddVBand="0" w:evenVBand="0" w:oddHBand="1" w:evenHBand="0" w:firstRowFirstColumn="0" w:firstRowLastColumn="0" w:lastRowFirstColumn="0" w:lastRowLastColumn="0"/>
              <w:rPr>
                <w:del w:id="2097" w:author="Thomas CARTERET" w:date="2021-06-11T11:52:00Z"/>
                <w:lang w:val="en-US"/>
              </w:rPr>
            </w:pPr>
            <w:del w:id="2098" w:author="Thomas CARTERET" w:date="2021-06-11T11:52:00Z">
              <w:r w:rsidRPr="006A4396" w:rsidDel="00961444">
                <w:rPr>
                  <w:lang w:val="en-US"/>
                </w:rPr>
                <w:delText>Technological</w:delText>
              </w:r>
            </w:del>
            <w:ins w:id="2099" w:author="Thomas Carteret" w:date="2021-04-01T19:07:00Z">
              <w:del w:id="2100" w:author="Thomas CARTERET" w:date="2021-06-11T11:52:00Z">
                <w:r w:rsidR="00197310" w:rsidRPr="006A4396" w:rsidDel="00961444">
                  <w:rPr>
                    <w:lang w:val="en-US"/>
                  </w:rPr>
                  <w:delText>Methodology</w:delText>
                </w:r>
              </w:del>
            </w:ins>
          </w:p>
        </w:tc>
        <w:tc>
          <w:tcPr>
            <w:tcW w:w="2977" w:type="dxa"/>
            <w:tcPrChange w:id="2101" w:author="Thomas Carteret" w:date="2021-04-07T16:52:00Z">
              <w:tcPr>
                <w:tcW w:w="3085" w:type="dxa"/>
                <w:gridSpan w:val="2"/>
              </w:tcPr>
            </w:tcPrChange>
          </w:tcPr>
          <w:p w14:paraId="0856A425" w14:textId="396A1289" w:rsidR="00735B58" w:rsidRPr="006A4396" w:rsidDel="00961444" w:rsidRDefault="00735B58" w:rsidP="00735B58">
            <w:pPr>
              <w:cnfStyle w:val="000000100000" w:firstRow="0" w:lastRow="0" w:firstColumn="0" w:lastColumn="0" w:oddVBand="0" w:evenVBand="0" w:oddHBand="1" w:evenHBand="0" w:firstRowFirstColumn="0" w:firstRowLastColumn="0" w:lastRowFirstColumn="0" w:lastRowLastColumn="0"/>
              <w:rPr>
                <w:del w:id="2102" w:author="Thomas CARTERET" w:date="2021-06-11T11:52:00Z"/>
                <w:lang w:val="en-US"/>
              </w:rPr>
            </w:pPr>
            <w:del w:id="2103" w:author="Thomas CARTERET" w:date="2021-06-11T11:52:00Z">
              <w:r w:rsidRPr="006A4396" w:rsidDel="00961444">
                <w:rPr>
                  <w:lang w:val="en-US"/>
                </w:rPr>
                <w:delText>Explain the risk that is related to a technicial point</w:delText>
              </w:r>
            </w:del>
            <w:ins w:id="2104" w:author="Thomas Carteret" w:date="2021-04-01T19:01:00Z">
              <w:del w:id="2105" w:author="Thomas CARTERET" w:date="2021-06-11T11:52:00Z">
                <w:r w:rsidR="00197310" w:rsidRPr="006A4396" w:rsidDel="00961444">
                  <w:rPr>
                    <w:lang w:val="en-US"/>
                  </w:rPr>
                  <w:delText xml:space="preserve">Fully remote </w:delText>
                </w:r>
              </w:del>
            </w:ins>
            <w:ins w:id="2106" w:author="Thomas Carteret" w:date="2021-04-01T19:08:00Z">
              <w:del w:id="2107" w:author="Thomas CARTERET" w:date="2021-06-11T11:52:00Z">
                <w:r w:rsidR="00197310" w:rsidRPr="006A4396" w:rsidDel="00961444">
                  <w:rPr>
                    <w:lang w:val="en-US"/>
                  </w:rPr>
                  <w:delText>project</w:delText>
                </w:r>
              </w:del>
            </w:ins>
          </w:p>
        </w:tc>
        <w:tc>
          <w:tcPr>
            <w:tcW w:w="4111" w:type="dxa"/>
            <w:tcPrChange w:id="2108" w:author="Thomas Carteret" w:date="2021-04-07T16:52:00Z">
              <w:tcPr>
                <w:tcW w:w="3118" w:type="dxa"/>
              </w:tcPr>
            </w:tcPrChange>
          </w:tcPr>
          <w:p w14:paraId="7EE3C2A7" w14:textId="0815040D" w:rsidR="00735B58" w:rsidRPr="006A4396" w:rsidDel="00961444" w:rsidRDefault="00747DFA">
            <w:pPr>
              <w:cnfStyle w:val="000000100000" w:firstRow="0" w:lastRow="0" w:firstColumn="0" w:lastColumn="0" w:oddVBand="0" w:evenVBand="0" w:oddHBand="1" w:evenHBand="0" w:firstRowFirstColumn="0" w:firstRowLastColumn="0" w:lastRowFirstColumn="0" w:lastRowLastColumn="0"/>
              <w:rPr>
                <w:del w:id="2109" w:author="Thomas CARTERET" w:date="2021-06-11T11:52:00Z"/>
                <w:lang w:val="en-US"/>
              </w:rPr>
            </w:pPr>
            <w:ins w:id="2110" w:author="Thomas Carteret" w:date="2021-04-07T16:28:00Z">
              <w:del w:id="2111" w:author="Thomas CARTERET" w:date="2021-06-11T11:52:00Z">
                <w:r w:rsidRPr="00747DFA" w:rsidDel="00961444">
                  <w:rPr>
                    <w:lang w:val="en-US"/>
                    <w:rPrChange w:id="2112" w:author="Thomas Carteret" w:date="2021-04-07T16:28:00Z">
                      <w:rPr/>
                    </w:rPrChange>
                  </w:rPr>
                  <w:delText>In this case we must cancel our face-to-face meetings, instead, we will use remote collaborative white boards ( like in Teams for instance).</w:delText>
                </w:r>
              </w:del>
            </w:ins>
            <w:ins w:id="2113" w:author="Thomas Carteret" w:date="2021-04-01T19:02:00Z">
              <w:del w:id="2114" w:author="Thomas CARTERET" w:date="2021-06-11T11:52:00Z">
                <w:r w:rsidR="00197310" w:rsidRPr="006A4396" w:rsidDel="00961444">
                  <w:rPr>
                    <w:lang w:val="en-US"/>
                  </w:rPr>
                  <w:delText xml:space="preserve">In this case we must cancel our face-to-face meetings, we will use instead remote </w:delText>
                </w:r>
              </w:del>
            </w:ins>
            <w:ins w:id="2115" w:author="Thomas Carteret" w:date="2021-04-01T19:03:00Z">
              <w:del w:id="2116" w:author="Thomas CARTERET" w:date="2021-06-11T11:52:00Z">
                <w:r w:rsidR="00197310" w:rsidRPr="006A4396" w:rsidDel="00961444">
                  <w:rPr>
                    <w:lang w:val="en-US"/>
                  </w:rPr>
                  <w:delText>collaborative white board as in Teams for instance.</w:delText>
                </w:r>
              </w:del>
            </w:ins>
            <w:del w:id="2117" w:author="Thomas CARTERET" w:date="2021-06-11T11:52:00Z">
              <w:r w:rsidR="00735B58" w:rsidRPr="006A4396" w:rsidDel="00961444">
                <w:rPr>
                  <w:lang w:val="en-US"/>
                </w:rPr>
                <w:delText>If possible, Explain how you could solve the problem related to the risk if the problem occur.</w:delText>
              </w:r>
            </w:del>
          </w:p>
        </w:tc>
      </w:tr>
      <w:tr w:rsidR="00197310" w:rsidRPr="00D96692" w:rsidDel="00961444" w14:paraId="66172174" w14:textId="5863E6FF" w:rsidTr="00BF3AB1">
        <w:tblPrEx>
          <w:tblPrExChange w:id="2118" w:author="Thomas Carteret" w:date="2021-04-07T16:52:00Z">
            <w:tblPrEx>
              <w:tblLayout w:type="fixed"/>
            </w:tblPrEx>
          </w:tblPrExChange>
        </w:tblPrEx>
        <w:trPr>
          <w:jc w:val="center"/>
          <w:ins w:id="2119" w:author="Thomas Carteret" w:date="2021-04-01T19:08:00Z"/>
          <w:del w:id="2120" w:author="Thomas CARTERET" w:date="2021-06-11T11:52:00Z"/>
        </w:trPr>
        <w:tc>
          <w:tcPr>
            <w:cnfStyle w:val="001000000000" w:firstRow="0" w:lastRow="0" w:firstColumn="1" w:lastColumn="0" w:oddVBand="0" w:evenVBand="0" w:oddHBand="0" w:evenHBand="0" w:firstRowFirstColumn="0" w:firstRowLastColumn="0" w:lastRowFirstColumn="0" w:lastRowLastColumn="0"/>
            <w:tcW w:w="0" w:type="dxa"/>
            <w:tcPrChange w:id="2121" w:author="Thomas Carteret" w:date="2021-04-07T16:52:00Z">
              <w:tcPr>
                <w:tcW w:w="648" w:type="dxa"/>
              </w:tcPr>
            </w:tcPrChange>
          </w:tcPr>
          <w:p w14:paraId="1952D48A" w14:textId="60FFEE9F" w:rsidR="00197310" w:rsidRPr="006A4396" w:rsidDel="00961444" w:rsidRDefault="00197310" w:rsidP="00735B58">
            <w:pPr>
              <w:rPr>
                <w:ins w:id="2122" w:author="Thomas Carteret" w:date="2021-04-01T19:08:00Z"/>
                <w:del w:id="2123" w:author="Thomas CARTERET" w:date="2021-06-11T11:52:00Z"/>
                <w:lang w:val="en-US"/>
              </w:rPr>
            </w:pPr>
            <w:ins w:id="2124" w:author="Thomas Carteret" w:date="2021-04-01T19:08:00Z">
              <w:del w:id="2125" w:author="Thomas CARTERET" w:date="2021-06-11T11:52:00Z">
                <w:r w:rsidRPr="006A4396" w:rsidDel="00961444">
                  <w:rPr>
                    <w:lang w:val="en-US"/>
                  </w:rPr>
                  <w:delText>R2</w:delText>
                </w:r>
              </w:del>
            </w:ins>
          </w:p>
        </w:tc>
        <w:tc>
          <w:tcPr>
            <w:tcW w:w="0" w:type="dxa"/>
            <w:tcPrChange w:id="2126" w:author="Thomas Carteret" w:date="2021-04-07T16:52:00Z">
              <w:tcPr>
                <w:tcW w:w="1728" w:type="dxa"/>
              </w:tcPr>
            </w:tcPrChange>
          </w:tcPr>
          <w:p w14:paraId="19B080E3" w14:textId="19DA7971" w:rsidR="00197310" w:rsidRPr="006A4396" w:rsidDel="00961444" w:rsidRDefault="00197310" w:rsidP="00735B58">
            <w:pPr>
              <w:cnfStyle w:val="000000000000" w:firstRow="0" w:lastRow="0" w:firstColumn="0" w:lastColumn="0" w:oddVBand="0" w:evenVBand="0" w:oddHBand="0" w:evenHBand="0" w:firstRowFirstColumn="0" w:firstRowLastColumn="0" w:lastRowFirstColumn="0" w:lastRowLastColumn="0"/>
              <w:rPr>
                <w:ins w:id="2127" w:author="Thomas Carteret" w:date="2021-04-01T19:08:00Z"/>
                <w:del w:id="2128" w:author="Thomas CARTERET" w:date="2021-06-11T11:52:00Z"/>
                <w:lang w:val="en-US"/>
              </w:rPr>
            </w:pPr>
            <w:ins w:id="2129" w:author="Thomas Carteret" w:date="2021-04-01T19:08:00Z">
              <w:del w:id="2130" w:author="Thomas CARTERET" w:date="2021-06-11T11:52:00Z">
                <w:r w:rsidRPr="006A4396" w:rsidDel="00961444">
                  <w:rPr>
                    <w:lang w:val="en-US"/>
                  </w:rPr>
                  <w:delText>Methodology</w:delText>
                </w:r>
              </w:del>
            </w:ins>
          </w:p>
        </w:tc>
        <w:tc>
          <w:tcPr>
            <w:tcW w:w="0" w:type="dxa"/>
            <w:tcPrChange w:id="2131" w:author="Thomas Carteret" w:date="2021-04-07T16:52:00Z">
              <w:tcPr>
                <w:tcW w:w="2977" w:type="dxa"/>
                <w:gridSpan w:val="2"/>
              </w:tcPr>
            </w:tcPrChange>
          </w:tcPr>
          <w:p w14:paraId="234D3445" w14:textId="09FB29CB" w:rsidR="00197310" w:rsidRPr="006A4396" w:rsidDel="00961444" w:rsidRDefault="00197310" w:rsidP="00735B58">
            <w:pPr>
              <w:cnfStyle w:val="000000000000" w:firstRow="0" w:lastRow="0" w:firstColumn="0" w:lastColumn="0" w:oddVBand="0" w:evenVBand="0" w:oddHBand="0" w:evenHBand="0" w:firstRowFirstColumn="0" w:firstRowLastColumn="0" w:lastRowFirstColumn="0" w:lastRowLastColumn="0"/>
              <w:rPr>
                <w:ins w:id="2132" w:author="Thomas Carteret" w:date="2021-04-01T19:08:00Z"/>
                <w:del w:id="2133" w:author="Thomas CARTERET" w:date="2021-06-11T11:52:00Z"/>
                <w:lang w:val="en-US"/>
              </w:rPr>
            </w:pPr>
            <w:ins w:id="2134" w:author="Thomas Carteret" w:date="2021-04-01T19:08:00Z">
              <w:del w:id="2135" w:author="Thomas CARTERET" w:date="2021-06-11T11:52:00Z">
                <w:r w:rsidRPr="006A4396" w:rsidDel="00961444">
                  <w:rPr>
                    <w:lang w:val="en-US"/>
                  </w:rPr>
                  <w:delText xml:space="preserve">A </w:delText>
                </w:r>
              </w:del>
            </w:ins>
            <w:ins w:id="2136" w:author="Thomas Carteret" w:date="2021-04-01T19:09:00Z">
              <w:del w:id="2137" w:author="Thomas CARTERET" w:date="2021-06-11T11:52:00Z">
                <w:r w:rsidRPr="006A4396" w:rsidDel="00961444">
                  <w:rPr>
                    <w:lang w:val="en-US"/>
                  </w:rPr>
                  <w:delText>group member doesn’t deliver in time or at all</w:delText>
                </w:r>
              </w:del>
            </w:ins>
          </w:p>
        </w:tc>
        <w:tc>
          <w:tcPr>
            <w:tcW w:w="4111" w:type="dxa"/>
            <w:tcPrChange w:id="2138" w:author="Thomas Carteret" w:date="2021-04-07T16:52:00Z">
              <w:tcPr>
                <w:tcW w:w="3933" w:type="dxa"/>
                <w:gridSpan w:val="2"/>
              </w:tcPr>
            </w:tcPrChange>
          </w:tcPr>
          <w:p w14:paraId="63DB108F" w14:textId="70D5E29F" w:rsidR="00197310" w:rsidRPr="006A4396" w:rsidDel="00961444" w:rsidRDefault="00747DFA">
            <w:pPr>
              <w:cnfStyle w:val="000000000000" w:firstRow="0" w:lastRow="0" w:firstColumn="0" w:lastColumn="0" w:oddVBand="0" w:evenVBand="0" w:oddHBand="0" w:evenHBand="0" w:firstRowFirstColumn="0" w:firstRowLastColumn="0" w:lastRowFirstColumn="0" w:lastRowLastColumn="0"/>
              <w:rPr>
                <w:ins w:id="2139" w:author="Thomas Carteret" w:date="2021-04-01T19:08:00Z"/>
                <w:del w:id="2140" w:author="Thomas CARTERET" w:date="2021-06-11T11:52:00Z"/>
                <w:lang w:val="en-US"/>
              </w:rPr>
            </w:pPr>
            <w:ins w:id="2141" w:author="Thomas Carteret" w:date="2021-04-07T16:29:00Z">
              <w:del w:id="2142" w:author="Thomas CARTERET" w:date="2021-06-11T11:52:00Z">
                <w:r w:rsidRPr="00747DFA" w:rsidDel="00961444">
                  <w:rPr>
                    <w:lang w:val="en-US"/>
                    <w:rPrChange w:id="2143" w:author="Thomas Carteret" w:date="2021-04-07T16:29:00Z">
                      <w:rPr>
                        <w:rFonts w:ascii="Times New Roman" w:eastAsia="Times New Roman" w:hAnsi="Times New Roman" w:cs="Times New Roman"/>
                        <w:szCs w:val="24"/>
                        <w:lang w:eastAsia="fr-FR"/>
                      </w:rPr>
                    </w:rPrChange>
                  </w:rPr>
                  <w:delText>If we face a technical problem, we will try to communicate on it as soon as possible and then try to find help from one of us or the teacher. If the problem is due to a lack of time or desire, we will try to report it in the next weekly and/or change the manager of the task.</w:delText>
                </w:r>
              </w:del>
            </w:ins>
            <w:ins w:id="2144" w:author="Thomas Carteret" w:date="2021-04-01T19:10:00Z">
              <w:del w:id="2145" w:author="Thomas CARTERET" w:date="2021-06-11T11:52:00Z">
                <w:r w:rsidR="00197310" w:rsidRPr="006A4396" w:rsidDel="00961444">
                  <w:rPr>
                    <w:lang w:val="en-US"/>
                  </w:rPr>
                  <w:delText xml:space="preserve">If we face a technical </w:delText>
                </w:r>
              </w:del>
            </w:ins>
            <w:ins w:id="2146" w:author="Thomas Carteret" w:date="2021-04-01T19:11:00Z">
              <w:del w:id="2147" w:author="Thomas CARTERET" w:date="2021-06-11T11:52:00Z">
                <w:r w:rsidR="004D4487" w:rsidRPr="006A4396" w:rsidDel="00961444">
                  <w:rPr>
                    <w:lang w:val="en-US"/>
                  </w:rPr>
                  <w:delText>problem,</w:delText>
                </w:r>
              </w:del>
            </w:ins>
            <w:ins w:id="2148" w:author="Thomas Carteret" w:date="2021-04-01T19:10:00Z">
              <w:del w:id="2149" w:author="Thomas CARTERET" w:date="2021-06-11T11:52:00Z">
                <w:r w:rsidR="00197310" w:rsidRPr="006A4396" w:rsidDel="00961444">
                  <w:rPr>
                    <w:lang w:val="en-US"/>
                  </w:rPr>
                  <w:delText xml:space="preserve"> we try to communicate on it as soon as possible</w:delText>
                </w:r>
                <w:r w:rsidR="004D4487" w:rsidRPr="006A4396" w:rsidDel="00961444">
                  <w:rPr>
                    <w:lang w:val="en-US"/>
                  </w:rPr>
                  <w:delText xml:space="preserve"> and then we will </w:delText>
                </w:r>
              </w:del>
            </w:ins>
            <w:ins w:id="2150" w:author="Thomas Carteret" w:date="2021-04-01T19:11:00Z">
              <w:del w:id="2151" w:author="Thomas CARTERET" w:date="2021-06-11T11:52:00Z">
                <w:r w:rsidR="004D4487" w:rsidRPr="006A4396" w:rsidDel="00961444">
                  <w:rPr>
                    <w:lang w:val="en-US"/>
                  </w:rPr>
                  <w:delText xml:space="preserve">try to find help from one of us or the teacher. If the problem is due to a lack of time or </w:delText>
                </w:r>
              </w:del>
            </w:ins>
            <w:ins w:id="2152" w:author="Thomas Carteret" w:date="2021-04-01T19:12:00Z">
              <w:del w:id="2153" w:author="Thomas CARTERET" w:date="2021-06-11T11:52:00Z">
                <w:r w:rsidR="004D4487" w:rsidRPr="006A4396" w:rsidDel="00961444">
                  <w:rPr>
                    <w:lang w:val="en-US"/>
                  </w:rPr>
                  <w:delText>desire</w:delText>
                </w:r>
              </w:del>
            </w:ins>
            <w:ins w:id="2154" w:author="Thomas Carteret" w:date="2021-04-01T19:11:00Z">
              <w:del w:id="2155" w:author="Thomas CARTERET" w:date="2021-06-11T11:52:00Z">
                <w:r w:rsidR="004D4487" w:rsidRPr="006A4396" w:rsidDel="00961444">
                  <w:rPr>
                    <w:lang w:val="en-US"/>
                  </w:rPr>
                  <w:delText>,</w:delText>
                </w:r>
              </w:del>
            </w:ins>
            <w:ins w:id="2156" w:author="Thomas Carteret" w:date="2021-04-01T19:12:00Z">
              <w:del w:id="2157" w:author="Thomas CARTERET" w:date="2021-06-11T11:52:00Z">
                <w:r w:rsidR="004D4487" w:rsidRPr="006A4396" w:rsidDel="00961444">
                  <w:rPr>
                    <w:lang w:val="en-US"/>
                  </w:rPr>
                  <w:delText xml:space="preserve"> we will try to report it to the next weekly and/or change the </w:delText>
                </w:r>
              </w:del>
            </w:ins>
            <w:ins w:id="2158" w:author="Thomas Carteret" w:date="2021-04-01T19:13:00Z">
              <w:del w:id="2159" w:author="Thomas CARTERET" w:date="2021-06-11T11:52:00Z">
                <w:r w:rsidR="004D4487" w:rsidRPr="006A4396" w:rsidDel="00961444">
                  <w:rPr>
                    <w:lang w:val="en-US"/>
                  </w:rPr>
                  <w:delText>manager of the task.</w:delText>
                </w:r>
              </w:del>
            </w:ins>
            <w:ins w:id="2160" w:author="Thomas Carteret" w:date="2021-04-01T19:12:00Z">
              <w:del w:id="2161" w:author="Thomas CARTERET" w:date="2021-06-11T11:52:00Z">
                <w:r w:rsidR="004D4487" w:rsidRPr="006A4396" w:rsidDel="00961444">
                  <w:rPr>
                    <w:lang w:val="en-US"/>
                  </w:rPr>
                  <w:delText xml:space="preserve"> </w:delText>
                </w:r>
              </w:del>
            </w:ins>
          </w:p>
        </w:tc>
      </w:tr>
      <w:tr w:rsidR="00197310" w:rsidRPr="00D96692" w:rsidDel="00961444" w14:paraId="5651D625" w14:textId="2CD10F6E" w:rsidTr="00BF3AB1">
        <w:trPr>
          <w:cnfStyle w:val="000000100000" w:firstRow="0" w:lastRow="0" w:firstColumn="0" w:lastColumn="0" w:oddVBand="0" w:evenVBand="0" w:oddHBand="1" w:evenHBand="0" w:firstRowFirstColumn="0" w:firstRowLastColumn="0" w:lastRowFirstColumn="0" w:lastRowLastColumn="0"/>
          <w:jc w:val="center"/>
          <w:ins w:id="2162" w:author="Thomas Carteret" w:date="2021-04-01T19:03:00Z"/>
          <w:del w:id="2163" w:author="Thomas CARTERET" w:date="2021-06-11T11:52:00Z"/>
        </w:trPr>
        <w:tc>
          <w:tcPr>
            <w:cnfStyle w:val="001000000000" w:firstRow="0" w:lastRow="0" w:firstColumn="1" w:lastColumn="0" w:oddVBand="0" w:evenVBand="0" w:oddHBand="0" w:evenHBand="0" w:firstRowFirstColumn="0" w:firstRowLastColumn="0" w:lastRowFirstColumn="0" w:lastRowLastColumn="0"/>
            <w:tcW w:w="648" w:type="dxa"/>
            <w:tcPrChange w:id="2164" w:author="Thomas Carteret" w:date="2021-04-07T16:52:00Z">
              <w:tcPr>
                <w:tcW w:w="675" w:type="dxa"/>
              </w:tcPr>
            </w:tcPrChange>
          </w:tcPr>
          <w:p w14:paraId="07BCEAA6" w14:textId="02728A5A" w:rsidR="00197310" w:rsidRPr="006A4396" w:rsidDel="00961444" w:rsidRDefault="00197310" w:rsidP="00735B58">
            <w:pPr>
              <w:cnfStyle w:val="001000100000" w:firstRow="0" w:lastRow="0" w:firstColumn="1" w:lastColumn="0" w:oddVBand="0" w:evenVBand="0" w:oddHBand="1" w:evenHBand="0" w:firstRowFirstColumn="0" w:firstRowLastColumn="0" w:lastRowFirstColumn="0" w:lastRowLastColumn="0"/>
              <w:rPr>
                <w:ins w:id="2165" w:author="Thomas Carteret" w:date="2021-04-01T19:03:00Z"/>
                <w:del w:id="2166" w:author="Thomas CARTERET" w:date="2021-06-11T11:52:00Z"/>
                <w:lang w:val="en-US"/>
              </w:rPr>
            </w:pPr>
            <w:ins w:id="2167" w:author="Thomas Carteret" w:date="2021-04-01T19:03:00Z">
              <w:del w:id="2168" w:author="Thomas CARTERET" w:date="2021-06-11T11:52:00Z">
                <w:r w:rsidRPr="006A4396" w:rsidDel="00961444">
                  <w:rPr>
                    <w:lang w:val="en-US"/>
                  </w:rPr>
                  <w:delText>R</w:delText>
                </w:r>
              </w:del>
            </w:ins>
            <w:ins w:id="2169" w:author="Thomas Carteret" w:date="2021-04-01T19:14:00Z">
              <w:del w:id="2170" w:author="Thomas CARTERET" w:date="2021-06-11T11:52:00Z">
                <w:r w:rsidR="004D4487" w:rsidRPr="006A4396" w:rsidDel="00961444">
                  <w:rPr>
                    <w:lang w:val="en-US"/>
                  </w:rPr>
                  <w:delText>3</w:delText>
                </w:r>
              </w:del>
            </w:ins>
          </w:p>
        </w:tc>
        <w:tc>
          <w:tcPr>
            <w:tcW w:w="1728" w:type="dxa"/>
            <w:tcPrChange w:id="2171" w:author="Thomas Carteret" w:date="2021-04-07T16:52:00Z">
              <w:tcPr>
                <w:tcW w:w="2302" w:type="dxa"/>
                <w:gridSpan w:val="2"/>
              </w:tcPr>
            </w:tcPrChange>
          </w:tcPr>
          <w:p w14:paraId="758294F4" w14:textId="499E071D" w:rsidR="00197310" w:rsidRPr="006A4396" w:rsidDel="00961444" w:rsidRDefault="00197310" w:rsidP="00735B58">
            <w:pPr>
              <w:cnfStyle w:val="000000100000" w:firstRow="0" w:lastRow="0" w:firstColumn="0" w:lastColumn="0" w:oddVBand="0" w:evenVBand="0" w:oddHBand="1" w:evenHBand="0" w:firstRowFirstColumn="0" w:firstRowLastColumn="0" w:lastRowFirstColumn="0" w:lastRowLastColumn="0"/>
              <w:rPr>
                <w:ins w:id="2172" w:author="Thomas Carteret" w:date="2021-04-01T19:03:00Z"/>
                <w:del w:id="2173" w:author="Thomas CARTERET" w:date="2021-06-11T11:52:00Z"/>
                <w:lang w:val="en-US"/>
              </w:rPr>
            </w:pPr>
            <w:ins w:id="2174" w:author="Thomas Carteret" w:date="2021-04-01T19:04:00Z">
              <w:del w:id="2175" w:author="Thomas CARTERET" w:date="2021-06-11T11:52:00Z">
                <w:r w:rsidRPr="006A4396" w:rsidDel="00961444">
                  <w:rPr>
                    <w:lang w:val="en-US"/>
                  </w:rPr>
                  <w:delText>Technological</w:delText>
                </w:r>
              </w:del>
            </w:ins>
          </w:p>
        </w:tc>
        <w:tc>
          <w:tcPr>
            <w:tcW w:w="2977" w:type="dxa"/>
            <w:tcPrChange w:id="2176" w:author="Thomas Carteret" w:date="2021-04-07T16:52:00Z">
              <w:tcPr>
                <w:tcW w:w="3085" w:type="dxa"/>
                <w:gridSpan w:val="2"/>
              </w:tcPr>
            </w:tcPrChange>
          </w:tcPr>
          <w:p w14:paraId="2D994CC1" w14:textId="2FFC126D" w:rsidR="00197310" w:rsidRPr="006A4396" w:rsidDel="00961444" w:rsidRDefault="00197310" w:rsidP="00735B58">
            <w:pPr>
              <w:cnfStyle w:val="000000100000" w:firstRow="0" w:lastRow="0" w:firstColumn="0" w:lastColumn="0" w:oddVBand="0" w:evenVBand="0" w:oddHBand="1" w:evenHBand="0" w:firstRowFirstColumn="0" w:firstRowLastColumn="0" w:lastRowFirstColumn="0" w:lastRowLastColumn="0"/>
              <w:rPr>
                <w:ins w:id="2177" w:author="Thomas Carteret" w:date="2021-04-01T19:03:00Z"/>
                <w:del w:id="2178" w:author="Thomas CARTERET" w:date="2021-06-11T11:52:00Z"/>
                <w:lang w:val="en-US"/>
              </w:rPr>
            </w:pPr>
            <w:ins w:id="2179" w:author="Thomas Carteret" w:date="2021-04-01T19:04:00Z">
              <w:del w:id="2180" w:author="Thomas CARTERET" w:date="2021-06-11T11:52:00Z">
                <w:r w:rsidRPr="006A4396" w:rsidDel="00961444">
                  <w:rPr>
                    <w:lang w:val="en-US"/>
                  </w:rPr>
                  <w:delText>Unoptimized simulation that can’t run on every computer</w:delText>
                </w:r>
              </w:del>
            </w:ins>
          </w:p>
        </w:tc>
        <w:tc>
          <w:tcPr>
            <w:tcW w:w="4111" w:type="dxa"/>
            <w:tcPrChange w:id="2181" w:author="Thomas Carteret" w:date="2021-04-07T16:52:00Z">
              <w:tcPr>
                <w:tcW w:w="3118" w:type="dxa"/>
              </w:tcPr>
            </w:tcPrChange>
          </w:tcPr>
          <w:p w14:paraId="6D22422E" w14:textId="2E5277F7" w:rsidR="00197310" w:rsidRPr="006A4396" w:rsidDel="00961444" w:rsidRDefault="00747DFA">
            <w:pPr>
              <w:cnfStyle w:val="000000100000" w:firstRow="0" w:lastRow="0" w:firstColumn="0" w:lastColumn="0" w:oddVBand="0" w:evenVBand="0" w:oddHBand="1" w:evenHBand="0" w:firstRowFirstColumn="0" w:firstRowLastColumn="0" w:lastRowFirstColumn="0" w:lastRowLastColumn="0"/>
              <w:rPr>
                <w:ins w:id="2182" w:author="Thomas Carteret" w:date="2021-04-01T19:03:00Z"/>
                <w:del w:id="2183" w:author="Thomas CARTERET" w:date="2021-06-11T11:52:00Z"/>
                <w:lang w:val="en-US"/>
              </w:rPr>
            </w:pPr>
            <w:ins w:id="2184" w:author="Thomas Carteret" w:date="2021-04-07T16:30:00Z">
              <w:del w:id="2185" w:author="Thomas CARTERET" w:date="2021-06-11T11:52:00Z">
                <w:r w:rsidRPr="00747DFA" w:rsidDel="00961444">
                  <w:rPr>
                    <w:lang w:val="en-US"/>
                    <w:rPrChange w:id="2186" w:author="Thomas Carteret" w:date="2021-04-07T16:30:00Z">
                      <w:rPr>
                        <w:rFonts w:ascii="Times New Roman" w:eastAsia="Times New Roman" w:hAnsi="Times New Roman" w:cs="Times New Roman"/>
                        <w:szCs w:val="24"/>
                        <w:lang w:eastAsia="fr-FR"/>
                      </w:rPr>
                    </w:rPrChange>
                  </w:rPr>
                  <w:delText>In this situation, we must find a solution to lower the computational needs, we will first search the potentially huge mistakes provoking this overload, then we will try to decrease the needs of the graphic interface.</w:delText>
                </w:r>
              </w:del>
            </w:ins>
            <w:ins w:id="2187" w:author="Thomas Carteret" w:date="2021-04-01T19:05:00Z">
              <w:del w:id="2188" w:author="Thomas CARTERET" w:date="2021-06-11T11:52:00Z">
                <w:r w:rsidR="00197310" w:rsidRPr="006A4396" w:rsidDel="00961444">
                  <w:rPr>
                    <w:lang w:val="en-US"/>
                  </w:rPr>
                  <w:delText xml:space="preserve">We must find at this time a solution to lower the power computation needs, we will first search </w:delText>
                </w:r>
              </w:del>
            </w:ins>
            <w:ins w:id="2189" w:author="Thomas Carteret" w:date="2021-04-01T19:06:00Z">
              <w:del w:id="2190" w:author="Thomas CARTERET" w:date="2021-06-11T11:52:00Z">
                <w:r w:rsidR="00197310" w:rsidRPr="006A4396" w:rsidDel="00961444">
                  <w:rPr>
                    <w:lang w:val="en-US"/>
                  </w:rPr>
                  <w:delText>the potential huge mistakes provoking this overload, else we will decrease the first the needs of the graphic interface.</w:delText>
                </w:r>
              </w:del>
            </w:ins>
          </w:p>
        </w:tc>
      </w:tr>
      <w:tr w:rsidR="004D4487" w:rsidRPr="00D96692" w:rsidDel="00961444" w14:paraId="7A037498" w14:textId="016906FB" w:rsidTr="00BF3AB1">
        <w:tblPrEx>
          <w:tblPrExChange w:id="2191" w:author="Thomas Carteret" w:date="2021-04-07T16:52:00Z">
            <w:tblPrEx>
              <w:tblLayout w:type="fixed"/>
            </w:tblPrEx>
          </w:tblPrExChange>
        </w:tblPrEx>
        <w:trPr>
          <w:jc w:val="center"/>
          <w:ins w:id="2192" w:author="Thomas Carteret" w:date="2021-04-01T19:14:00Z"/>
          <w:del w:id="2193" w:author="Thomas CARTERET" w:date="2021-06-11T11:52:00Z"/>
        </w:trPr>
        <w:tc>
          <w:tcPr>
            <w:cnfStyle w:val="001000000000" w:firstRow="0" w:lastRow="0" w:firstColumn="1" w:lastColumn="0" w:oddVBand="0" w:evenVBand="0" w:oddHBand="0" w:evenHBand="0" w:firstRowFirstColumn="0" w:firstRowLastColumn="0" w:lastRowFirstColumn="0" w:lastRowLastColumn="0"/>
            <w:tcW w:w="0" w:type="dxa"/>
            <w:tcPrChange w:id="2194" w:author="Thomas Carteret" w:date="2021-04-07T16:52:00Z">
              <w:tcPr>
                <w:tcW w:w="648" w:type="dxa"/>
              </w:tcPr>
            </w:tcPrChange>
          </w:tcPr>
          <w:p w14:paraId="4D974578" w14:textId="06842AD9" w:rsidR="004D4487" w:rsidRPr="006A4396" w:rsidDel="00961444" w:rsidRDefault="004D4487" w:rsidP="00735B58">
            <w:pPr>
              <w:rPr>
                <w:ins w:id="2195" w:author="Thomas Carteret" w:date="2021-04-01T19:14:00Z"/>
                <w:del w:id="2196" w:author="Thomas CARTERET" w:date="2021-06-11T11:52:00Z"/>
                <w:lang w:val="en-US"/>
              </w:rPr>
            </w:pPr>
            <w:ins w:id="2197" w:author="Thomas Carteret" w:date="2021-04-01T19:14:00Z">
              <w:del w:id="2198" w:author="Thomas CARTERET" w:date="2021-06-11T11:52:00Z">
                <w:r w:rsidRPr="006A4396" w:rsidDel="00961444">
                  <w:rPr>
                    <w:lang w:val="en-US"/>
                  </w:rPr>
                  <w:delText>R4</w:delText>
                </w:r>
              </w:del>
            </w:ins>
          </w:p>
        </w:tc>
        <w:tc>
          <w:tcPr>
            <w:tcW w:w="0" w:type="dxa"/>
            <w:tcPrChange w:id="2199" w:author="Thomas Carteret" w:date="2021-04-07T16:52:00Z">
              <w:tcPr>
                <w:tcW w:w="1728" w:type="dxa"/>
              </w:tcPr>
            </w:tcPrChange>
          </w:tcPr>
          <w:p w14:paraId="3F50ECA7" w14:textId="3A8858BF" w:rsidR="004D4487" w:rsidRPr="006A4396" w:rsidDel="00961444" w:rsidRDefault="004D4487" w:rsidP="00735B58">
            <w:pPr>
              <w:cnfStyle w:val="000000000000" w:firstRow="0" w:lastRow="0" w:firstColumn="0" w:lastColumn="0" w:oddVBand="0" w:evenVBand="0" w:oddHBand="0" w:evenHBand="0" w:firstRowFirstColumn="0" w:firstRowLastColumn="0" w:lastRowFirstColumn="0" w:lastRowLastColumn="0"/>
              <w:rPr>
                <w:ins w:id="2200" w:author="Thomas Carteret" w:date="2021-04-01T19:14:00Z"/>
                <w:del w:id="2201" w:author="Thomas CARTERET" w:date="2021-06-11T11:52:00Z"/>
                <w:lang w:val="en-US"/>
              </w:rPr>
            </w:pPr>
            <w:ins w:id="2202" w:author="Thomas Carteret" w:date="2021-04-01T19:14:00Z">
              <w:del w:id="2203" w:author="Thomas CARTERET" w:date="2021-06-11T11:52:00Z">
                <w:r w:rsidRPr="006A4396" w:rsidDel="00961444">
                  <w:rPr>
                    <w:lang w:val="en-US"/>
                  </w:rPr>
                  <w:delText>Technological</w:delText>
                </w:r>
              </w:del>
            </w:ins>
          </w:p>
        </w:tc>
        <w:tc>
          <w:tcPr>
            <w:tcW w:w="0" w:type="dxa"/>
            <w:tcPrChange w:id="2204" w:author="Thomas Carteret" w:date="2021-04-07T16:52:00Z">
              <w:tcPr>
                <w:tcW w:w="2977" w:type="dxa"/>
                <w:gridSpan w:val="2"/>
              </w:tcPr>
            </w:tcPrChange>
          </w:tcPr>
          <w:p w14:paraId="1E939744" w14:textId="6777CBDC" w:rsidR="004D4487" w:rsidRPr="006A4396" w:rsidDel="00961444" w:rsidRDefault="004D4487" w:rsidP="00735B58">
            <w:pPr>
              <w:cnfStyle w:val="000000000000" w:firstRow="0" w:lastRow="0" w:firstColumn="0" w:lastColumn="0" w:oddVBand="0" w:evenVBand="0" w:oddHBand="0" w:evenHBand="0" w:firstRowFirstColumn="0" w:firstRowLastColumn="0" w:lastRowFirstColumn="0" w:lastRowLastColumn="0"/>
              <w:rPr>
                <w:ins w:id="2205" w:author="Thomas Carteret" w:date="2021-04-01T19:14:00Z"/>
                <w:del w:id="2206" w:author="Thomas CARTERET" w:date="2021-06-11T11:52:00Z"/>
                <w:lang w:val="en-US"/>
              </w:rPr>
            </w:pPr>
            <w:ins w:id="2207" w:author="Thomas Carteret" w:date="2021-04-01T19:15:00Z">
              <w:del w:id="2208" w:author="Thomas CARTERET" w:date="2021-06-11T11:52:00Z">
                <w:r w:rsidRPr="006A4396" w:rsidDel="00961444">
                  <w:rPr>
                    <w:lang w:val="en-US"/>
                  </w:rPr>
                  <w:delText>A technology used is incompatible with another (Java version for instance)</w:delText>
                </w:r>
              </w:del>
            </w:ins>
          </w:p>
        </w:tc>
        <w:tc>
          <w:tcPr>
            <w:tcW w:w="4111" w:type="dxa"/>
            <w:tcPrChange w:id="2209" w:author="Thomas Carteret" w:date="2021-04-07T16:52:00Z">
              <w:tcPr>
                <w:tcW w:w="3933" w:type="dxa"/>
                <w:gridSpan w:val="2"/>
              </w:tcPr>
            </w:tcPrChange>
          </w:tcPr>
          <w:p w14:paraId="515397EA" w14:textId="61D66F32" w:rsidR="00747DFA" w:rsidRPr="00747DFA" w:rsidDel="00961444" w:rsidRDefault="00747DFA">
            <w:pPr>
              <w:cnfStyle w:val="000000000000" w:firstRow="0" w:lastRow="0" w:firstColumn="0" w:lastColumn="0" w:oddVBand="0" w:evenVBand="0" w:oddHBand="0" w:evenHBand="0" w:firstRowFirstColumn="0" w:firstRowLastColumn="0" w:lastRowFirstColumn="0" w:lastRowLastColumn="0"/>
              <w:rPr>
                <w:ins w:id="2210" w:author="Thomas Carteret" w:date="2021-04-07T16:30:00Z"/>
                <w:del w:id="2211" w:author="Thomas CARTERET" w:date="2021-06-11T11:52:00Z"/>
                <w:lang w:val="en-US"/>
                <w:rPrChange w:id="2212" w:author="Thomas Carteret" w:date="2021-04-07T16:31:00Z">
                  <w:rPr>
                    <w:ins w:id="2213" w:author="Thomas Carteret" w:date="2021-04-07T16:30:00Z"/>
                    <w:del w:id="2214" w:author="Thomas CARTERET" w:date="2021-06-11T11:52:00Z"/>
                  </w:rPr>
                </w:rPrChange>
              </w:rPr>
              <w:pPrChange w:id="2215" w:author="Thomas Carteret" w:date="2021-04-07T16:31:00Z">
                <w:pPr>
                  <w:pStyle w:val="NormalWeb"/>
                  <w:jc w:val="both"/>
                  <w:cnfStyle w:val="000000000000" w:firstRow="0" w:lastRow="0" w:firstColumn="0" w:lastColumn="0" w:oddVBand="0" w:evenVBand="0" w:oddHBand="0" w:evenHBand="0" w:firstRowFirstColumn="0" w:firstRowLastColumn="0" w:lastRowFirstColumn="0" w:lastRowLastColumn="0"/>
                </w:pPr>
              </w:pPrChange>
            </w:pPr>
            <w:ins w:id="2216" w:author="Thomas Carteret" w:date="2021-04-07T16:30:00Z">
              <w:del w:id="2217" w:author="Thomas CARTERET" w:date="2021-06-11T11:52:00Z">
                <w:r w:rsidRPr="00747DFA" w:rsidDel="00961444">
                  <w:rPr>
                    <w:lang w:val="en-US"/>
                    <w:rPrChange w:id="2218" w:author="Thomas Carteret" w:date="2021-04-07T16:31:00Z">
                      <w:rPr/>
                    </w:rPrChange>
                  </w:rPr>
                  <w:delText>We will first see if this specific technology is absolutely irreplaceable, if not we will try to change one of the two in conflict.</w:delText>
                </w:r>
              </w:del>
            </w:ins>
            <w:ins w:id="2219" w:author="Thomas Carteret" w:date="2021-04-07T16:31:00Z">
              <w:del w:id="2220" w:author="Thomas CARTERET" w:date="2021-06-11T11:52:00Z">
                <w:r w:rsidR="00D6559D" w:rsidDel="00961444">
                  <w:rPr>
                    <w:lang w:val="en-US"/>
                  </w:rPr>
                  <w:delText xml:space="preserve"> </w:delText>
                </w:r>
              </w:del>
            </w:ins>
            <w:ins w:id="2221" w:author="Thomas Carteret" w:date="2021-04-07T16:30:00Z">
              <w:del w:id="2222" w:author="Thomas CARTERET" w:date="2021-06-11T11:52:00Z">
                <w:r w:rsidRPr="00747DFA" w:rsidDel="00961444">
                  <w:rPr>
                    <w:lang w:val="en-US"/>
                    <w:rPrChange w:id="2223" w:author="Thomas Carteret" w:date="2021-04-07T16:31:00Z">
                      <w:rPr/>
                    </w:rPrChange>
                  </w:rPr>
                  <w:delText>Else, we will try to find a gate between the technologies.</w:delText>
                </w:r>
              </w:del>
            </w:ins>
          </w:p>
          <w:p w14:paraId="0403F992" w14:textId="24C8D386" w:rsidR="004D4487" w:rsidRPr="006A4396" w:rsidDel="00961444" w:rsidRDefault="00747DFA" w:rsidP="00747DFA">
            <w:pPr>
              <w:cnfStyle w:val="000000000000" w:firstRow="0" w:lastRow="0" w:firstColumn="0" w:lastColumn="0" w:oddVBand="0" w:evenVBand="0" w:oddHBand="0" w:evenHBand="0" w:firstRowFirstColumn="0" w:firstRowLastColumn="0" w:lastRowFirstColumn="0" w:lastRowLastColumn="0"/>
              <w:rPr>
                <w:ins w:id="2224" w:author="Thomas Carteret" w:date="2021-04-01T19:16:00Z"/>
                <w:del w:id="2225" w:author="Thomas CARTERET" w:date="2021-06-11T11:52:00Z"/>
                <w:lang w:val="en-US"/>
              </w:rPr>
            </w:pPr>
            <w:ins w:id="2226" w:author="Thomas Carteret" w:date="2021-04-07T16:30:00Z">
              <w:del w:id="2227" w:author="Thomas CARTERET" w:date="2021-06-11T11:52:00Z">
                <w:r w:rsidRPr="00747DFA" w:rsidDel="00961444">
                  <w:rPr>
                    <w:lang w:val="en-US"/>
                    <w:rPrChange w:id="2228" w:author="Thomas Carteret" w:date="2021-04-07T16:31:00Z">
                      <w:rPr/>
                    </w:rPrChange>
                  </w:rPr>
                  <w:delText>The objective would be to detect that kind of problem as soon as possible.</w:delText>
                </w:r>
              </w:del>
            </w:ins>
            <w:ins w:id="2229" w:author="Thomas Carteret" w:date="2021-04-01T19:15:00Z">
              <w:del w:id="2230" w:author="Thomas CARTERET" w:date="2021-06-11T11:52:00Z">
                <w:r w:rsidR="004D4487" w:rsidRPr="006A4396" w:rsidDel="00961444">
                  <w:rPr>
                    <w:lang w:val="en-US"/>
                  </w:rPr>
                  <w:delText>We will fi</w:delText>
                </w:r>
              </w:del>
            </w:ins>
            <w:ins w:id="2231" w:author="Thomas Carteret" w:date="2021-04-01T19:16:00Z">
              <w:del w:id="2232" w:author="Thomas CARTERET" w:date="2021-06-11T11:52:00Z">
                <w:r w:rsidR="004D4487" w:rsidRPr="006A4396" w:rsidDel="00961444">
                  <w:rPr>
                    <w:lang w:val="en-US"/>
                  </w:rPr>
                  <w:delText xml:space="preserve">rst see if this specific technology is </w:delText>
                </w:r>
              </w:del>
            </w:ins>
            <w:ins w:id="2233" w:author="Thomas Carteret" w:date="2021-04-01T19:17:00Z">
              <w:del w:id="2234" w:author="Thomas CARTERET" w:date="2021-06-11T11:52:00Z">
                <w:r w:rsidR="004D4487" w:rsidRPr="006A4396" w:rsidDel="00961444">
                  <w:rPr>
                    <w:lang w:val="en-US"/>
                  </w:rPr>
                  <w:delText>absolutely irreplaceable, if not we will try to change of the two in conf</w:delText>
                </w:r>
              </w:del>
            </w:ins>
            <w:ins w:id="2235" w:author="Thomas Carteret" w:date="2021-04-01T19:18:00Z">
              <w:del w:id="2236" w:author="Thomas CARTERET" w:date="2021-06-11T11:52:00Z">
                <w:r w:rsidR="004D4487" w:rsidRPr="006A4396" w:rsidDel="00961444">
                  <w:rPr>
                    <w:lang w:val="en-US"/>
                  </w:rPr>
                  <w:delText xml:space="preserve">lict. Else, </w:delText>
                </w:r>
              </w:del>
            </w:ins>
            <w:ins w:id="2237" w:author="Thomas Carteret" w:date="2021-04-01T19:16:00Z">
              <w:del w:id="2238" w:author="Thomas CARTERET" w:date="2021-06-11T11:52:00Z">
                <w:r w:rsidR="004D4487" w:rsidRPr="006A4396" w:rsidDel="00961444">
                  <w:rPr>
                    <w:lang w:val="en-US"/>
                  </w:rPr>
                  <w:delText xml:space="preserve">if </w:delText>
                </w:r>
              </w:del>
            </w:ins>
            <w:ins w:id="2239" w:author="Thomas Carteret" w:date="2021-04-01T19:18:00Z">
              <w:del w:id="2240" w:author="Thomas CARTERET" w:date="2021-06-11T11:52:00Z">
                <w:r w:rsidR="004D4487" w:rsidRPr="006A4396" w:rsidDel="00961444">
                  <w:rPr>
                    <w:lang w:val="en-US"/>
                  </w:rPr>
                  <w:delText>we will try to find a gate between the technologies.</w:delText>
                </w:r>
              </w:del>
            </w:ins>
          </w:p>
          <w:p w14:paraId="1F1EC1F4" w14:textId="1D668780" w:rsidR="004D4487" w:rsidRPr="006A4396" w:rsidDel="00961444" w:rsidRDefault="004D4487" w:rsidP="00735B58">
            <w:pPr>
              <w:cnfStyle w:val="000000000000" w:firstRow="0" w:lastRow="0" w:firstColumn="0" w:lastColumn="0" w:oddVBand="0" w:evenVBand="0" w:oddHBand="0" w:evenHBand="0" w:firstRowFirstColumn="0" w:firstRowLastColumn="0" w:lastRowFirstColumn="0" w:lastRowLastColumn="0"/>
              <w:rPr>
                <w:ins w:id="2241" w:author="Thomas Carteret" w:date="2021-04-01T19:14:00Z"/>
                <w:del w:id="2242" w:author="Thomas CARTERET" w:date="2021-06-11T11:52:00Z"/>
                <w:lang w:val="en-US"/>
              </w:rPr>
            </w:pPr>
            <w:ins w:id="2243" w:author="Thomas Carteret" w:date="2021-04-01T19:16:00Z">
              <w:del w:id="2244" w:author="Thomas CARTERET" w:date="2021-06-11T11:52:00Z">
                <w:r w:rsidRPr="006A4396" w:rsidDel="00961444">
                  <w:rPr>
                    <w:lang w:val="en-US"/>
                  </w:rPr>
                  <w:delText xml:space="preserve">The </w:delText>
                </w:r>
              </w:del>
            </w:ins>
            <w:ins w:id="2245" w:author="Thomas Carteret" w:date="2021-04-01T19:17:00Z">
              <w:del w:id="2246" w:author="Thomas CARTERET" w:date="2021-06-11T11:52:00Z">
                <w:r w:rsidRPr="006A4396" w:rsidDel="00961444">
                  <w:rPr>
                    <w:lang w:val="en-US"/>
                  </w:rPr>
                  <w:delText>objective would be to detect that kind of problem as soon as possible.</w:delText>
                </w:r>
              </w:del>
            </w:ins>
          </w:p>
        </w:tc>
      </w:tr>
      <w:tr w:rsidR="004D4487" w:rsidRPr="00D96692" w:rsidDel="00961444" w14:paraId="241E4A7C" w14:textId="05129714" w:rsidTr="00BF3AB1">
        <w:tblPrEx>
          <w:tblPrExChange w:id="2247" w:author="Thomas Carteret" w:date="2021-04-07T16:52: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jc w:val="center"/>
          <w:ins w:id="2248" w:author="Thomas Carteret" w:date="2021-04-01T19:18:00Z"/>
          <w:del w:id="2249" w:author="Thomas CARTERET" w:date="2021-06-11T11:52:00Z"/>
        </w:trPr>
        <w:tc>
          <w:tcPr>
            <w:cnfStyle w:val="001000000000" w:firstRow="0" w:lastRow="0" w:firstColumn="1" w:lastColumn="0" w:oddVBand="0" w:evenVBand="0" w:oddHBand="0" w:evenHBand="0" w:firstRowFirstColumn="0" w:firstRowLastColumn="0" w:lastRowFirstColumn="0" w:lastRowLastColumn="0"/>
            <w:tcW w:w="0" w:type="dxa"/>
            <w:tcPrChange w:id="2250" w:author="Thomas Carteret" w:date="2021-04-07T16:52:00Z">
              <w:tcPr>
                <w:tcW w:w="648" w:type="dxa"/>
              </w:tcPr>
            </w:tcPrChange>
          </w:tcPr>
          <w:p w14:paraId="71D47397" w14:textId="1222B73A" w:rsidR="004D4487" w:rsidRPr="006A4396" w:rsidDel="00961444" w:rsidRDefault="004D4487" w:rsidP="00735B58">
            <w:pPr>
              <w:cnfStyle w:val="001000100000" w:firstRow="0" w:lastRow="0" w:firstColumn="1" w:lastColumn="0" w:oddVBand="0" w:evenVBand="0" w:oddHBand="1" w:evenHBand="0" w:firstRowFirstColumn="0" w:firstRowLastColumn="0" w:lastRowFirstColumn="0" w:lastRowLastColumn="0"/>
              <w:rPr>
                <w:ins w:id="2251" w:author="Thomas Carteret" w:date="2021-04-01T19:18:00Z"/>
                <w:del w:id="2252" w:author="Thomas CARTERET" w:date="2021-06-11T11:52:00Z"/>
                <w:lang w:val="en-US"/>
              </w:rPr>
            </w:pPr>
            <w:ins w:id="2253" w:author="Thomas Carteret" w:date="2021-04-01T19:18:00Z">
              <w:del w:id="2254" w:author="Thomas CARTERET" w:date="2021-06-11T11:52:00Z">
                <w:r w:rsidRPr="006A4396" w:rsidDel="00961444">
                  <w:rPr>
                    <w:lang w:val="en-US"/>
                  </w:rPr>
                  <w:delText>R5</w:delText>
                </w:r>
              </w:del>
            </w:ins>
          </w:p>
        </w:tc>
        <w:tc>
          <w:tcPr>
            <w:tcW w:w="0" w:type="dxa"/>
            <w:tcPrChange w:id="2255" w:author="Thomas Carteret" w:date="2021-04-07T16:52:00Z">
              <w:tcPr>
                <w:tcW w:w="1728" w:type="dxa"/>
              </w:tcPr>
            </w:tcPrChange>
          </w:tcPr>
          <w:p w14:paraId="7E635E04" w14:textId="085385FE" w:rsidR="004D4487" w:rsidRPr="006A4396" w:rsidDel="00961444" w:rsidRDefault="004D4487" w:rsidP="00735B58">
            <w:pPr>
              <w:cnfStyle w:val="000000100000" w:firstRow="0" w:lastRow="0" w:firstColumn="0" w:lastColumn="0" w:oddVBand="0" w:evenVBand="0" w:oddHBand="1" w:evenHBand="0" w:firstRowFirstColumn="0" w:firstRowLastColumn="0" w:lastRowFirstColumn="0" w:lastRowLastColumn="0"/>
              <w:rPr>
                <w:ins w:id="2256" w:author="Thomas Carteret" w:date="2021-04-01T19:18:00Z"/>
                <w:del w:id="2257" w:author="Thomas CARTERET" w:date="2021-06-11T11:52:00Z"/>
                <w:lang w:val="en-US"/>
              </w:rPr>
            </w:pPr>
            <w:ins w:id="2258" w:author="Thomas Carteret" w:date="2021-04-01T19:19:00Z">
              <w:del w:id="2259" w:author="Thomas CARTERET" w:date="2021-06-11T11:52:00Z">
                <w:r w:rsidRPr="006A4396" w:rsidDel="00961444">
                  <w:rPr>
                    <w:lang w:val="en-US"/>
                  </w:rPr>
                  <w:delText>Management</w:delText>
                </w:r>
              </w:del>
            </w:ins>
          </w:p>
        </w:tc>
        <w:tc>
          <w:tcPr>
            <w:tcW w:w="0" w:type="dxa"/>
            <w:tcPrChange w:id="2260" w:author="Thomas Carteret" w:date="2021-04-07T16:52:00Z">
              <w:tcPr>
                <w:tcW w:w="2977" w:type="dxa"/>
                <w:gridSpan w:val="2"/>
              </w:tcPr>
            </w:tcPrChange>
          </w:tcPr>
          <w:p w14:paraId="451AAA87" w14:textId="2F7B2F89" w:rsidR="004D4487" w:rsidRPr="006A4396" w:rsidDel="00961444" w:rsidRDefault="004D4487" w:rsidP="00735B58">
            <w:pPr>
              <w:cnfStyle w:val="000000100000" w:firstRow="0" w:lastRow="0" w:firstColumn="0" w:lastColumn="0" w:oddVBand="0" w:evenVBand="0" w:oddHBand="1" w:evenHBand="0" w:firstRowFirstColumn="0" w:firstRowLastColumn="0" w:lastRowFirstColumn="0" w:lastRowLastColumn="0"/>
              <w:rPr>
                <w:ins w:id="2261" w:author="Thomas Carteret" w:date="2021-04-01T19:18:00Z"/>
                <w:del w:id="2262" w:author="Thomas CARTERET" w:date="2021-06-11T11:52:00Z"/>
                <w:lang w:val="en-US"/>
              </w:rPr>
            </w:pPr>
            <w:ins w:id="2263" w:author="Thomas Carteret" w:date="2021-04-01T19:19:00Z">
              <w:del w:id="2264" w:author="Thomas CARTERET" w:date="2021-06-11T11:52:00Z">
                <w:r w:rsidRPr="006A4396" w:rsidDel="00961444">
                  <w:rPr>
                    <w:lang w:val="en-US"/>
                  </w:rPr>
                  <w:delText xml:space="preserve">A group member </w:delText>
                </w:r>
              </w:del>
            </w:ins>
            <w:ins w:id="2265" w:author="Thomas Carteret" w:date="2021-04-01T19:20:00Z">
              <w:del w:id="2266" w:author="Thomas CARTERET" w:date="2021-06-11T11:52:00Z">
                <w:r w:rsidRPr="006A4396" w:rsidDel="00961444">
                  <w:rPr>
                    <w:lang w:val="en-US"/>
                  </w:rPr>
                  <w:delText>gets</w:delText>
                </w:r>
              </w:del>
            </w:ins>
            <w:ins w:id="2267" w:author="Thomas Carteret" w:date="2021-04-01T19:19:00Z">
              <w:del w:id="2268" w:author="Thomas CARTERET" w:date="2021-06-11T11:52:00Z">
                <w:r w:rsidRPr="006A4396" w:rsidDel="00961444">
                  <w:rPr>
                    <w:lang w:val="en-US"/>
                  </w:rPr>
                  <w:delText xml:space="preserve"> sick</w:delText>
                </w:r>
              </w:del>
            </w:ins>
          </w:p>
        </w:tc>
        <w:tc>
          <w:tcPr>
            <w:tcW w:w="4111" w:type="dxa"/>
            <w:tcPrChange w:id="2269" w:author="Thomas Carteret" w:date="2021-04-07T16:52:00Z">
              <w:tcPr>
                <w:tcW w:w="3933" w:type="dxa"/>
                <w:gridSpan w:val="2"/>
              </w:tcPr>
            </w:tcPrChange>
          </w:tcPr>
          <w:p w14:paraId="2B0CC640" w14:textId="12C40578" w:rsidR="004D4487" w:rsidRPr="006A4396" w:rsidDel="00961444" w:rsidRDefault="004D4487" w:rsidP="00735B58">
            <w:pPr>
              <w:cnfStyle w:val="000000100000" w:firstRow="0" w:lastRow="0" w:firstColumn="0" w:lastColumn="0" w:oddVBand="0" w:evenVBand="0" w:oddHBand="1" w:evenHBand="0" w:firstRowFirstColumn="0" w:firstRowLastColumn="0" w:lastRowFirstColumn="0" w:lastRowLastColumn="0"/>
              <w:rPr>
                <w:ins w:id="2270" w:author="Thomas Carteret" w:date="2021-04-01T19:18:00Z"/>
                <w:del w:id="2271" w:author="Thomas CARTERET" w:date="2021-06-11T11:52:00Z"/>
                <w:lang w:val="en-US"/>
              </w:rPr>
            </w:pPr>
            <w:ins w:id="2272" w:author="Thomas Carteret" w:date="2021-04-01T19:19:00Z">
              <w:del w:id="2273" w:author="Thomas CARTERET" w:date="2021-06-11T11:52:00Z">
                <w:r w:rsidRPr="006A4396" w:rsidDel="00961444">
                  <w:rPr>
                    <w:lang w:val="en-US"/>
                  </w:rPr>
                  <w:delText>We will try as much as poss</w:delText>
                </w:r>
              </w:del>
            </w:ins>
            <w:ins w:id="2274" w:author="Thomas Carteret" w:date="2021-04-01T19:20:00Z">
              <w:del w:id="2275" w:author="Thomas CARTERET" w:date="2021-06-11T11:52:00Z">
                <w:r w:rsidRPr="006A4396" w:rsidDel="00961444">
                  <w:rPr>
                    <w:lang w:val="en-US"/>
                  </w:rPr>
                  <w:delText>ible to transfer its work to the two group members remaining.</w:delText>
                </w:r>
              </w:del>
            </w:ins>
          </w:p>
        </w:tc>
      </w:tr>
      <w:tr w:rsidR="00735B58" w:rsidRPr="00D96692" w:rsidDel="00961444" w14:paraId="7403837A" w14:textId="6BBBE099" w:rsidTr="00BF3AB1">
        <w:trPr>
          <w:jc w:val="center"/>
          <w:del w:id="2276" w:author="Thomas CARTERET" w:date="2021-06-11T11:52:00Z"/>
        </w:trPr>
        <w:tc>
          <w:tcPr>
            <w:cnfStyle w:val="001000000000" w:firstRow="0" w:lastRow="0" w:firstColumn="1" w:lastColumn="0" w:oddVBand="0" w:evenVBand="0" w:oddHBand="0" w:evenHBand="0" w:firstRowFirstColumn="0" w:firstRowLastColumn="0" w:lastRowFirstColumn="0" w:lastRowLastColumn="0"/>
            <w:tcW w:w="648" w:type="dxa"/>
            <w:tcPrChange w:id="2277" w:author="Thomas Carteret" w:date="2021-04-07T16:52:00Z">
              <w:tcPr>
                <w:tcW w:w="675" w:type="dxa"/>
              </w:tcPr>
            </w:tcPrChange>
          </w:tcPr>
          <w:p w14:paraId="2411E430" w14:textId="641861AC" w:rsidR="00735B58" w:rsidRPr="006A4396" w:rsidDel="00961444" w:rsidRDefault="00735B58" w:rsidP="00735B58">
            <w:pPr>
              <w:rPr>
                <w:del w:id="2278" w:author="Thomas CARTERET" w:date="2021-06-11T11:52:00Z"/>
                <w:lang w:val="en-US"/>
              </w:rPr>
            </w:pPr>
            <w:del w:id="2279" w:author="Thomas CARTERET" w:date="2021-06-11T11:52:00Z">
              <w:r w:rsidRPr="006A4396" w:rsidDel="00961444">
                <w:rPr>
                  <w:lang w:val="en-US"/>
                </w:rPr>
                <w:delText>R</w:delText>
              </w:r>
            </w:del>
            <w:ins w:id="2280" w:author="Thomas Carteret" w:date="2021-04-01T19:18:00Z">
              <w:del w:id="2281" w:author="Thomas CARTERET" w:date="2021-06-11T11:52:00Z">
                <w:r w:rsidR="004D4487" w:rsidRPr="006A4396" w:rsidDel="00961444">
                  <w:rPr>
                    <w:lang w:val="en-US"/>
                  </w:rPr>
                  <w:delText>6</w:delText>
                </w:r>
              </w:del>
            </w:ins>
            <w:del w:id="2282" w:author="Thomas CARTERET" w:date="2021-06-11T11:52:00Z">
              <w:r w:rsidRPr="006A4396" w:rsidDel="00961444">
                <w:rPr>
                  <w:lang w:val="en-US"/>
                </w:rPr>
                <w:delText>2</w:delText>
              </w:r>
            </w:del>
          </w:p>
        </w:tc>
        <w:tc>
          <w:tcPr>
            <w:tcW w:w="1728" w:type="dxa"/>
            <w:tcPrChange w:id="2283" w:author="Thomas Carteret" w:date="2021-04-07T16:52:00Z">
              <w:tcPr>
                <w:tcW w:w="2302" w:type="dxa"/>
                <w:gridSpan w:val="2"/>
              </w:tcPr>
            </w:tcPrChange>
          </w:tcPr>
          <w:p w14:paraId="5D6BD610" w14:textId="2DEC996C" w:rsidR="00735B58" w:rsidRPr="006A4396" w:rsidDel="00961444" w:rsidRDefault="00735B58" w:rsidP="00735B58">
            <w:pPr>
              <w:cnfStyle w:val="000000000000" w:firstRow="0" w:lastRow="0" w:firstColumn="0" w:lastColumn="0" w:oddVBand="0" w:evenVBand="0" w:oddHBand="0" w:evenHBand="0" w:firstRowFirstColumn="0" w:firstRowLastColumn="0" w:lastRowFirstColumn="0" w:lastRowLastColumn="0"/>
              <w:rPr>
                <w:del w:id="2284" w:author="Thomas CARTERET" w:date="2021-06-11T11:52:00Z"/>
                <w:lang w:val="en-US"/>
              </w:rPr>
            </w:pPr>
            <w:del w:id="2285" w:author="Thomas CARTERET" w:date="2021-06-11T11:52:00Z">
              <w:r w:rsidRPr="006A4396" w:rsidDel="00961444">
                <w:rPr>
                  <w:lang w:val="en-US"/>
                </w:rPr>
                <w:delText>Management</w:delText>
              </w:r>
            </w:del>
          </w:p>
        </w:tc>
        <w:tc>
          <w:tcPr>
            <w:tcW w:w="2977" w:type="dxa"/>
            <w:tcPrChange w:id="2286" w:author="Thomas Carteret" w:date="2021-04-07T16:52:00Z">
              <w:tcPr>
                <w:tcW w:w="3085" w:type="dxa"/>
                <w:gridSpan w:val="2"/>
              </w:tcPr>
            </w:tcPrChange>
          </w:tcPr>
          <w:p w14:paraId="0CFFFF61" w14:textId="350DC36B" w:rsidR="00735B58" w:rsidRPr="006A4396" w:rsidDel="00961444" w:rsidRDefault="00C50516" w:rsidP="00735B58">
            <w:pPr>
              <w:cnfStyle w:val="000000000000" w:firstRow="0" w:lastRow="0" w:firstColumn="0" w:lastColumn="0" w:oddVBand="0" w:evenVBand="0" w:oddHBand="0" w:evenHBand="0" w:firstRowFirstColumn="0" w:firstRowLastColumn="0" w:lastRowFirstColumn="0" w:lastRowLastColumn="0"/>
              <w:rPr>
                <w:del w:id="2287" w:author="Thomas CARTERET" w:date="2021-06-11T11:52:00Z"/>
                <w:lang w:val="en-US"/>
              </w:rPr>
            </w:pPr>
            <w:ins w:id="2288" w:author="Thomas Carteret" w:date="2021-04-01T19:21:00Z">
              <w:del w:id="2289" w:author="Thomas CARTERET" w:date="2021-06-11T11:52:00Z">
                <w:r w:rsidRPr="006A4396" w:rsidDel="00961444">
                  <w:rPr>
                    <w:lang w:val="en-US"/>
                  </w:rPr>
                  <w:delText>A conflict between two group members about who will be in charge of certain tasks.</w:delText>
                </w:r>
              </w:del>
            </w:ins>
            <w:del w:id="2290" w:author="Thomas CARTERET" w:date="2021-06-11T11:52:00Z">
              <w:r w:rsidR="00735B58" w:rsidRPr="006A4396" w:rsidDel="00961444">
                <w:rPr>
                  <w:lang w:val="en-US"/>
                </w:rPr>
                <w:delText>…</w:delText>
              </w:r>
            </w:del>
          </w:p>
        </w:tc>
        <w:tc>
          <w:tcPr>
            <w:tcW w:w="4111" w:type="dxa"/>
            <w:tcPrChange w:id="2291" w:author="Thomas Carteret" w:date="2021-04-07T16:52:00Z">
              <w:tcPr>
                <w:tcW w:w="3118" w:type="dxa"/>
              </w:tcPr>
            </w:tcPrChange>
          </w:tcPr>
          <w:p w14:paraId="53F4DE5D" w14:textId="030B8361" w:rsidR="00735B58" w:rsidRPr="006A4396" w:rsidDel="00961444" w:rsidRDefault="00C50516" w:rsidP="00735B58">
            <w:pPr>
              <w:cnfStyle w:val="000000000000" w:firstRow="0" w:lastRow="0" w:firstColumn="0" w:lastColumn="0" w:oddVBand="0" w:evenVBand="0" w:oddHBand="0" w:evenHBand="0" w:firstRowFirstColumn="0" w:firstRowLastColumn="0" w:lastRowFirstColumn="0" w:lastRowLastColumn="0"/>
              <w:rPr>
                <w:del w:id="2292" w:author="Thomas CARTERET" w:date="2021-06-11T11:52:00Z"/>
                <w:lang w:val="en-US"/>
              </w:rPr>
            </w:pPr>
            <w:ins w:id="2293" w:author="Thomas Carteret" w:date="2021-04-01T19:22:00Z">
              <w:del w:id="2294" w:author="Thomas CARTERET" w:date="2021-06-11T11:52:00Z">
                <w:r w:rsidRPr="006A4396" w:rsidDel="00961444">
                  <w:rPr>
                    <w:lang w:val="en-US"/>
                  </w:rPr>
                  <w:delText>If both members have the same amount of work</w:delText>
                </w:r>
              </w:del>
            </w:ins>
            <w:ins w:id="2295" w:author="Thomas Carteret" w:date="2021-04-01T19:23:00Z">
              <w:del w:id="2296" w:author="Thomas CARTERET" w:date="2021-06-11T11:52:00Z">
                <w:r w:rsidRPr="006A4396" w:rsidDel="00961444">
                  <w:rPr>
                    <w:lang w:val="en-US"/>
                  </w:rPr>
                  <w:delText xml:space="preserve"> and the same abilities to achieve the task, we wi</w:delText>
                </w:r>
              </w:del>
            </w:ins>
            <w:ins w:id="2297" w:author="Thomas Carteret" w:date="2021-04-01T19:24:00Z">
              <w:del w:id="2298" w:author="Thomas CARTERET" w:date="2021-06-11T11:52:00Z">
                <w:r w:rsidRPr="006A4396" w:rsidDel="00961444">
                  <w:rPr>
                    <w:lang w:val="en-US"/>
                  </w:rPr>
                  <w:delText>ll decide with one s</w:delText>
                </w:r>
              </w:del>
            </w:ins>
            <w:ins w:id="2299" w:author="Thomas Carteret" w:date="2021-04-01T19:25:00Z">
              <w:del w:id="2300" w:author="Thomas CARTERET" w:date="2021-06-11T11:52:00Z">
                <w:r w:rsidRPr="006A4396" w:rsidDel="00961444">
                  <w:rPr>
                    <w:lang w:val="en-US"/>
                  </w:rPr>
                  <w:delText xml:space="preserve">hot </w:delText>
                </w:r>
              </w:del>
            </w:ins>
            <w:ins w:id="2301" w:author="Thomas Carteret" w:date="2021-04-01T19:24:00Z">
              <w:del w:id="2302" w:author="Thomas CARTERET" w:date="2021-06-11T11:52:00Z">
                <w:r w:rsidRPr="006A4396" w:rsidDel="00961444">
                  <w:rPr>
                    <w:lang w:val="en-US"/>
                  </w:rPr>
                  <w:delText>rock-paper-scissors.</w:delText>
                </w:r>
              </w:del>
            </w:ins>
            <w:del w:id="2303" w:author="Thomas CARTERET" w:date="2021-06-11T11:52:00Z">
              <w:r w:rsidR="00735B58" w:rsidRPr="006A4396" w:rsidDel="00961444">
                <w:rPr>
                  <w:lang w:val="en-US"/>
                </w:rPr>
                <w:delText>…</w:delText>
              </w:r>
            </w:del>
          </w:p>
        </w:tc>
      </w:tr>
    </w:tbl>
    <w:p w14:paraId="45D7DC87" w14:textId="75629362" w:rsidR="00735B58" w:rsidDel="00A15D75" w:rsidRDefault="00735B58">
      <w:pPr>
        <w:spacing w:before="0" w:after="0"/>
        <w:jc w:val="left"/>
        <w:rPr>
          <w:del w:id="2304" w:author="Thomas Carteret" w:date="2021-04-07T16:53:00Z"/>
          <w:lang w:val="en-US"/>
        </w:rPr>
      </w:pPr>
    </w:p>
    <w:p w14:paraId="61BD1FCB" w14:textId="2F799F11" w:rsidR="00A15D75" w:rsidRDefault="00A15D75" w:rsidP="00735B58">
      <w:pPr>
        <w:pStyle w:val="Sansinterligne"/>
        <w:rPr>
          <w:ins w:id="2305" w:author="Thomas CARTERET" w:date="2021-06-11T12:07:00Z"/>
          <w:lang w:val="en-US"/>
        </w:rPr>
      </w:pPr>
    </w:p>
    <w:p w14:paraId="67D80D5D" w14:textId="5EF222DA" w:rsidR="00A15D75" w:rsidRDefault="00A15D75" w:rsidP="00735B58">
      <w:pPr>
        <w:pStyle w:val="Sansinterligne"/>
        <w:rPr>
          <w:ins w:id="2306" w:author="Thomas CARTERET" w:date="2021-06-11T12:07:00Z"/>
          <w:lang w:val="en-US"/>
        </w:rPr>
      </w:pPr>
      <w:ins w:id="2307" w:author="Thomas CARTERET" w:date="2021-06-11T12:07:00Z">
        <w:r>
          <w:rPr>
            <w:lang w:val="en-US"/>
          </w:rPr>
          <w:t>1-2-3</w:t>
        </w:r>
      </w:ins>
      <w:ins w:id="2308" w:author="Thomas CARTERET" w:date="2021-06-11T12:08:00Z">
        <w:r>
          <w:rPr>
            <w:lang w:val="en-US"/>
          </w:rPr>
          <w:t>-8</w:t>
        </w:r>
      </w:ins>
      <w:ins w:id="2309" w:author="Thomas CARTERET" w:date="2021-06-11T12:07:00Z">
        <w:r>
          <w:rPr>
            <w:lang w:val="en-US"/>
          </w:rPr>
          <w:t xml:space="preserve"> moi</w:t>
        </w:r>
      </w:ins>
    </w:p>
    <w:p w14:paraId="41C6D72B" w14:textId="1A8F0241" w:rsidR="00A15D75" w:rsidRDefault="00A15D75" w:rsidP="00735B58">
      <w:pPr>
        <w:pStyle w:val="Sansinterligne"/>
        <w:rPr>
          <w:ins w:id="2310" w:author="Thomas CARTERET" w:date="2021-06-11T12:07:00Z"/>
          <w:lang w:val="en-US"/>
        </w:rPr>
      </w:pPr>
      <w:ins w:id="2311" w:author="Thomas CARTERET" w:date="2021-06-11T12:07:00Z">
        <w:r>
          <w:rPr>
            <w:lang w:val="en-US"/>
          </w:rPr>
          <w:t>4</w:t>
        </w:r>
      </w:ins>
      <w:ins w:id="2312" w:author="Thomas CARTERET" w:date="2021-06-11T12:08:00Z">
        <w:r>
          <w:rPr>
            <w:lang w:val="en-US"/>
          </w:rPr>
          <w:t>-5</w:t>
        </w:r>
      </w:ins>
      <w:ins w:id="2313" w:author="Thomas CARTERET" w:date="2021-06-11T12:07:00Z">
        <w:r>
          <w:rPr>
            <w:lang w:val="en-US"/>
          </w:rPr>
          <w:t xml:space="preserve"> hadrien</w:t>
        </w:r>
      </w:ins>
    </w:p>
    <w:p w14:paraId="0B5CCA07" w14:textId="052134E8" w:rsidR="00A15D75" w:rsidRPr="006A4396" w:rsidRDefault="00A15D75" w:rsidP="00735B58">
      <w:pPr>
        <w:pStyle w:val="Sansinterligne"/>
        <w:rPr>
          <w:ins w:id="2314" w:author="Thomas CARTERET" w:date="2021-06-11T12:07:00Z"/>
          <w:lang w:val="en-US"/>
        </w:rPr>
      </w:pPr>
      <w:ins w:id="2315" w:author="Thomas CARTERET" w:date="2021-06-11T12:08:00Z">
        <w:r>
          <w:rPr>
            <w:lang w:val="en-US"/>
          </w:rPr>
          <w:t>6-7 Stephane</w:t>
        </w:r>
      </w:ins>
    </w:p>
    <w:p w14:paraId="0533EE9A" w14:textId="481FBC60" w:rsidR="00C800AF" w:rsidRPr="006A4396" w:rsidDel="00BF3AB1" w:rsidRDefault="00C800AF">
      <w:pPr>
        <w:spacing w:before="0" w:after="0"/>
        <w:jc w:val="left"/>
        <w:rPr>
          <w:del w:id="2316" w:author="Thomas Carteret" w:date="2021-04-07T16:53:00Z"/>
          <w:lang w:val="en-US"/>
        </w:rPr>
      </w:pPr>
      <w:del w:id="2317" w:author="Thomas Carteret" w:date="2021-04-07T16:53:00Z">
        <w:r w:rsidRPr="006A4396" w:rsidDel="00BF3AB1">
          <w:rPr>
            <w:lang w:val="en-US"/>
          </w:rPr>
          <w:br w:type="page"/>
        </w:r>
      </w:del>
    </w:p>
    <w:p w14:paraId="34554F54" w14:textId="048A8AAB" w:rsidR="00C800AF" w:rsidRPr="006A4396" w:rsidDel="00BF3AB1" w:rsidRDefault="00C800AF">
      <w:pPr>
        <w:spacing w:before="0" w:after="0"/>
        <w:jc w:val="left"/>
        <w:rPr>
          <w:del w:id="2318" w:author="Thomas Carteret" w:date="2021-04-07T16:53:00Z"/>
          <w:lang w:val="en-US"/>
          <w:rPrChange w:id="2319" w:author="Thomas Carteret" w:date="2021-04-07T16:08:00Z">
            <w:rPr>
              <w:del w:id="2320" w:author="Thomas Carteret" w:date="2021-04-07T16:53:00Z"/>
              <w:lang w:val="en-US"/>
            </w:rPr>
          </w:rPrChange>
        </w:rPr>
        <w:pPrChange w:id="2321" w:author="Thomas Carteret" w:date="2021-04-07T16:53:00Z">
          <w:pPr>
            <w:pStyle w:val="Titre"/>
          </w:pPr>
        </w:pPrChange>
      </w:pPr>
    </w:p>
    <w:p w14:paraId="47D12AFF" w14:textId="51F66E41" w:rsidR="00C800AF" w:rsidRPr="006A4396" w:rsidDel="00BF3AB1" w:rsidRDefault="00C800AF" w:rsidP="00C800AF">
      <w:pPr>
        <w:pStyle w:val="Titre"/>
        <w:rPr>
          <w:del w:id="2322" w:author="Thomas Carteret" w:date="2021-04-07T16:53:00Z"/>
          <w:lang w:val="en-US"/>
        </w:rPr>
      </w:pPr>
    </w:p>
    <w:p w14:paraId="3E6B5E8A" w14:textId="75F08CED" w:rsidR="00C800AF" w:rsidRPr="006A4396" w:rsidDel="00BF3AB1" w:rsidRDefault="00C800AF" w:rsidP="00C800AF">
      <w:pPr>
        <w:pStyle w:val="Titre"/>
        <w:rPr>
          <w:del w:id="2323" w:author="Thomas Carteret" w:date="2021-04-07T16:53:00Z"/>
          <w:lang w:val="en-US"/>
        </w:rPr>
      </w:pPr>
    </w:p>
    <w:p w14:paraId="3816AF2C" w14:textId="285B4DB8" w:rsidR="00C800AF" w:rsidRPr="006A4396" w:rsidDel="00BF3AB1" w:rsidRDefault="00C800AF" w:rsidP="00C800AF">
      <w:pPr>
        <w:pStyle w:val="Titre"/>
        <w:rPr>
          <w:del w:id="2324" w:author="Thomas Carteret" w:date="2021-04-07T16:53:00Z"/>
          <w:lang w:val="en-US"/>
        </w:rPr>
      </w:pPr>
    </w:p>
    <w:p w14:paraId="766F6869" w14:textId="51C15BCB" w:rsidR="003C13E2" w:rsidRPr="006A4396" w:rsidDel="000D375C" w:rsidRDefault="003C13E2">
      <w:pPr>
        <w:spacing w:before="0" w:after="0"/>
        <w:jc w:val="left"/>
        <w:rPr>
          <w:del w:id="2325" w:author="Thomas CARTERET" w:date="2021-06-11T12:00:00Z"/>
          <w:caps/>
          <w:color w:val="4F81BD" w:themeColor="accent1"/>
          <w:spacing w:val="10"/>
          <w:kern w:val="2"/>
          <w:sz w:val="52"/>
          <w:szCs w:val="52"/>
          <w:lang w:val="en-US"/>
        </w:rPr>
      </w:pPr>
      <w:del w:id="2326" w:author="Thomas Carteret" w:date="2021-04-07T16:53:00Z">
        <w:r w:rsidRPr="006A4396" w:rsidDel="00BF3AB1">
          <w:rPr>
            <w:lang w:val="en-US"/>
          </w:rPr>
          <w:br w:type="page"/>
        </w:r>
      </w:del>
    </w:p>
    <w:p w14:paraId="37741ED5" w14:textId="77777777" w:rsidR="00961444" w:rsidRDefault="00961444">
      <w:pPr>
        <w:spacing w:before="0" w:after="0"/>
        <w:jc w:val="left"/>
        <w:rPr>
          <w:ins w:id="2327" w:author="Thomas CARTERET" w:date="2021-06-11T11:52:00Z"/>
          <w:caps/>
          <w:color w:val="4F81BD" w:themeColor="accent1"/>
          <w:spacing w:val="10"/>
          <w:kern w:val="2"/>
          <w:sz w:val="52"/>
          <w:szCs w:val="52"/>
          <w:lang w:val="en-US"/>
        </w:rPr>
      </w:pPr>
      <w:ins w:id="2328" w:author="Thomas CARTERET" w:date="2021-06-11T11:52:00Z">
        <w:r>
          <w:rPr>
            <w:lang w:val="en-US"/>
          </w:rPr>
          <w:br w:type="page"/>
        </w:r>
      </w:ins>
    </w:p>
    <w:p w14:paraId="594AF90F" w14:textId="21A44EEA" w:rsidR="00735B58" w:rsidRPr="006A4396" w:rsidRDefault="00C800AF" w:rsidP="00C800AF">
      <w:pPr>
        <w:pStyle w:val="Titre"/>
        <w:jc w:val="center"/>
        <w:rPr>
          <w:lang w:val="en-US"/>
        </w:rPr>
      </w:pPr>
      <w:r w:rsidRPr="006A4396">
        <w:rPr>
          <w:lang w:val="en-US"/>
        </w:rPr>
        <w:lastRenderedPageBreak/>
        <w:t>ANNEXES</w:t>
      </w:r>
    </w:p>
    <w:p w14:paraId="6099C99B" w14:textId="77777777" w:rsidR="00D96692" w:rsidRDefault="00D96692" w:rsidP="00D96692">
      <w:pPr>
        <w:spacing w:before="0" w:after="0"/>
        <w:jc w:val="left"/>
        <w:rPr>
          <w:ins w:id="2329" w:author="Thomas CARTERET" w:date="2021-06-11T11:30:00Z"/>
          <w:lang w:val="en-US"/>
        </w:rPr>
      </w:pPr>
    </w:p>
    <w:p w14:paraId="2C4198A1" w14:textId="6E8F1CCE" w:rsidR="00C800AF" w:rsidRPr="006A4396" w:rsidDel="00D96692" w:rsidRDefault="00D96692" w:rsidP="00D96692">
      <w:pPr>
        <w:tabs>
          <w:tab w:val="left" w:pos="6024"/>
        </w:tabs>
        <w:spacing w:before="0" w:after="0"/>
        <w:jc w:val="left"/>
        <w:rPr>
          <w:del w:id="2330" w:author="Thomas CARTERET" w:date="2021-06-11T11:30:00Z"/>
          <w:lang w:val="en-US"/>
        </w:rPr>
        <w:pPrChange w:id="2331" w:author="Thomas CARTERET" w:date="2021-06-11T11:30:00Z">
          <w:pPr>
            <w:spacing w:before="0" w:after="0"/>
            <w:jc w:val="left"/>
          </w:pPr>
        </w:pPrChange>
      </w:pPr>
      <w:ins w:id="2332" w:author="Thomas CARTERET" w:date="2021-06-11T11:30:00Z">
        <w:r>
          <w:rPr>
            <w:lang w:val="en-US"/>
          </w:rPr>
          <w:tab/>
        </w:r>
      </w:ins>
      <w:del w:id="2333" w:author="Thomas CARTERET" w:date="2021-06-11T11:30:00Z">
        <w:r w:rsidR="00C800AF" w:rsidRPr="00D96692" w:rsidDel="00D96692">
          <w:rPr>
            <w:lang w:val="en-US"/>
            <w:rPrChange w:id="2334" w:author="Thomas CARTERET" w:date="2021-06-11T11:30:00Z">
              <w:rPr>
                <w:lang w:val="en-US"/>
              </w:rPr>
            </w:rPrChange>
          </w:rPr>
          <w:br w:type="page"/>
        </w:r>
      </w:del>
    </w:p>
    <w:p w14:paraId="6B892CB5" w14:textId="0A48969D" w:rsidR="00C800AF" w:rsidRPr="006A4396" w:rsidDel="00D96692" w:rsidRDefault="00C800AF" w:rsidP="00D96692">
      <w:pPr>
        <w:spacing w:before="0" w:after="0"/>
        <w:jc w:val="left"/>
        <w:rPr>
          <w:del w:id="2335" w:author="Thomas CARTERET" w:date="2021-06-11T11:30:00Z"/>
          <w:lang w:val="en-US"/>
        </w:rPr>
        <w:pPrChange w:id="2336" w:author="Thomas CARTERET" w:date="2021-06-11T11:30:00Z">
          <w:pPr>
            <w:pStyle w:val="Titre1"/>
          </w:pPr>
        </w:pPrChange>
      </w:pPr>
      <w:del w:id="2337" w:author="Thomas CARTERET" w:date="2021-06-11T11:30:00Z">
        <w:r w:rsidRPr="006A4396" w:rsidDel="00D96692">
          <w:rPr>
            <w:lang w:val="en-US"/>
          </w:rPr>
          <w:delText>A1. Reports for the Sprint Meetings</w:delText>
        </w:r>
      </w:del>
    </w:p>
    <w:p w14:paraId="0884FBE4" w14:textId="181A4CB1" w:rsidR="00C800AF" w:rsidRPr="006A4396" w:rsidDel="00D96692" w:rsidRDefault="00C800AF" w:rsidP="00D96692">
      <w:pPr>
        <w:spacing w:before="0" w:after="0"/>
        <w:jc w:val="left"/>
        <w:rPr>
          <w:del w:id="2338" w:author="Thomas CARTERET" w:date="2021-06-11T11:30:00Z"/>
          <w:lang w:val="en-US"/>
        </w:rPr>
        <w:pPrChange w:id="2339" w:author="Thomas CARTERET" w:date="2021-06-11T11:30:00Z">
          <w:pPr>
            <w:pStyle w:val="Titre2"/>
          </w:pPr>
        </w:pPrChange>
      </w:pPr>
      <w:del w:id="2340" w:author="Thomas CARTERET" w:date="2021-06-11T11:30:00Z">
        <w:r w:rsidRPr="006A4396" w:rsidDel="00D96692">
          <w:rPr>
            <w:lang w:val="en-US"/>
          </w:rPr>
          <w:delText>A1.1. Sprint Meeting #1</w:delText>
        </w:r>
      </w:del>
    </w:p>
    <w:p w14:paraId="70C00F19" w14:textId="56349E5E" w:rsidR="00C800AF" w:rsidRPr="006A4396" w:rsidDel="00D96692" w:rsidRDefault="00C800AF" w:rsidP="00D96692">
      <w:pPr>
        <w:spacing w:before="0" w:after="0"/>
        <w:jc w:val="left"/>
        <w:rPr>
          <w:del w:id="2341" w:author="Thomas CARTERET" w:date="2021-06-11T11:30:00Z"/>
          <w:lang w:val="en-US"/>
        </w:rPr>
        <w:pPrChange w:id="2342" w:author="Thomas CARTERET" w:date="2021-06-11T11:30:00Z">
          <w:pPr/>
        </w:pPrChange>
      </w:pPr>
      <w:del w:id="2343" w:author="Thomas CARTERET" w:date="2021-06-11T11:30:00Z">
        <w:r w:rsidRPr="006A4396" w:rsidDel="00D96692">
          <w:rPr>
            <w:lang w:val="en-US"/>
          </w:rPr>
          <w:delText>Date : XX/XX/20XX</w:delText>
        </w:r>
      </w:del>
    </w:p>
    <w:p w14:paraId="131037E8" w14:textId="2A4872AE" w:rsidR="00C800AF" w:rsidRPr="006A4396" w:rsidDel="00D96692" w:rsidRDefault="00C800AF" w:rsidP="00D96692">
      <w:pPr>
        <w:spacing w:before="0" w:after="0"/>
        <w:jc w:val="left"/>
        <w:rPr>
          <w:del w:id="2344" w:author="Thomas CARTERET" w:date="2021-06-11T11:30:00Z"/>
          <w:lang w:val="en-US"/>
        </w:rPr>
        <w:pPrChange w:id="2345" w:author="Thomas CARTERET" w:date="2021-06-11T11:30:00Z">
          <w:pPr>
            <w:pStyle w:val="Titre3"/>
          </w:pPr>
        </w:pPrChange>
      </w:pPr>
      <w:del w:id="2346" w:author="Thomas CARTERET" w:date="2021-06-11T11:30:00Z">
        <w:r w:rsidRPr="006A4396" w:rsidDel="00D96692">
          <w:rPr>
            <w:lang w:val="en-US"/>
          </w:rPr>
          <w:delText>A1.1.1. List of tasks for the current sprint</w:delText>
        </w:r>
      </w:del>
    </w:p>
    <w:p w14:paraId="703D82A4" w14:textId="38645028" w:rsidR="00C800AF" w:rsidRPr="006A4396" w:rsidDel="00D96692" w:rsidRDefault="00C800AF" w:rsidP="00D96692">
      <w:pPr>
        <w:spacing w:before="0" w:after="0"/>
        <w:jc w:val="left"/>
        <w:rPr>
          <w:del w:id="2347" w:author="Thomas CARTERET" w:date="2021-06-11T11:30:00Z"/>
          <w:lang w:val="en-US"/>
        </w:rPr>
        <w:pPrChange w:id="2348" w:author="Thomas CARTERET" w:date="2021-06-11T11:30:00Z">
          <w:pPr/>
        </w:pPrChange>
      </w:pPr>
    </w:p>
    <w:tbl>
      <w:tblPr>
        <w:tblStyle w:val="Listeclaire-Accent1"/>
        <w:tblW w:w="0" w:type="auto"/>
        <w:tblLook w:val="04A0" w:firstRow="1" w:lastRow="0" w:firstColumn="1" w:lastColumn="0" w:noHBand="0" w:noVBand="1"/>
      </w:tblPr>
      <w:tblGrid>
        <w:gridCol w:w="1842"/>
        <w:gridCol w:w="1842"/>
        <w:gridCol w:w="1842"/>
        <w:gridCol w:w="1842"/>
        <w:gridCol w:w="1842"/>
      </w:tblGrid>
      <w:tr w:rsidR="00C800AF" w:rsidRPr="006A4396" w:rsidDel="00D96692" w14:paraId="7EBCA91B" w14:textId="05E53887" w:rsidTr="00C800AF">
        <w:trPr>
          <w:cnfStyle w:val="100000000000" w:firstRow="1" w:lastRow="0" w:firstColumn="0" w:lastColumn="0" w:oddVBand="0" w:evenVBand="0" w:oddHBand="0" w:evenHBand="0" w:firstRowFirstColumn="0" w:firstRowLastColumn="0" w:lastRowFirstColumn="0" w:lastRowLastColumn="0"/>
          <w:del w:id="2349"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02C9B2BC" w14:textId="43467124" w:rsidR="00C800AF" w:rsidRPr="006A4396" w:rsidDel="00D96692" w:rsidRDefault="00C800AF" w:rsidP="00D96692">
            <w:pPr>
              <w:spacing w:before="0" w:after="0"/>
              <w:jc w:val="left"/>
              <w:rPr>
                <w:del w:id="2350" w:author="Thomas CARTERET" w:date="2021-06-11T11:30:00Z"/>
                <w:lang w:val="en-US"/>
              </w:rPr>
              <w:pPrChange w:id="2351" w:author="Thomas CARTERET" w:date="2021-06-11T11:30:00Z">
                <w:pPr/>
              </w:pPrChange>
            </w:pPr>
            <w:del w:id="2352" w:author="Thomas CARTERET" w:date="2021-06-11T11:30:00Z">
              <w:r w:rsidRPr="006A4396" w:rsidDel="00D96692">
                <w:rPr>
                  <w:lang w:val="en-US"/>
                </w:rPr>
                <w:delText>ID</w:delText>
              </w:r>
            </w:del>
          </w:p>
        </w:tc>
        <w:tc>
          <w:tcPr>
            <w:tcW w:w="1842" w:type="dxa"/>
          </w:tcPr>
          <w:p w14:paraId="0EDA922B" w14:textId="479B153C" w:rsidR="00C800AF" w:rsidRPr="006A4396" w:rsidDel="00D96692" w:rsidRDefault="00C800AF" w:rsidP="00D96692">
            <w:pPr>
              <w:spacing w:before="0" w:after="0"/>
              <w:jc w:val="left"/>
              <w:cnfStyle w:val="100000000000" w:firstRow="1" w:lastRow="0" w:firstColumn="0" w:lastColumn="0" w:oddVBand="0" w:evenVBand="0" w:oddHBand="0" w:evenHBand="0" w:firstRowFirstColumn="0" w:firstRowLastColumn="0" w:lastRowFirstColumn="0" w:lastRowLastColumn="0"/>
              <w:rPr>
                <w:del w:id="2353" w:author="Thomas CARTERET" w:date="2021-06-11T11:30:00Z"/>
                <w:lang w:val="en-US"/>
              </w:rPr>
              <w:pPrChange w:id="2354"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355" w:author="Thomas CARTERET" w:date="2021-06-11T11:30:00Z">
              <w:r w:rsidRPr="006A4396" w:rsidDel="00D96692">
                <w:rPr>
                  <w:lang w:val="en-US"/>
                </w:rPr>
                <w:delText>Problem or Task Description</w:delText>
              </w:r>
            </w:del>
          </w:p>
        </w:tc>
        <w:tc>
          <w:tcPr>
            <w:tcW w:w="1842" w:type="dxa"/>
          </w:tcPr>
          <w:p w14:paraId="7226341E" w14:textId="11F265FA" w:rsidR="00C800AF" w:rsidRPr="006A4396" w:rsidDel="00D96692" w:rsidRDefault="00C800AF" w:rsidP="00D96692">
            <w:pPr>
              <w:spacing w:before="0" w:after="0"/>
              <w:jc w:val="left"/>
              <w:cnfStyle w:val="100000000000" w:firstRow="1" w:lastRow="0" w:firstColumn="0" w:lastColumn="0" w:oddVBand="0" w:evenVBand="0" w:oddHBand="0" w:evenHBand="0" w:firstRowFirstColumn="0" w:firstRowLastColumn="0" w:lastRowFirstColumn="0" w:lastRowLastColumn="0"/>
              <w:rPr>
                <w:del w:id="2356" w:author="Thomas CARTERET" w:date="2021-06-11T11:30:00Z"/>
                <w:lang w:val="en-US"/>
              </w:rPr>
              <w:pPrChange w:id="2357"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358" w:author="Thomas CARTERET" w:date="2021-06-11T11:30:00Z">
              <w:r w:rsidRPr="006A4396" w:rsidDel="00D96692">
                <w:rPr>
                  <w:lang w:val="en-US"/>
                </w:rPr>
                <w:delText>Possible Solution</w:delText>
              </w:r>
            </w:del>
          </w:p>
        </w:tc>
        <w:tc>
          <w:tcPr>
            <w:tcW w:w="1842" w:type="dxa"/>
          </w:tcPr>
          <w:p w14:paraId="3EAA5218" w14:textId="54367260" w:rsidR="00C800AF" w:rsidRPr="006A4396" w:rsidDel="00D96692" w:rsidRDefault="00C800AF" w:rsidP="00D96692">
            <w:pPr>
              <w:spacing w:before="0" w:after="0"/>
              <w:jc w:val="left"/>
              <w:cnfStyle w:val="100000000000" w:firstRow="1" w:lastRow="0" w:firstColumn="0" w:lastColumn="0" w:oddVBand="0" w:evenVBand="0" w:oddHBand="0" w:evenHBand="0" w:firstRowFirstColumn="0" w:firstRowLastColumn="0" w:lastRowFirstColumn="0" w:lastRowLastColumn="0"/>
              <w:rPr>
                <w:del w:id="2359" w:author="Thomas CARTERET" w:date="2021-06-11T11:30:00Z"/>
                <w:lang w:val="en-US"/>
              </w:rPr>
              <w:pPrChange w:id="2360"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361" w:author="Thomas CARTERET" w:date="2021-06-11T11:30:00Z">
              <w:r w:rsidRPr="006A4396" w:rsidDel="00D96692">
                <w:rPr>
                  <w:lang w:val="en-US"/>
                </w:rPr>
                <w:delText>Assigned to</w:delText>
              </w:r>
            </w:del>
          </w:p>
        </w:tc>
        <w:tc>
          <w:tcPr>
            <w:tcW w:w="1842" w:type="dxa"/>
          </w:tcPr>
          <w:p w14:paraId="271C2B7A" w14:textId="61E0BDFB" w:rsidR="00C800AF" w:rsidRPr="006A4396" w:rsidDel="00D96692" w:rsidRDefault="00C800AF" w:rsidP="00D96692">
            <w:pPr>
              <w:spacing w:before="0" w:after="0"/>
              <w:jc w:val="left"/>
              <w:cnfStyle w:val="100000000000" w:firstRow="1" w:lastRow="0" w:firstColumn="0" w:lastColumn="0" w:oddVBand="0" w:evenVBand="0" w:oddHBand="0" w:evenHBand="0" w:firstRowFirstColumn="0" w:firstRowLastColumn="0" w:lastRowFirstColumn="0" w:lastRowLastColumn="0"/>
              <w:rPr>
                <w:del w:id="2362" w:author="Thomas CARTERET" w:date="2021-06-11T11:30:00Z"/>
                <w:lang w:val="en-US"/>
              </w:rPr>
              <w:pPrChange w:id="2363"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364" w:author="Thomas CARTERET" w:date="2021-06-11T11:30:00Z">
              <w:r w:rsidRPr="006A4396" w:rsidDel="00D96692">
                <w:rPr>
                  <w:lang w:val="en-US"/>
                </w:rPr>
                <w:delText>Validation by (if applicable)</w:delText>
              </w:r>
            </w:del>
          </w:p>
        </w:tc>
      </w:tr>
      <w:tr w:rsidR="00C800AF" w:rsidRPr="006A4396" w:rsidDel="00D96692" w14:paraId="211C1B0A" w14:textId="1B3E91B5" w:rsidTr="00C800AF">
        <w:trPr>
          <w:cnfStyle w:val="000000100000" w:firstRow="0" w:lastRow="0" w:firstColumn="0" w:lastColumn="0" w:oddVBand="0" w:evenVBand="0" w:oddHBand="1" w:evenHBand="0" w:firstRowFirstColumn="0" w:firstRowLastColumn="0" w:lastRowFirstColumn="0" w:lastRowLastColumn="0"/>
          <w:del w:id="2365"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26B05D15" w14:textId="7DCA61D4" w:rsidR="00C800AF" w:rsidRPr="006A4396" w:rsidDel="00D96692" w:rsidRDefault="00C800AF" w:rsidP="00D96692">
            <w:pPr>
              <w:spacing w:before="0" w:after="0"/>
              <w:jc w:val="left"/>
              <w:rPr>
                <w:del w:id="2366" w:author="Thomas CARTERET" w:date="2021-06-11T11:30:00Z"/>
                <w:lang w:val="en-US"/>
              </w:rPr>
              <w:pPrChange w:id="2367" w:author="Thomas CARTERET" w:date="2021-06-11T11:30:00Z">
                <w:pPr/>
              </w:pPrChange>
            </w:pPr>
            <w:del w:id="2368" w:author="Thomas CARTERET" w:date="2021-06-11T11:30:00Z">
              <w:r w:rsidRPr="006A4396" w:rsidDel="00D96692">
                <w:rPr>
                  <w:lang w:val="en-US"/>
                </w:rPr>
                <w:delText>S1.1</w:delText>
              </w:r>
            </w:del>
          </w:p>
        </w:tc>
        <w:tc>
          <w:tcPr>
            <w:tcW w:w="1842" w:type="dxa"/>
          </w:tcPr>
          <w:p w14:paraId="56EFB43C" w14:textId="2B78F756" w:rsidR="00C800AF" w:rsidRPr="006A4396" w:rsidDel="00D96692" w:rsidRDefault="00C800AF" w:rsidP="00D96692">
            <w:pPr>
              <w:spacing w:before="0" w:after="0"/>
              <w:jc w:val="left"/>
              <w:cnfStyle w:val="000000100000" w:firstRow="0" w:lastRow="0" w:firstColumn="0" w:lastColumn="0" w:oddVBand="0" w:evenVBand="0" w:oddHBand="1" w:evenHBand="0" w:firstRowFirstColumn="0" w:firstRowLastColumn="0" w:lastRowFirstColumn="0" w:lastRowLastColumn="0"/>
              <w:rPr>
                <w:del w:id="2369" w:author="Thomas CARTERET" w:date="2021-06-11T11:30:00Z"/>
                <w:lang w:val="en-US"/>
              </w:rPr>
              <w:pPrChange w:id="2370"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371" w:author="Thomas CARTERET" w:date="2021-06-11T11:30:00Z">
              <w:r w:rsidRPr="006A4396" w:rsidDel="00D96692">
                <w:rPr>
                  <w:lang w:val="en-US"/>
                </w:rPr>
                <w:delText>Design of ….</w:delText>
              </w:r>
            </w:del>
          </w:p>
        </w:tc>
        <w:tc>
          <w:tcPr>
            <w:tcW w:w="1842" w:type="dxa"/>
          </w:tcPr>
          <w:p w14:paraId="44E2582F" w14:textId="7A1DE53A" w:rsidR="00C800AF" w:rsidRPr="006A4396" w:rsidDel="00D96692" w:rsidRDefault="00C800AF" w:rsidP="00D96692">
            <w:pPr>
              <w:spacing w:before="0" w:after="0"/>
              <w:jc w:val="left"/>
              <w:cnfStyle w:val="000000100000" w:firstRow="0" w:lastRow="0" w:firstColumn="0" w:lastColumn="0" w:oddVBand="0" w:evenVBand="0" w:oddHBand="1" w:evenHBand="0" w:firstRowFirstColumn="0" w:firstRowLastColumn="0" w:lastRowFirstColumn="0" w:lastRowLastColumn="0"/>
              <w:rPr>
                <w:del w:id="2372" w:author="Thomas CARTERET" w:date="2021-06-11T11:30:00Z"/>
                <w:lang w:val="en-US"/>
              </w:rPr>
              <w:pPrChange w:id="2373"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374" w:author="Thomas CARTERET" w:date="2021-06-11T11:30:00Z">
              <w:r w:rsidRPr="006A4396" w:rsidDel="00D96692">
                <w:rPr>
                  <w:lang w:val="en-US"/>
                </w:rPr>
                <w:delText>n/a</w:delText>
              </w:r>
            </w:del>
          </w:p>
        </w:tc>
        <w:tc>
          <w:tcPr>
            <w:tcW w:w="1842" w:type="dxa"/>
          </w:tcPr>
          <w:p w14:paraId="3A5DDC9D" w14:textId="77895774" w:rsidR="00C800AF" w:rsidRPr="006A4396" w:rsidDel="00D96692" w:rsidRDefault="00C800AF" w:rsidP="00D96692">
            <w:pPr>
              <w:spacing w:before="0" w:after="0"/>
              <w:jc w:val="left"/>
              <w:cnfStyle w:val="000000100000" w:firstRow="0" w:lastRow="0" w:firstColumn="0" w:lastColumn="0" w:oddVBand="0" w:evenVBand="0" w:oddHBand="1" w:evenHBand="0" w:firstRowFirstColumn="0" w:firstRowLastColumn="0" w:lastRowFirstColumn="0" w:lastRowLastColumn="0"/>
              <w:rPr>
                <w:del w:id="2375" w:author="Thomas CARTERET" w:date="2021-06-11T11:30:00Z"/>
                <w:lang w:val="en-US"/>
              </w:rPr>
              <w:pPrChange w:id="2376"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377" w:author="Thomas CARTERET" w:date="2021-06-11T11:30:00Z">
              <w:r w:rsidRPr="006A4396" w:rsidDel="00D96692">
                <w:rPr>
                  <w:lang w:val="en-US"/>
                </w:rPr>
                <w:delText>X</w:delText>
              </w:r>
            </w:del>
          </w:p>
        </w:tc>
        <w:tc>
          <w:tcPr>
            <w:tcW w:w="1842" w:type="dxa"/>
          </w:tcPr>
          <w:p w14:paraId="3DE54F33" w14:textId="203E909D" w:rsidR="00C800AF" w:rsidRPr="006A4396" w:rsidDel="00D96692" w:rsidRDefault="00C800AF" w:rsidP="00D96692">
            <w:pPr>
              <w:spacing w:before="0" w:after="0"/>
              <w:jc w:val="left"/>
              <w:cnfStyle w:val="000000100000" w:firstRow="0" w:lastRow="0" w:firstColumn="0" w:lastColumn="0" w:oddVBand="0" w:evenVBand="0" w:oddHBand="1" w:evenHBand="0" w:firstRowFirstColumn="0" w:firstRowLastColumn="0" w:lastRowFirstColumn="0" w:lastRowLastColumn="0"/>
              <w:rPr>
                <w:del w:id="2378" w:author="Thomas CARTERET" w:date="2021-06-11T11:30:00Z"/>
                <w:lang w:val="en-US"/>
              </w:rPr>
              <w:pPrChange w:id="2379"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380" w:author="Thomas CARTERET" w:date="2021-06-11T11:30:00Z">
              <w:r w:rsidRPr="006A4396" w:rsidDel="00D96692">
                <w:rPr>
                  <w:lang w:val="en-US"/>
                </w:rPr>
                <w:delText>Y</w:delText>
              </w:r>
            </w:del>
          </w:p>
        </w:tc>
      </w:tr>
      <w:tr w:rsidR="00C800AF" w:rsidRPr="006A4396" w:rsidDel="00D96692" w14:paraId="73EB6053" w14:textId="7F569F7B" w:rsidTr="00C800AF">
        <w:trPr>
          <w:del w:id="2381"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4E461B5C" w14:textId="2756BA3C" w:rsidR="00C800AF" w:rsidRPr="006A4396" w:rsidDel="00D96692" w:rsidRDefault="00C800AF" w:rsidP="00D96692">
            <w:pPr>
              <w:spacing w:before="0" w:after="0"/>
              <w:jc w:val="left"/>
              <w:rPr>
                <w:del w:id="2382" w:author="Thomas CARTERET" w:date="2021-06-11T11:30:00Z"/>
                <w:lang w:val="en-US"/>
              </w:rPr>
              <w:pPrChange w:id="2383" w:author="Thomas CARTERET" w:date="2021-06-11T11:30:00Z">
                <w:pPr/>
              </w:pPrChange>
            </w:pPr>
            <w:del w:id="2384" w:author="Thomas CARTERET" w:date="2021-06-11T11:30:00Z">
              <w:r w:rsidRPr="006A4396" w:rsidDel="00D96692">
                <w:rPr>
                  <w:lang w:val="en-US"/>
                </w:rPr>
                <w:delText>S1.2</w:delText>
              </w:r>
            </w:del>
          </w:p>
        </w:tc>
        <w:tc>
          <w:tcPr>
            <w:tcW w:w="1842" w:type="dxa"/>
          </w:tcPr>
          <w:p w14:paraId="72947242" w14:textId="5E4EDC12" w:rsidR="00C800AF" w:rsidRPr="006A4396" w:rsidDel="00D96692" w:rsidRDefault="00C800AF" w:rsidP="00D96692">
            <w:pPr>
              <w:spacing w:before="0" w:after="0"/>
              <w:jc w:val="left"/>
              <w:cnfStyle w:val="000000000000" w:firstRow="0" w:lastRow="0" w:firstColumn="0" w:lastColumn="0" w:oddVBand="0" w:evenVBand="0" w:oddHBand="0" w:evenHBand="0" w:firstRowFirstColumn="0" w:firstRowLastColumn="0" w:lastRowFirstColumn="0" w:lastRowLastColumn="0"/>
              <w:rPr>
                <w:del w:id="2385" w:author="Thomas CARTERET" w:date="2021-06-11T11:30:00Z"/>
                <w:lang w:val="en-US"/>
              </w:rPr>
              <w:pPrChange w:id="2386"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387" w:author="Thomas CARTERET" w:date="2021-06-11T11:30:00Z">
              <w:r w:rsidRPr="006A4396" w:rsidDel="00D96692">
                <w:rPr>
                  <w:lang w:val="en-US"/>
                </w:rPr>
                <w:delText>Implementation of…</w:delText>
              </w:r>
            </w:del>
          </w:p>
        </w:tc>
        <w:tc>
          <w:tcPr>
            <w:tcW w:w="1842" w:type="dxa"/>
          </w:tcPr>
          <w:p w14:paraId="43F04603" w14:textId="27500DDE" w:rsidR="00C800AF" w:rsidRPr="006A4396" w:rsidDel="00D96692" w:rsidRDefault="00C800AF" w:rsidP="00D96692">
            <w:pPr>
              <w:spacing w:before="0" w:after="0"/>
              <w:jc w:val="left"/>
              <w:cnfStyle w:val="000000000000" w:firstRow="0" w:lastRow="0" w:firstColumn="0" w:lastColumn="0" w:oddVBand="0" w:evenVBand="0" w:oddHBand="0" w:evenHBand="0" w:firstRowFirstColumn="0" w:firstRowLastColumn="0" w:lastRowFirstColumn="0" w:lastRowLastColumn="0"/>
              <w:rPr>
                <w:del w:id="2388" w:author="Thomas CARTERET" w:date="2021-06-11T11:30:00Z"/>
                <w:lang w:val="en-US"/>
              </w:rPr>
              <w:pPrChange w:id="2389"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390" w:author="Thomas CARTERET" w:date="2021-06-11T11:30:00Z">
              <w:r w:rsidRPr="006A4396" w:rsidDel="00D96692">
                <w:rPr>
                  <w:lang w:val="en-US"/>
                </w:rPr>
                <w:delText>n/a</w:delText>
              </w:r>
            </w:del>
          </w:p>
        </w:tc>
        <w:tc>
          <w:tcPr>
            <w:tcW w:w="1842" w:type="dxa"/>
          </w:tcPr>
          <w:p w14:paraId="73BABAA0" w14:textId="7C9F9566" w:rsidR="00C800AF" w:rsidRPr="006A4396" w:rsidDel="00D96692" w:rsidRDefault="00C800AF" w:rsidP="00D96692">
            <w:pPr>
              <w:spacing w:before="0" w:after="0"/>
              <w:jc w:val="left"/>
              <w:cnfStyle w:val="000000000000" w:firstRow="0" w:lastRow="0" w:firstColumn="0" w:lastColumn="0" w:oddVBand="0" w:evenVBand="0" w:oddHBand="0" w:evenHBand="0" w:firstRowFirstColumn="0" w:firstRowLastColumn="0" w:lastRowFirstColumn="0" w:lastRowLastColumn="0"/>
              <w:rPr>
                <w:del w:id="2391" w:author="Thomas CARTERET" w:date="2021-06-11T11:30:00Z"/>
                <w:lang w:val="en-US"/>
              </w:rPr>
              <w:pPrChange w:id="2392"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393" w:author="Thomas CARTERET" w:date="2021-06-11T11:30:00Z">
              <w:r w:rsidRPr="006A4396" w:rsidDel="00D96692">
                <w:rPr>
                  <w:lang w:val="en-US"/>
                </w:rPr>
                <w:delText>Z</w:delText>
              </w:r>
            </w:del>
          </w:p>
        </w:tc>
        <w:tc>
          <w:tcPr>
            <w:tcW w:w="1842" w:type="dxa"/>
          </w:tcPr>
          <w:p w14:paraId="5D968EA6" w14:textId="7CCDD44E" w:rsidR="00C800AF" w:rsidRPr="006A4396" w:rsidDel="00D96692" w:rsidRDefault="00C800AF" w:rsidP="00D96692">
            <w:pPr>
              <w:spacing w:before="0" w:after="0"/>
              <w:jc w:val="left"/>
              <w:cnfStyle w:val="000000000000" w:firstRow="0" w:lastRow="0" w:firstColumn="0" w:lastColumn="0" w:oddVBand="0" w:evenVBand="0" w:oddHBand="0" w:evenHBand="0" w:firstRowFirstColumn="0" w:firstRowLastColumn="0" w:lastRowFirstColumn="0" w:lastRowLastColumn="0"/>
              <w:rPr>
                <w:del w:id="2394" w:author="Thomas CARTERET" w:date="2021-06-11T11:30:00Z"/>
                <w:lang w:val="en-US"/>
              </w:rPr>
              <w:pPrChange w:id="2395"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396" w:author="Thomas CARTERET" w:date="2021-06-11T11:30:00Z">
              <w:r w:rsidRPr="006A4396" w:rsidDel="00D96692">
                <w:rPr>
                  <w:lang w:val="en-US"/>
                </w:rPr>
                <w:delText>X</w:delText>
              </w:r>
            </w:del>
          </w:p>
        </w:tc>
      </w:tr>
    </w:tbl>
    <w:p w14:paraId="27DB512E" w14:textId="3931284C" w:rsidR="00C800AF" w:rsidRPr="006A4396" w:rsidDel="00D96692" w:rsidRDefault="00C800AF" w:rsidP="00D96692">
      <w:pPr>
        <w:spacing w:before="0" w:after="0"/>
        <w:jc w:val="left"/>
        <w:rPr>
          <w:del w:id="2397" w:author="Thomas CARTERET" w:date="2021-06-11T11:30:00Z"/>
          <w:lang w:val="en-US"/>
        </w:rPr>
        <w:pPrChange w:id="2398" w:author="Thomas CARTERET" w:date="2021-06-11T11:30:00Z">
          <w:pPr>
            <w:pStyle w:val="normal2puce"/>
          </w:pPr>
        </w:pPrChange>
      </w:pPr>
    </w:p>
    <w:p w14:paraId="23C62376" w14:textId="471E868D" w:rsidR="00C800AF" w:rsidRPr="006A4396" w:rsidDel="00D96692" w:rsidRDefault="00C800AF" w:rsidP="00D96692">
      <w:pPr>
        <w:spacing w:before="0" w:after="0"/>
        <w:jc w:val="left"/>
        <w:rPr>
          <w:del w:id="2399" w:author="Thomas CARTERET" w:date="2021-06-11T11:30:00Z"/>
          <w:lang w:val="en-US"/>
        </w:rPr>
        <w:pPrChange w:id="2400" w:author="Thomas CARTERET" w:date="2021-06-11T11:30:00Z">
          <w:pPr>
            <w:pStyle w:val="Titre3"/>
          </w:pPr>
        </w:pPrChange>
      </w:pPr>
      <w:del w:id="2401" w:author="Thomas CARTERET" w:date="2021-06-11T11:30:00Z">
        <w:r w:rsidRPr="006A4396" w:rsidDel="00D96692">
          <w:rPr>
            <w:lang w:val="en-US"/>
          </w:rPr>
          <w:delText>A1.1.2. General Comments</w:delText>
        </w:r>
      </w:del>
    </w:p>
    <w:p w14:paraId="034B1FDE" w14:textId="153A2177" w:rsidR="00C800AF" w:rsidRPr="006A4396" w:rsidDel="00D96692" w:rsidRDefault="00C800AF" w:rsidP="00D96692">
      <w:pPr>
        <w:spacing w:before="0" w:after="0"/>
        <w:jc w:val="left"/>
        <w:rPr>
          <w:del w:id="2402" w:author="Thomas CARTERET" w:date="2021-06-11T11:30:00Z"/>
          <w:lang w:val="en-US"/>
        </w:rPr>
        <w:pPrChange w:id="2403" w:author="Thomas CARTERET" w:date="2021-06-11T11:30:00Z">
          <w:pPr/>
        </w:pPrChange>
      </w:pPr>
      <w:del w:id="2404" w:author="Thomas CARTERET" w:date="2021-06-11T11:30:00Z">
        <w:r w:rsidRPr="006A4396" w:rsidDel="00D96692">
          <w:rPr>
            <w:lang w:val="en-US"/>
          </w:rPr>
          <w:delText>Write here some general comments that are discussed during the sprint meeting.</w:delText>
        </w:r>
      </w:del>
    </w:p>
    <w:p w14:paraId="74122B63" w14:textId="726EB6DD" w:rsidR="00C800AF" w:rsidRPr="006A4396" w:rsidDel="00D96692" w:rsidRDefault="00C800AF" w:rsidP="00D96692">
      <w:pPr>
        <w:spacing w:before="0" w:after="0"/>
        <w:jc w:val="left"/>
        <w:rPr>
          <w:del w:id="2405" w:author="Thomas CARTERET" w:date="2021-06-11T11:30:00Z"/>
          <w:lang w:val="en-US"/>
        </w:rPr>
        <w:pPrChange w:id="2406" w:author="Thomas CARTERET" w:date="2021-06-11T11:30:00Z">
          <w:pPr>
            <w:pStyle w:val="Titre2"/>
          </w:pPr>
        </w:pPrChange>
      </w:pPr>
      <w:del w:id="2407" w:author="Thomas CARTERET" w:date="2021-06-11T11:30:00Z">
        <w:r w:rsidRPr="006A4396" w:rsidDel="00D96692">
          <w:rPr>
            <w:lang w:val="en-US"/>
          </w:rPr>
          <w:delText>A1.2. Sprint Meeting #2</w:delText>
        </w:r>
      </w:del>
    </w:p>
    <w:p w14:paraId="78176774" w14:textId="32DE9650" w:rsidR="00C800AF" w:rsidRPr="006A4396" w:rsidDel="00D96692" w:rsidRDefault="00C800AF" w:rsidP="00D96692">
      <w:pPr>
        <w:spacing w:before="0" w:after="0"/>
        <w:jc w:val="left"/>
        <w:rPr>
          <w:del w:id="2408" w:author="Thomas CARTERET" w:date="2021-06-11T11:30:00Z"/>
          <w:lang w:val="en-US"/>
        </w:rPr>
        <w:pPrChange w:id="2409" w:author="Thomas CARTERET" w:date="2021-06-11T11:30:00Z">
          <w:pPr/>
        </w:pPrChange>
      </w:pPr>
      <w:del w:id="2410" w:author="Thomas CARTERET" w:date="2021-06-11T11:30:00Z">
        <w:r w:rsidRPr="006A4396" w:rsidDel="00D96692">
          <w:rPr>
            <w:lang w:val="en-US"/>
          </w:rPr>
          <w:delText xml:space="preserve">Date : XX/XX/20XX </w:delText>
        </w:r>
      </w:del>
    </w:p>
    <w:p w14:paraId="34E8D30A" w14:textId="293F5320" w:rsidR="00C800AF" w:rsidRPr="006A4396" w:rsidDel="00D96692" w:rsidRDefault="00C800AF" w:rsidP="00D96692">
      <w:pPr>
        <w:spacing w:before="0" w:after="0"/>
        <w:jc w:val="left"/>
        <w:rPr>
          <w:del w:id="2411" w:author="Thomas CARTERET" w:date="2021-06-11T11:30:00Z"/>
          <w:lang w:val="en-US"/>
        </w:rPr>
        <w:pPrChange w:id="2412" w:author="Thomas CARTERET" w:date="2021-06-11T11:30:00Z">
          <w:pPr>
            <w:pStyle w:val="Titre3"/>
          </w:pPr>
        </w:pPrChange>
      </w:pPr>
      <w:del w:id="2413" w:author="Thomas CARTERET" w:date="2021-06-11T11:30:00Z">
        <w:r w:rsidRPr="006A4396" w:rsidDel="00D96692">
          <w:rPr>
            <w:lang w:val="en-US"/>
          </w:rPr>
          <w:delText>A1.2.1 Status of the tasks of the Finished Sprint</w:delText>
        </w:r>
      </w:del>
    </w:p>
    <w:p w14:paraId="62F4F0E3" w14:textId="7D64B382" w:rsidR="00C800AF" w:rsidRPr="006A4396" w:rsidDel="00D96692" w:rsidRDefault="00C800AF" w:rsidP="00D96692">
      <w:pPr>
        <w:spacing w:before="0" w:after="0"/>
        <w:jc w:val="left"/>
        <w:rPr>
          <w:del w:id="2414" w:author="Thomas CARTERET" w:date="2021-06-11T11:30:00Z"/>
          <w:lang w:val="en-US"/>
        </w:rPr>
        <w:pPrChange w:id="2415" w:author="Thomas CARTERET" w:date="2021-06-11T11:30:00Z">
          <w:pPr/>
        </w:pPrChange>
      </w:pPr>
    </w:p>
    <w:tbl>
      <w:tblPr>
        <w:tblStyle w:val="Listeclaire-Accent1"/>
        <w:tblW w:w="0" w:type="auto"/>
        <w:tblLook w:val="04A0" w:firstRow="1" w:lastRow="0" w:firstColumn="1" w:lastColumn="0" w:noHBand="0" w:noVBand="1"/>
      </w:tblPr>
      <w:tblGrid>
        <w:gridCol w:w="1842"/>
        <w:gridCol w:w="1842"/>
      </w:tblGrid>
      <w:tr w:rsidR="00C800AF" w:rsidRPr="006A4396" w:rsidDel="00D96692" w14:paraId="0F0E9BCB" w14:textId="7FFDEB87" w:rsidTr="00C800AF">
        <w:trPr>
          <w:cnfStyle w:val="100000000000" w:firstRow="1" w:lastRow="0" w:firstColumn="0" w:lastColumn="0" w:oddVBand="0" w:evenVBand="0" w:oddHBand="0" w:evenHBand="0" w:firstRowFirstColumn="0" w:firstRowLastColumn="0" w:lastRowFirstColumn="0" w:lastRowLastColumn="0"/>
          <w:del w:id="2416"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69CA0E87" w14:textId="231E33CB" w:rsidR="00C800AF" w:rsidRPr="006A4396" w:rsidDel="00D96692" w:rsidRDefault="00C800AF" w:rsidP="00D96692">
            <w:pPr>
              <w:spacing w:before="0" w:after="0"/>
              <w:jc w:val="left"/>
              <w:rPr>
                <w:del w:id="2417" w:author="Thomas CARTERET" w:date="2021-06-11T11:30:00Z"/>
                <w:lang w:val="en-US"/>
              </w:rPr>
              <w:pPrChange w:id="2418" w:author="Thomas CARTERET" w:date="2021-06-11T11:30:00Z">
                <w:pPr/>
              </w:pPrChange>
            </w:pPr>
            <w:del w:id="2419" w:author="Thomas CARTERET" w:date="2021-06-11T11:30:00Z">
              <w:r w:rsidRPr="006A4396" w:rsidDel="00D96692">
                <w:rPr>
                  <w:lang w:val="en-US"/>
                </w:rPr>
                <w:delText>ID</w:delText>
              </w:r>
            </w:del>
          </w:p>
        </w:tc>
        <w:tc>
          <w:tcPr>
            <w:tcW w:w="1842" w:type="dxa"/>
          </w:tcPr>
          <w:p w14:paraId="079C37A0" w14:textId="4F5160DD" w:rsidR="00C800AF" w:rsidRPr="006A4396" w:rsidDel="00D96692" w:rsidRDefault="00C800AF" w:rsidP="00D96692">
            <w:pPr>
              <w:spacing w:before="0" w:after="0"/>
              <w:jc w:val="left"/>
              <w:cnfStyle w:val="100000000000" w:firstRow="1" w:lastRow="0" w:firstColumn="0" w:lastColumn="0" w:oddVBand="0" w:evenVBand="0" w:oddHBand="0" w:evenHBand="0" w:firstRowFirstColumn="0" w:firstRowLastColumn="0" w:lastRowFirstColumn="0" w:lastRowLastColumn="0"/>
              <w:rPr>
                <w:del w:id="2420" w:author="Thomas CARTERET" w:date="2021-06-11T11:30:00Z"/>
                <w:lang w:val="en-US"/>
              </w:rPr>
              <w:pPrChange w:id="2421"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422" w:author="Thomas CARTERET" w:date="2021-06-11T11:30:00Z">
              <w:r w:rsidRPr="006A4396" w:rsidDel="00D96692">
                <w:rPr>
                  <w:lang w:val="en-US"/>
                </w:rPr>
                <w:delText>Validated</w:delText>
              </w:r>
            </w:del>
          </w:p>
        </w:tc>
      </w:tr>
      <w:tr w:rsidR="00C800AF" w:rsidRPr="006A4396" w:rsidDel="00D96692" w14:paraId="102343F0" w14:textId="0E968B9B" w:rsidTr="00C800AF">
        <w:trPr>
          <w:cnfStyle w:val="000000100000" w:firstRow="0" w:lastRow="0" w:firstColumn="0" w:lastColumn="0" w:oddVBand="0" w:evenVBand="0" w:oddHBand="1" w:evenHBand="0" w:firstRowFirstColumn="0" w:firstRowLastColumn="0" w:lastRowFirstColumn="0" w:lastRowLastColumn="0"/>
          <w:del w:id="2423"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3E7B63BB" w14:textId="2DCFFFC2" w:rsidR="00C800AF" w:rsidRPr="006A4396" w:rsidDel="00D96692" w:rsidRDefault="00C800AF" w:rsidP="00D96692">
            <w:pPr>
              <w:spacing w:before="0" w:after="0"/>
              <w:jc w:val="left"/>
              <w:rPr>
                <w:del w:id="2424" w:author="Thomas CARTERET" w:date="2021-06-11T11:30:00Z"/>
                <w:lang w:val="en-US"/>
              </w:rPr>
              <w:pPrChange w:id="2425" w:author="Thomas CARTERET" w:date="2021-06-11T11:30:00Z">
                <w:pPr/>
              </w:pPrChange>
            </w:pPr>
            <w:del w:id="2426" w:author="Thomas CARTERET" w:date="2021-06-11T11:30:00Z">
              <w:r w:rsidRPr="006A4396" w:rsidDel="00D96692">
                <w:rPr>
                  <w:lang w:val="en-US"/>
                </w:rPr>
                <w:delText>S1.1</w:delText>
              </w:r>
            </w:del>
          </w:p>
        </w:tc>
        <w:tc>
          <w:tcPr>
            <w:tcW w:w="1842" w:type="dxa"/>
          </w:tcPr>
          <w:p w14:paraId="1EADE47D" w14:textId="7786EF48" w:rsidR="00C800AF" w:rsidRPr="006A4396" w:rsidDel="00D96692" w:rsidRDefault="00707079" w:rsidP="00D96692">
            <w:pPr>
              <w:spacing w:before="0" w:after="0"/>
              <w:jc w:val="left"/>
              <w:cnfStyle w:val="000000100000" w:firstRow="0" w:lastRow="0" w:firstColumn="0" w:lastColumn="0" w:oddVBand="0" w:evenVBand="0" w:oddHBand="1" w:evenHBand="0" w:firstRowFirstColumn="0" w:firstRowLastColumn="0" w:lastRowFirstColumn="0" w:lastRowLastColumn="0"/>
              <w:rPr>
                <w:del w:id="2427" w:author="Thomas CARTERET" w:date="2021-06-11T11:30:00Z"/>
                <w:lang w:val="en-US"/>
              </w:rPr>
              <w:pPrChange w:id="2428"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429" w:author="Thomas CARTERET" w:date="2021-06-11T11:30:00Z">
              <w:r w:rsidRPr="006A4396" w:rsidDel="00D96692">
                <w:rPr>
                  <w:lang w:val="en-US"/>
                </w:rPr>
                <w:delText>Yes/No</w:delText>
              </w:r>
            </w:del>
          </w:p>
        </w:tc>
      </w:tr>
      <w:tr w:rsidR="00C800AF" w:rsidRPr="006A4396" w:rsidDel="00D96692" w14:paraId="266444E0" w14:textId="5178F116" w:rsidTr="00C800AF">
        <w:trPr>
          <w:del w:id="2430"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33F20E54" w14:textId="18BCBDC4" w:rsidR="00C800AF" w:rsidRPr="006A4396" w:rsidDel="00D96692" w:rsidRDefault="00C800AF" w:rsidP="00D96692">
            <w:pPr>
              <w:spacing w:before="0" w:after="0"/>
              <w:jc w:val="left"/>
              <w:rPr>
                <w:del w:id="2431" w:author="Thomas CARTERET" w:date="2021-06-11T11:30:00Z"/>
                <w:lang w:val="en-US"/>
              </w:rPr>
              <w:pPrChange w:id="2432" w:author="Thomas CARTERET" w:date="2021-06-11T11:30:00Z">
                <w:pPr/>
              </w:pPrChange>
            </w:pPr>
            <w:del w:id="2433" w:author="Thomas CARTERET" w:date="2021-06-11T11:30:00Z">
              <w:r w:rsidRPr="006A4396" w:rsidDel="00D96692">
                <w:rPr>
                  <w:lang w:val="en-US"/>
                </w:rPr>
                <w:delText>S1.2</w:delText>
              </w:r>
            </w:del>
          </w:p>
        </w:tc>
        <w:tc>
          <w:tcPr>
            <w:tcW w:w="1842" w:type="dxa"/>
          </w:tcPr>
          <w:p w14:paraId="681C7292" w14:textId="7FCC08C2" w:rsidR="00C800AF" w:rsidRPr="006A4396" w:rsidDel="00D96692" w:rsidRDefault="00707079" w:rsidP="00D96692">
            <w:pPr>
              <w:spacing w:before="0" w:after="0"/>
              <w:jc w:val="left"/>
              <w:cnfStyle w:val="000000000000" w:firstRow="0" w:lastRow="0" w:firstColumn="0" w:lastColumn="0" w:oddVBand="0" w:evenVBand="0" w:oddHBand="0" w:evenHBand="0" w:firstRowFirstColumn="0" w:firstRowLastColumn="0" w:lastRowFirstColumn="0" w:lastRowLastColumn="0"/>
              <w:rPr>
                <w:del w:id="2434" w:author="Thomas CARTERET" w:date="2021-06-11T11:30:00Z"/>
                <w:lang w:val="en-US"/>
              </w:rPr>
              <w:pPrChange w:id="2435"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436" w:author="Thomas CARTERET" w:date="2021-06-11T11:30:00Z">
              <w:r w:rsidRPr="006A4396" w:rsidDel="00D96692">
                <w:rPr>
                  <w:lang w:val="en-US"/>
                </w:rPr>
                <w:delText>Yes/No</w:delText>
              </w:r>
            </w:del>
          </w:p>
        </w:tc>
      </w:tr>
    </w:tbl>
    <w:p w14:paraId="6FB3062F" w14:textId="27C5C783" w:rsidR="00C800AF" w:rsidRPr="006A4396" w:rsidDel="00D96692" w:rsidRDefault="00C800AF" w:rsidP="00D96692">
      <w:pPr>
        <w:spacing w:before="0" w:after="0"/>
        <w:jc w:val="left"/>
        <w:rPr>
          <w:del w:id="2437" w:author="Thomas CARTERET" w:date="2021-06-11T11:30:00Z"/>
          <w:lang w:val="en-US"/>
        </w:rPr>
        <w:pPrChange w:id="2438" w:author="Thomas CARTERET" w:date="2021-06-11T11:30:00Z">
          <w:pPr/>
        </w:pPrChange>
      </w:pPr>
    </w:p>
    <w:p w14:paraId="42013DD9" w14:textId="13CCFA2D" w:rsidR="00C800AF" w:rsidRPr="006A4396" w:rsidDel="00D96692" w:rsidRDefault="00C800AF" w:rsidP="00D96692">
      <w:pPr>
        <w:spacing w:before="0" w:after="0"/>
        <w:jc w:val="left"/>
        <w:rPr>
          <w:del w:id="2439" w:author="Thomas CARTERET" w:date="2021-06-11T11:30:00Z"/>
          <w:lang w:val="en-US"/>
        </w:rPr>
        <w:pPrChange w:id="2440" w:author="Thomas CARTERET" w:date="2021-06-11T11:30:00Z">
          <w:pPr>
            <w:pStyle w:val="Titre3"/>
          </w:pPr>
        </w:pPrChange>
      </w:pPr>
      <w:del w:id="2441" w:author="Thomas CARTERET" w:date="2021-06-11T11:30:00Z">
        <w:r w:rsidRPr="006A4396" w:rsidDel="00D96692">
          <w:rPr>
            <w:lang w:val="en-US"/>
          </w:rPr>
          <w:delText>A1.</w:delText>
        </w:r>
        <w:r w:rsidR="00EF1231" w:rsidRPr="006A4396" w:rsidDel="00D96692">
          <w:rPr>
            <w:lang w:val="en-US"/>
          </w:rPr>
          <w:delText>2</w:delText>
        </w:r>
        <w:r w:rsidRPr="006A4396" w:rsidDel="00D96692">
          <w:rPr>
            <w:lang w:val="en-US"/>
          </w:rPr>
          <w:delText>.2. List of tasks for the current sprint</w:delText>
        </w:r>
      </w:del>
    </w:p>
    <w:p w14:paraId="44AE8293" w14:textId="39A64AA0" w:rsidR="00C800AF" w:rsidRPr="006A4396" w:rsidDel="00D96692" w:rsidRDefault="00C800AF" w:rsidP="00D96692">
      <w:pPr>
        <w:spacing w:before="0" w:after="0"/>
        <w:jc w:val="left"/>
        <w:rPr>
          <w:del w:id="2442" w:author="Thomas CARTERET" w:date="2021-06-11T11:30:00Z"/>
          <w:lang w:val="en-US"/>
        </w:rPr>
        <w:pPrChange w:id="2443" w:author="Thomas CARTERET" w:date="2021-06-11T11:30:00Z">
          <w:pPr/>
        </w:pPrChange>
      </w:pPr>
    </w:p>
    <w:tbl>
      <w:tblPr>
        <w:tblStyle w:val="Listeclaire-Accent1"/>
        <w:tblW w:w="0" w:type="auto"/>
        <w:tblLook w:val="04A0" w:firstRow="1" w:lastRow="0" w:firstColumn="1" w:lastColumn="0" w:noHBand="0" w:noVBand="1"/>
      </w:tblPr>
      <w:tblGrid>
        <w:gridCol w:w="1842"/>
        <w:gridCol w:w="1842"/>
        <w:gridCol w:w="1842"/>
        <w:gridCol w:w="1842"/>
        <w:gridCol w:w="1842"/>
      </w:tblGrid>
      <w:tr w:rsidR="00C800AF" w:rsidRPr="006A4396" w:rsidDel="00D96692" w14:paraId="0D3F4DBF" w14:textId="7EEC9369" w:rsidTr="00C800AF">
        <w:trPr>
          <w:cnfStyle w:val="100000000000" w:firstRow="1" w:lastRow="0" w:firstColumn="0" w:lastColumn="0" w:oddVBand="0" w:evenVBand="0" w:oddHBand="0" w:evenHBand="0" w:firstRowFirstColumn="0" w:firstRowLastColumn="0" w:lastRowFirstColumn="0" w:lastRowLastColumn="0"/>
          <w:del w:id="2444"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75D42BF3" w14:textId="2A559E24" w:rsidR="00C800AF" w:rsidRPr="006A4396" w:rsidDel="00D96692" w:rsidRDefault="00C800AF" w:rsidP="00D96692">
            <w:pPr>
              <w:spacing w:before="0" w:after="0"/>
              <w:jc w:val="left"/>
              <w:rPr>
                <w:del w:id="2445" w:author="Thomas CARTERET" w:date="2021-06-11T11:30:00Z"/>
                <w:lang w:val="en-US"/>
              </w:rPr>
              <w:pPrChange w:id="2446" w:author="Thomas CARTERET" w:date="2021-06-11T11:30:00Z">
                <w:pPr/>
              </w:pPrChange>
            </w:pPr>
            <w:del w:id="2447" w:author="Thomas CARTERET" w:date="2021-06-11T11:30:00Z">
              <w:r w:rsidRPr="006A4396" w:rsidDel="00D96692">
                <w:rPr>
                  <w:lang w:val="en-US"/>
                </w:rPr>
                <w:delText>ID</w:delText>
              </w:r>
            </w:del>
          </w:p>
        </w:tc>
        <w:tc>
          <w:tcPr>
            <w:tcW w:w="1842" w:type="dxa"/>
          </w:tcPr>
          <w:p w14:paraId="67A6EE5B" w14:textId="7751862A" w:rsidR="00C800AF" w:rsidRPr="006A4396" w:rsidDel="00D96692" w:rsidRDefault="00C800AF" w:rsidP="00D96692">
            <w:pPr>
              <w:spacing w:before="0" w:after="0"/>
              <w:jc w:val="left"/>
              <w:cnfStyle w:val="100000000000" w:firstRow="1" w:lastRow="0" w:firstColumn="0" w:lastColumn="0" w:oddVBand="0" w:evenVBand="0" w:oddHBand="0" w:evenHBand="0" w:firstRowFirstColumn="0" w:firstRowLastColumn="0" w:lastRowFirstColumn="0" w:lastRowLastColumn="0"/>
              <w:rPr>
                <w:del w:id="2448" w:author="Thomas CARTERET" w:date="2021-06-11T11:30:00Z"/>
                <w:lang w:val="en-US"/>
              </w:rPr>
              <w:pPrChange w:id="2449"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450" w:author="Thomas CARTERET" w:date="2021-06-11T11:30:00Z">
              <w:r w:rsidRPr="006A4396" w:rsidDel="00D96692">
                <w:rPr>
                  <w:lang w:val="en-US"/>
                </w:rPr>
                <w:delText>Problem or Task Description</w:delText>
              </w:r>
            </w:del>
          </w:p>
        </w:tc>
        <w:tc>
          <w:tcPr>
            <w:tcW w:w="1842" w:type="dxa"/>
          </w:tcPr>
          <w:p w14:paraId="0A12F440" w14:textId="280D6BC9" w:rsidR="00C800AF" w:rsidRPr="006A4396" w:rsidDel="00D96692" w:rsidRDefault="00C800AF" w:rsidP="00D96692">
            <w:pPr>
              <w:spacing w:before="0" w:after="0"/>
              <w:jc w:val="left"/>
              <w:cnfStyle w:val="100000000000" w:firstRow="1" w:lastRow="0" w:firstColumn="0" w:lastColumn="0" w:oddVBand="0" w:evenVBand="0" w:oddHBand="0" w:evenHBand="0" w:firstRowFirstColumn="0" w:firstRowLastColumn="0" w:lastRowFirstColumn="0" w:lastRowLastColumn="0"/>
              <w:rPr>
                <w:del w:id="2451" w:author="Thomas CARTERET" w:date="2021-06-11T11:30:00Z"/>
                <w:lang w:val="en-US"/>
              </w:rPr>
              <w:pPrChange w:id="2452"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453" w:author="Thomas CARTERET" w:date="2021-06-11T11:30:00Z">
              <w:r w:rsidRPr="006A4396" w:rsidDel="00D96692">
                <w:rPr>
                  <w:lang w:val="en-US"/>
                </w:rPr>
                <w:delText>Possible Solution</w:delText>
              </w:r>
            </w:del>
          </w:p>
        </w:tc>
        <w:tc>
          <w:tcPr>
            <w:tcW w:w="1842" w:type="dxa"/>
          </w:tcPr>
          <w:p w14:paraId="1430F0E7" w14:textId="0A2A8436" w:rsidR="00C800AF" w:rsidRPr="006A4396" w:rsidDel="00D96692" w:rsidRDefault="00C800AF" w:rsidP="00D96692">
            <w:pPr>
              <w:spacing w:before="0" w:after="0"/>
              <w:jc w:val="left"/>
              <w:cnfStyle w:val="100000000000" w:firstRow="1" w:lastRow="0" w:firstColumn="0" w:lastColumn="0" w:oddVBand="0" w:evenVBand="0" w:oddHBand="0" w:evenHBand="0" w:firstRowFirstColumn="0" w:firstRowLastColumn="0" w:lastRowFirstColumn="0" w:lastRowLastColumn="0"/>
              <w:rPr>
                <w:del w:id="2454" w:author="Thomas CARTERET" w:date="2021-06-11T11:30:00Z"/>
                <w:lang w:val="en-US"/>
              </w:rPr>
              <w:pPrChange w:id="2455"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456" w:author="Thomas CARTERET" w:date="2021-06-11T11:30:00Z">
              <w:r w:rsidRPr="006A4396" w:rsidDel="00D96692">
                <w:rPr>
                  <w:lang w:val="en-US"/>
                </w:rPr>
                <w:delText>Assigned to</w:delText>
              </w:r>
            </w:del>
          </w:p>
        </w:tc>
        <w:tc>
          <w:tcPr>
            <w:tcW w:w="1842" w:type="dxa"/>
          </w:tcPr>
          <w:p w14:paraId="3496837E" w14:textId="60AA4381" w:rsidR="00C800AF" w:rsidRPr="006A4396" w:rsidDel="00D96692" w:rsidRDefault="00C800AF" w:rsidP="00D96692">
            <w:pPr>
              <w:spacing w:before="0" w:after="0"/>
              <w:jc w:val="left"/>
              <w:cnfStyle w:val="100000000000" w:firstRow="1" w:lastRow="0" w:firstColumn="0" w:lastColumn="0" w:oddVBand="0" w:evenVBand="0" w:oddHBand="0" w:evenHBand="0" w:firstRowFirstColumn="0" w:firstRowLastColumn="0" w:lastRowFirstColumn="0" w:lastRowLastColumn="0"/>
              <w:rPr>
                <w:del w:id="2457" w:author="Thomas CARTERET" w:date="2021-06-11T11:30:00Z"/>
                <w:lang w:val="en-US"/>
              </w:rPr>
              <w:pPrChange w:id="2458"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459" w:author="Thomas CARTERET" w:date="2021-06-11T11:30:00Z">
              <w:r w:rsidRPr="006A4396" w:rsidDel="00D96692">
                <w:rPr>
                  <w:lang w:val="en-US"/>
                </w:rPr>
                <w:delText>Validation by (if applicable)</w:delText>
              </w:r>
            </w:del>
          </w:p>
        </w:tc>
      </w:tr>
      <w:tr w:rsidR="00C800AF" w:rsidRPr="006A4396" w:rsidDel="00D96692" w14:paraId="316DDF8A" w14:textId="4C7EEF59" w:rsidTr="00C800AF">
        <w:trPr>
          <w:cnfStyle w:val="000000100000" w:firstRow="0" w:lastRow="0" w:firstColumn="0" w:lastColumn="0" w:oddVBand="0" w:evenVBand="0" w:oddHBand="1" w:evenHBand="0" w:firstRowFirstColumn="0" w:firstRowLastColumn="0" w:lastRowFirstColumn="0" w:lastRowLastColumn="0"/>
          <w:del w:id="2460"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50964B1D" w14:textId="04F94112" w:rsidR="00C800AF" w:rsidRPr="006A4396" w:rsidDel="00D96692" w:rsidRDefault="00C800AF" w:rsidP="00D96692">
            <w:pPr>
              <w:spacing w:before="0" w:after="0"/>
              <w:jc w:val="left"/>
              <w:rPr>
                <w:del w:id="2461" w:author="Thomas CARTERET" w:date="2021-06-11T11:30:00Z"/>
                <w:lang w:val="en-US"/>
              </w:rPr>
              <w:pPrChange w:id="2462" w:author="Thomas CARTERET" w:date="2021-06-11T11:30:00Z">
                <w:pPr/>
              </w:pPrChange>
            </w:pPr>
            <w:del w:id="2463" w:author="Thomas CARTERET" w:date="2021-06-11T11:30:00Z">
              <w:r w:rsidRPr="006A4396" w:rsidDel="00D96692">
                <w:rPr>
                  <w:lang w:val="en-US"/>
                </w:rPr>
                <w:delText>S</w:delText>
              </w:r>
              <w:r w:rsidR="00707079" w:rsidRPr="006A4396" w:rsidDel="00D96692">
                <w:rPr>
                  <w:lang w:val="en-US"/>
                </w:rPr>
                <w:delText>2</w:delText>
              </w:r>
              <w:r w:rsidRPr="006A4396" w:rsidDel="00D96692">
                <w:rPr>
                  <w:lang w:val="en-US"/>
                </w:rPr>
                <w:delText>.1</w:delText>
              </w:r>
            </w:del>
          </w:p>
        </w:tc>
        <w:tc>
          <w:tcPr>
            <w:tcW w:w="1842" w:type="dxa"/>
          </w:tcPr>
          <w:p w14:paraId="30CC7040" w14:textId="26888A76" w:rsidR="00C800AF" w:rsidRPr="006A4396" w:rsidDel="00D96692" w:rsidRDefault="00C800AF" w:rsidP="00D96692">
            <w:pPr>
              <w:spacing w:before="0" w:after="0"/>
              <w:jc w:val="left"/>
              <w:cnfStyle w:val="000000100000" w:firstRow="0" w:lastRow="0" w:firstColumn="0" w:lastColumn="0" w:oddVBand="0" w:evenVBand="0" w:oddHBand="1" w:evenHBand="0" w:firstRowFirstColumn="0" w:firstRowLastColumn="0" w:lastRowFirstColumn="0" w:lastRowLastColumn="0"/>
              <w:rPr>
                <w:del w:id="2464" w:author="Thomas CARTERET" w:date="2021-06-11T11:30:00Z"/>
                <w:lang w:val="en-US"/>
              </w:rPr>
              <w:pPrChange w:id="2465"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466" w:author="Thomas CARTERET" w:date="2021-06-11T11:30:00Z">
              <w:r w:rsidRPr="006A4396" w:rsidDel="00D96692">
                <w:rPr>
                  <w:lang w:val="en-US"/>
                </w:rPr>
                <w:delText>Design of ….</w:delText>
              </w:r>
            </w:del>
          </w:p>
        </w:tc>
        <w:tc>
          <w:tcPr>
            <w:tcW w:w="1842" w:type="dxa"/>
          </w:tcPr>
          <w:p w14:paraId="2DFB237D" w14:textId="7EABBFC8" w:rsidR="00C800AF" w:rsidRPr="006A4396" w:rsidDel="00D96692" w:rsidRDefault="00C800AF" w:rsidP="00D96692">
            <w:pPr>
              <w:spacing w:before="0" w:after="0"/>
              <w:jc w:val="left"/>
              <w:cnfStyle w:val="000000100000" w:firstRow="0" w:lastRow="0" w:firstColumn="0" w:lastColumn="0" w:oddVBand="0" w:evenVBand="0" w:oddHBand="1" w:evenHBand="0" w:firstRowFirstColumn="0" w:firstRowLastColumn="0" w:lastRowFirstColumn="0" w:lastRowLastColumn="0"/>
              <w:rPr>
                <w:del w:id="2467" w:author="Thomas CARTERET" w:date="2021-06-11T11:30:00Z"/>
                <w:lang w:val="en-US"/>
              </w:rPr>
              <w:pPrChange w:id="2468"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469" w:author="Thomas CARTERET" w:date="2021-06-11T11:30:00Z">
              <w:r w:rsidRPr="006A4396" w:rsidDel="00D96692">
                <w:rPr>
                  <w:lang w:val="en-US"/>
                </w:rPr>
                <w:delText>n/a</w:delText>
              </w:r>
            </w:del>
          </w:p>
        </w:tc>
        <w:tc>
          <w:tcPr>
            <w:tcW w:w="1842" w:type="dxa"/>
          </w:tcPr>
          <w:p w14:paraId="168D3CE4" w14:textId="1B8183BD" w:rsidR="00C800AF" w:rsidRPr="006A4396" w:rsidDel="00D96692" w:rsidRDefault="00C800AF" w:rsidP="00D96692">
            <w:pPr>
              <w:spacing w:before="0" w:after="0"/>
              <w:jc w:val="left"/>
              <w:cnfStyle w:val="000000100000" w:firstRow="0" w:lastRow="0" w:firstColumn="0" w:lastColumn="0" w:oddVBand="0" w:evenVBand="0" w:oddHBand="1" w:evenHBand="0" w:firstRowFirstColumn="0" w:firstRowLastColumn="0" w:lastRowFirstColumn="0" w:lastRowLastColumn="0"/>
              <w:rPr>
                <w:del w:id="2470" w:author="Thomas CARTERET" w:date="2021-06-11T11:30:00Z"/>
                <w:lang w:val="en-US"/>
              </w:rPr>
              <w:pPrChange w:id="2471"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472" w:author="Thomas CARTERET" w:date="2021-06-11T11:30:00Z">
              <w:r w:rsidRPr="006A4396" w:rsidDel="00D96692">
                <w:rPr>
                  <w:lang w:val="en-US"/>
                </w:rPr>
                <w:delText>X</w:delText>
              </w:r>
            </w:del>
          </w:p>
        </w:tc>
        <w:tc>
          <w:tcPr>
            <w:tcW w:w="1842" w:type="dxa"/>
          </w:tcPr>
          <w:p w14:paraId="4365BF6F" w14:textId="060A1972" w:rsidR="00C800AF" w:rsidRPr="006A4396" w:rsidDel="00D96692" w:rsidRDefault="00C800AF" w:rsidP="00D96692">
            <w:pPr>
              <w:spacing w:before="0" w:after="0"/>
              <w:jc w:val="left"/>
              <w:cnfStyle w:val="000000100000" w:firstRow="0" w:lastRow="0" w:firstColumn="0" w:lastColumn="0" w:oddVBand="0" w:evenVBand="0" w:oddHBand="1" w:evenHBand="0" w:firstRowFirstColumn="0" w:firstRowLastColumn="0" w:lastRowFirstColumn="0" w:lastRowLastColumn="0"/>
              <w:rPr>
                <w:del w:id="2473" w:author="Thomas CARTERET" w:date="2021-06-11T11:30:00Z"/>
                <w:lang w:val="en-US"/>
              </w:rPr>
              <w:pPrChange w:id="2474"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475" w:author="Thomas CARTERET" w:date="2021-06-11T11:30:00Z">
              <w:r w:rsidRPr="006A4396" w:rsidDel="00D96692">
                <w:rPr>
                  <w:lang w:val="en-US"/>
                </w:rPr>
                <w:delText>Y</w:delText>
              </w:r>
            </w:del>
          </w:p>
        </w:tc>
      </w:tr>
      <w:tr w:rsidR="00C800AF" w:rsidRPr="006A4396" w:rsidDel="00D96692" w14:paraId="1519B41F" w14:textId="266F31E3" w:rsidTr="00C800AF">
        <w:trPr>
          <w:del w:id="2476"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5F257F48" w14:textId="361236E4" w:rsidR="00C800AF" w:rsidRPr="006A4396" w:rsidDel="00D96692" w:rsidRDefault="00C800AF" w:rsidP="00D96692">
            <w:pPr>
              <w:spacing w:before="0" w:after="0"/>
              <w:jc w:val="left"/>
              <w:rPr>
                <w:del w:id="2477" w:author="Thomas CARTERET" w:date="2021-06-11T11:30:00Z"/>
                <w:lang w:val="en-US"/>
              </w:rPr>
              <w:pPrChange w:id="2478" w:author="Thomas CARTERET" w:date="2021-06-11T11:30:00Z">
                <w:pPr/>
              </w:pPrChange>
            </w:pPr>
            <w:del w:id="2479" w:author="Thomas CARTERET" w:date="2021-06-11T11:30:00Z">
              <w:r w:rsidRPr="006A4396" w:rsidDel="00D96692">
                <w:rPr>
                  <w:lang w:val="en-US"/>
                </w:rPr>
                <w:delText>S</w:delText>
              </w:r>
              <w:r w:rsidR="00707079" w:rsidRPr="006A4396" w:rsidDel="00D96692">
                <w:rPr>
                  <w:lang w:val="en-US"/>
                </w:rPr>
                <w:delText>2</w:delText>
              </w:r>
              <w:r w:rsidRPr="006A4396" w:rsidDel="00D96692">
                <w:rPr>
                  <w:lang w:val="en-US"/>
                </w:rPr>
                <w:delText>.2</w:delText>
              </w:r>
            </w:del>
          </w:p>
        </w:tc>
        <w:tc>
          <w:tcPr>
            <w:tcW w:w="1842" w:type="dxa"/>
          </w:tcPr>
          <w:p w14:paraId="3C90D84E" w14:textId="241D4164" w:rsidR="00C800AF" w:rsidRPr="006A4396" w:rsidDel="00D96692" w:rsidRDefault="00C800AF" w:rsidP="00D96692">
            <w:pPr>
              <w:spacing w:before="0" w:after="0"/>
              <w:jc w:val="left"/>
              <w:cnfStyle w:val="000000000000" w:firstRow="0" w:lastRow="0" w:firstColumn="0" w:lastColumn="0" w:oddVBand="0" w:evenVBand="0" w:oddHBand="0" w:evenHBand="0" w:firstRowFirstColumn="0" w:firstRowLastColumn="0" w:lastRowFirstColumn="0" w:lastRowLastColumn="0"/>
              <w:rPr>
                <w:del w:id="2480" w:author="Thomas CARTERET" w:date="2021-06-11T11:30:00Z"/>
                <w:lang w:val="en-US"/>
              </w:rPr>
              <w:pPrChange w:id="2481"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482" w:author="Thomas CARTERET" w:date="2021-06-11T11:30:00Z">
              <w:r w:rsidRPr="006A4396" w:rsidDel="00D96692">
                <w:rPr>
                  <w:lang w:val="en-US"/>
                </w:rPr>
                <w:delText>Implementation of…</w:delText>
              </w:r>
            </w:del>
          </w:p>
        </w:tc>
        <w:tc>
          <w:tcPr>
            <w:tcW w:w="1842" w:type="dxa"/>
          </w:tcPr>
          <w:p w14:paraId="1BC6F870" w14:textId="08818EF4" w:rsidR="00C800AF" w:rsidRPr="006A4396" w:rsidDel="00D96692" w:rsidRDefault="00C800AF" w:rsidP="00D96692">
            <w:pPr>
              <w:spacing w:before="0" w:after="0"/>
              <w:jc w:val="left"/>
              <w:cnfStyle w:val="000000000000" w:firstRow="0" w:lastRow="0" w:firstColumn="0" w:lastColumn="0" w:oddVBand="0" w:evenVBand="0" w:oddHBand="0" w:evenHBand="0" w:firstRowFirstColumn="0" w:firstRowLastColumn="0" w:lastRowFirstColumn="0" w:lastRowLastColumn="0"/>
              <w:rPr>
                <w:del w:id="2483" w:author="Thomas CARTERET" w:date="2021-06-11T11:30:00Z"/>
                <w:lang w:val="en-US"/>
              </w:rPr>
              <w:pPrChange w:id="2484"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485" w:author="Thomas CARTERET" w:date="2021-06-11T11:30:00Z">
              <w:r w:rsidRPr="006A4396" w:rsidDel="00D96692">
                <w:rPr>
                  <w:lang w:val="en-US"/>
                </w:rPr>
                <w:delText>n/a</w:delText>
              </w:r>
            </w:del>
          </w:p>
        </w:tc>
        <w:tc>
          <w:tcPr>
            <w:tcW w:w="1842" w:type="dxa"/>
          </w:tcPr>
          <w:p w14:paraId="3B359AD5" w14:textId="10C8CC25" w:rsidR="00C800AF" w:rsidRPr="006A4396" w:rsidDel="00D96692" w:rsidRDefault="00C800AF" w:rsidP="00D96692">
            <w:pPr>
              <w:spacing w:before="0" w:after="0"/>
              <w:jc w:val="left"/>
              <w:cnfStyle w:val="000000000000" w:firstRow="0" w:lastRow="0" w:firstColumn="0" w:lastColumn="0" w:oddVBand="0" w:evenVBand="0" w:oddHBand="0" w:evenHBand="0" w:firstRowFirstColumn="0" w:firstRowLastColumn="0" w:lastRowFirstColumn="0" w:lastRowLastColumn="0"/>
              <w:rPr>
                <w:del w:id="2486" w:author="Thomas CARTERET" w:date="2021-06-11T11:30:00Z"/>
                <w:lang w:val="en-US"/>
              </w:rPr>
              <w:pPrChange w:id="2487"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488" w:author="Thomas CARTERET" w:date="2021-06-11T11:30:00Z">
              <w:r w:rsidRPr="006A4396" w:rsidDel="00D96692">
                <w:rPr>
                  <w:lang w:val="en-US"/>
                </w:rPr>
                <w:delText>Z</w:delText>
              </w:r>
            </w:del>
          </w:p>
        </w:tc>
        <w:tc>
          <w:tcPr>
            <w:tcW w:w="1842" w:type="dxa"/>
          </w:tcPr>
          <w:p w14:paraId="1281B56C" w14:textId="45ECBF2E" w:rsidR="00C800AF" w:rsidRPr="006A4396" w:rsidDel="00D96692" w:rsidRDefault="00C800AF" w:rsidP="00D96692">
            <w:pPr>
              <w:spacing w:before="0" w:after="0"/>
              <w:jc w:val="left"/>
              <w:cnfStyle w:val="000000000000" w:firstRow="0" w:lastRow="0" w:firstColumn="0" w:lastColumn="0" w:oddVBand="0" w:evenVBand="0" w:oddHBand="0" w:evenHBand="0" w:firstRowFirstColumn="0" w:firstRowLastColumn="0" w:lastRowFirstColumn="0" w:lastRowLastColumn="0"/>
              <w:rPr>
                <w:del w:id="2489" w:author="Thomas CARTERET" w:date="2021-06-11T11:30:00Z"/>
                <w:lang w:val="en-US"/>
              </w:rPr>
              <w:pPrChange w:id="2490"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491" w:author="Thomas CARTERET" w:date="2021-06-11T11:30:00Z">
              <w:r w:rsidRPr="006A4396" w:rsidDel="00D96692">
                <w:rPr>
                  <w:lang w:val="en-US"/>
                </w:rPr>
                <w:delText>X</w:delText>
              </w:r>
            </w:del>
          </w:p>
        </w:tc>
      </w:tr>
    </w:tbl>
    <w:p w14:paraId="161FD278" w14:textId="5FE2B1A2" w:rsidR="00C800AF" w:rsidRPr="006A4396" w:rsidDel="00D96692" w:rsidRDefault="00C800AF" w:rsidP="00D96692">
      <w:pPr>
        <w:spacing w:before="0" w:after="0"/>
        <w:jc w:val="left"/>
        <w:rPr>
          <w:del w:id="2492" w:author="Thomas CARTERET" w:date="2021-06-11T11:30:00Z"/>
          <w:lang w:val="en-US"/>
        </w:rPr>
        <w:pPrChange w:id="2493" w:author="Thomas CARTERET" w:date="2021-06-11T11:30:00Z">
          <w:pPr>
            <w:pStyle w:val="Titre3"/>
          </w:pPr>
        </w:pPrChange>
      </w:pPr>
      <w:del w:id="2494" w:author="Thomas CARTERET" w:date="2021-06-11T11:30:00Z">
        <w:r w:rsidRPr="006A4396" w:rsidDel="00D96692">
          <w:rPr>
            <w:lang w:val="en-US"/>
          </w:rPr>
          <w:delText>A1.</w:delText>
        </w:r>
        <w:r w:rsidR="00707079" w:rsidRPr="006A4396" w:rsidDel="00D96692">
          <w:rPr>
            <w:lang w:val="en-US"/>
          </w:rPr>
          <w:delText>2</w:delText>
        </w:r>
        <w:r w:rsidRPr="006A4396" w:rsidDel="00D96692">
          <w:rPr>
            <w:lang w:val="en-US"/>
          </w:rPr>
          <w:delText>.2. General Comments</w:delText>
        </w:r>
      </w:del>
    </w:p>
    <w:p w14:paraId="5DDA0AD3" w14:textId="2EB4D4FC" w:rsidR="00C800AF" w:rsidRPr="006A4396" w:rsidDel="00D96692" w:rsidRDefault="00C800AF" w:rsidP="00D96692">
      <w:pPr>
        <w:spacing w:before="0" w:after="0"/>
        <w:jc w:val="left"/>
        <w:rPr>
          <w:del w:id="2495" w:author="Thomas CARTERET" w:date="2021-06-11T11:30:00Z"/>
          <w:lang w:val="en-US"/>
        </w:rPr>
        <w:pPrChange w:id="2496" w:author="Thomas CARTERET" w:date="2021-06-11T11:30:00Z">
          <w:pPr/>
        </w:pPrChange>
      </w:pPr>
      <w:del w:id="2497" w:author="Thomas CARTERET" w:date="2021-06-11T11:30:00Z">
        <w:r w:rsidRPr="006A4396" w:rsidDel="00D96692">
          <w:rPr>
            <w:lang w:val="en-US"/>
          </w:rPr>
          <w:delText>Write here some general comments that are discussed during the sprint meeting.</w:delText>
        </w:r>
      </w:del>
    </w:p>
    <w:p w14:paraId="10DE3A90" w14:textId="3F98BB2E" w:rsidR="00EF1231" w:rsidRPr="006A4396" w:rsidDel="00D96692" w:rsidRDefault="00EF1231" w:rsidP="00D96692">
      <w:pPr>
        <w:spacing w:before="0" w:after="0"/>
        <w:jc w:val="left"/>
        <w:rPr>
          <w:del w:id="2498" w:author="Thomas CARTERET" w:date="2021-06-11T11:30:00Z"/>
          <w:lang w:val="en-US"/>
        </w:rPr>
        <w:pPrChange w:id="2499" w:author="Thomas CARTERET" w:date="2021-06-11T11:30:00Z">
          <w:pPr>
            <w:pStyle w:val="Titre2"/>
          </w:pPr>
        </w:pPrChange>
      </w:pPr>
      <w:del w:id="2500" w:author="Thomas CARTERET" w:date="2021-06-11T11:30:00Z">
        <w:r w:rsidRPr="006A4396" w:rsidDel="00D96692">
          <w:rPr>
            <w:lang w:val="en-US"/>
          </w:rPr>
          <w:delText>A1.2. Sprint Meeting #3</w:delText>
        </w:r>
      </w:del>
    </w:p>
    <w:p w14:paraId="38796E18" w14:textId="15B54950" w:rsidR="00EF1231" w:rsidRPr="006A4396" w:rsidDel="00D96692" w:rsidRDefault="00EF1231" w:rsidP="00D96692">
      <w:pPr>
        <w:spacing w:before="0" w:after="0"/>
        <w:jc w:val="left"/>
        <w:rPr>
          <w:del w:id="2501" w:author="Thomas CARTERET" w:date="2021-06-11T11:30:00Z"/>
          <w:lang w:val="en-US"/>
        </w:rPr>
        <w:pPrChange w:id="2502" w:author="Thomas CARTERET" w:date="2021-06-11T11:30:00Z">
          <w:pPr/>
        </w:pPrChange>
      </w:pPr>
      <w:del w:id="2503" w:author="Thomas CARTERET" w:date="2021-06-11T11:30:00Z">
        <w:r w:rsidRPr="006A4396" w:rsidDel="00D96692">
          <w:rPr>
            <w:lang w:val="en-US"/>
          </w:rPr>
          <w:delText xml:space="preserve">Date : XX/XX/20XX </w:delText>
        </w:r>
      </w:del>
    </w:p>
    <w:p w14:paraId="25816902" w14:textId="606B2642" w:rsidR="00EF1231" w:rsidRPr="006A4396" w:rsidDel="00D96692" w:rsidRDefault="00EF1231" w:rsidP="00D96692">
      <w:pPr>
        <w:spacing w:before="0" w:after="0"/>
        <w:jc w:val="left"/>
        <w:rPr>
          <w:del w:id="2504" w:author="Thomas CARTERET" w:date="2021-06-11T11:30:00Z"/>
          <w:lang w:val="en-US"/>
        </w:rPr>
        <w:pPrChange w:id="2505" w:author="Thomas CARTERET" w:date="2021-06-11T11:30:00Z">
          <w:pPr>
            <w:pStyle w:val="Titre3"/>
          </w:pPr>
        </w:pPrChange>
      </w:pPr>
      <w:del w:id="2506" w:author="Thomas CARTERET" w:date="2021-06-11T11:30:00Z">
        <w:r w:rsidRPr="006A4396" w:rsidDel="00D96692">
          <w:rPr>
            <w:lang w:val="en-US"/>
          </w:rPr>
          <w:delText>A1.3.1 Status of the tasks of the Finished Sprint</w:delText>
        </w:r>
      </w:del>
    </w:p>
    <w:p w14:paraId="70A646D8" w14:textId="09A79B68" w:rsidR="00EF1231" w:rsidRPr="006A4396" w:rsidDel="00D96692" w:rsidRDefault="00EF1231" w:rsidP="00D96692">
      <w:pPr>
        <w:spacing w:before="0" w:after="0"/>
        <w:jc w:val="left"/>
        <w:rPr>
          <w:del w:id="2507" w:author="Thomas CARTERET" w:date="2021-06-11T11:30:00Z"/>
          <w:lang w:val="en-US"/>
        </w:rPr>
        <w:pPrChange w:id="2508" w:author="Thomas CARTERET" w:date="2021-06-11T11:30:00Z">
          <w:pPr/>
        </w:pPrChange>
      </w:pPr>
    </w:p>
    <w:tbl>
      <w:tblPr>
        <w:tblStyle w:val="Listeclaire-Accent1"/>
        <w:tblW w:w="0" w:type="auto"/>
        <w:tblLook w:val="04A0" w:firstRow="1" w:lastRow="0" w:firstColumn="1" w:lastColumn="0" w:noHBand="0" w:noVBand="1"/>
      </w:tblPr>
      <w:tblGrid>
        <w:gridCol w:w="1842"/>
        <w:gridCol w:w="1842"/>
      </w:tblGrid>
      <w:tr w:rsidR="00EF1231" w:rsidRPr="006A4396" w:rsidDel="00D96692" w14:paraId="39342088" w14:textId="3290A7ED" w:rsidTr="00796C9E">
        <w:trPr>
          <w:cnfStyle w:val="100000000000" w:firstRow="1" w:lastRow="0" w:firstColumn="0" w:lastColumn="0" w:oddVBand="0" w:evenVBand="0" w:oddHBand="0" w:evenHBand="0" w:firstRowFirstColumn="0" w:firstRowLastColumn="0" w:lastRowFirstColumn="0" w:lastRowLastColumn="0"/>
          <w:del w:id="2509"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35F8B37F" w14:textId="1BBFAA3B" w:rsidR="00EF1231" w:rsidRPr="006A4396" w:rsidDel="00D96692" w:rsidRDefault="00EF1231" w:rsidP="00D96692">
            <w:pPr>
              <w:spacing w:before="0" w:after="0"/>
              <w:jc w:val="left"/>
              <w:rPr>
                <w:del w:id="2510" w:author="Thomas CARTERET" w:date="2021-06-11T11:30:00Z"/>
                <w:lang w:val="en-US"/>
              </w:rPr>
              <w:pPrChange w:id="2511" w:author="Thomas CARTERET" w:date="2021-06-11T11:30:00Z">
                <w:pPr/>
              </w:pPrChange>
            </w:pPr>
            <w:del w:id="2512" w:author="Thomas CARTERET" w:date="2021-06-11T11:30:00Z">
              <w:r w:rsidRPr="006A4396" w:rsidDel="00D96692">
                <w:rPr>
                  <w:lang w:val="en-US"/>
                </w:rPr>
                <w:delText>ID</w:delText>
              </w:r>
            </w:del>
          </w:p>
        </w:tc>
        <w:tc>
          <w:tcPr>
            <w:tcW w:w="1842" w:type="dxa"/>
          </w:tcPr>
          <w:p w14:paraId="210ADFB0" w14:textId="48B067F3" w:rsidR="00EF1231" w:rsidRPr="006A4396" w:rsidDel="00D96692" w:rsidRDefault="00EF1231" w:rsidP="00D96692">
            <w:pPr>
              <w:spacing w:before="0" w:after="0"/>
              <w:jc w:val="left"/>
              <w:cnfStyle w:val="100000000000" w:firstRow="1" w:lastRow="0" w:firstColumn="0" w:lastColumn="0" w:oddVBand="0" w:evenVBand="0" w:oddHBand="0" w:evenHBand="0" w:firstRowFirstColumn="0" w:firstRowLastColumn="0" w:lastRowFirstColumn="0" w:lastRowLastColumn="0"/>
              <w:rPr>
                <w:del w:id="2513" w:author="Thomas CARTERET" w:date="2021-06-11T11:30:00Z"/>
                <w:lang w:val="en-US"/>
              </w:rPr>
              <w:pPrChange w:id="2514"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515" w:author="Thomas CARTERET" w:date="2021-06-11T11:30:00Z">
              <w:r w:rsidRPr="006A4396" w:rsidDel="00D96692">
                <w:rPr>
                  <w:lang w:val="en-US"/>
                </w:rPr>
                <w:delText>Validated</w:delText>
              </w:r>
            </w:del>
          </w:p>
        </w:tc>
      </w:tr>
      <w:tr w:rsidR="00EF1231" w:rsidRPr="006A4396" w:rsidDel="00D96692" w14:paraId="5450C70B" w14:textId="5A396EA6" w:rsidTr="00796C9E">
        <w:trPr>
          <w:cnfStyle w:val="000000100000" w:firstRow="0" w:lastRow="0" w:firstColumn="0" w:lastColumn="0" w:oddVBand="0" w:evenVBand="0" w:oddHBand="1" w:evenHBand="0" w:firstRowFirstColumn="0" w:firstRowLastColumn="0" w:lastRowFirstColumn="0" w:lastRowLastColumn="0"/>
          <w:del w:id="2516"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1FD0C0B9" w14:textId="3DB17BED" w:rsidR="00EF1231" w:rsidRPr="006A4396" w:rsidDel="00D96692" w:rsidRDefault="00EF1231" w:rsidP="00D96692">
            <w:pPr>
              <w:spacing w:before="0" w:after="0"/>
              <w:jc w:val="left"/>
              <w:rPr>
                <w:del w:id="2517" w:author="Thomas CARTERET" w:date="2021-06-11T11:30:00Z"/>
                <w:lang w:val="en-US"/>
              </w:rPr>
              <w:pPrChange w:id="2518" w:author="Thomas CARTERET" w:date="2021-06-11T11:30:00Z">
                <w:pPr/>
              </w:pPrChange>
            </w:pPr>
            <w:del w:id="2519" w:author="Thomas CARTERET" w:date="2021-06-11T11:30:00Z">
              <w:r w:rsidRPr="006A4396" w:rsidDel="00D96692">
                <w:rPr>
                  <w:lang w:val="en-US"/>
                </w:rPr>
                <w:delText>S2.1</w:delText>
              </w:r>
            </w:del>
          </w:p>
        </w:tc>
        <w:tc>
          <w:tcPr>
            <w:tcW w:w="1842" w:type="dxa"/>
          </w:tcPr>
          <w:p w14:paraId="267E3F58" w14:textId="655A74A3" w:rsidR="00EF1231" w:rsidRPr="006A4396" w:rsidDel="00D96692" w:rsidRDefault="00EF1231" w:rsidP="00D96692">
            <w:pPr>
              <w:spacing w:before="0" w:after="0"/>
              <w:jc w:val="left"/>
              <w:cnfStyle w:val="000000100000" w:firstRow="0" w:lastRow="0" w:firstColumn="0" w:lastColumn="0" w:oddVBand="0" w:evenVBand="0" w:oddHBand="1" w:evenHBand="0" w:firstRowFirstColumn="0" w:firstRowLastColumn="0" w:lastRowFirstColumn="0" w:lastRowLastColumn="0"/>
              <w:rPr>
                <w:del w:id="2520" w:author="Thomas CARTERET" w:date="2021-06-11T11:30:00Z"/>
                <w:lang w:val="en-US"/>
              </w:rPr>
              <w:pPrChange w:id="2521"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522" w:author="Thomas CARTERET" w:date="2021-06-11T11:30:00Z">
              <w:r w:rsidRPr="006A4396" w:rsidDel="00D96692">
                <w:rPr>
                  <w:lang w:val="en-US"/>
                </w:rPr>
                <w:delText>Yes/No</w:delText>
              </w:r>
            </w:del>
          </w:p>
        </w:tc>
      </w:tr>
      <w:tr w:rsidR="00EF1231" w:rsidRPr="006A4396" w:rsidDel="00D96692" w14:paraId="1922AD74" w14:textId="73D2E48C" w:rsidTr="00796C9E">
        <w:trPr>
          <w:del w:id="2523"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39F0D40D" w14:textId="6398CB9E" w:rsidR="00EF1231" w:rsidRPr="006A4396" w:rsidDel="00D96692" w:rsidRDefault="00EF1231" w:rsidP="00D96692">
            <w:pPr>
              <w:spacing w:before="0" w:after="0"/>
              <w:jc w:val="left"/>
              <w:rPr>
                <w:del w:id="2524" w:author="Thomas CARTERET" w:date="2021-06-11T11:30:00Z"/>
                <w:lang w:val="en-US"/>
              </w:rPr>
              <w:pPrChange w:id="2525" w:author="Thomas CARTERET" w:date="2021-06-11T11:30:00Z">
                <w:pPr/>
              </w:pPrChange>
            </w:pPr>
            <w:del w:id="2526" w:author="Thomas CARTERET" w:date="2021-06-11T11:30:00Z">
              <w:r w:rsidRPr="006A4396" w:rsidDel="00D96692">
                <w:rPr>
                  <w:lang w:val="en-US"/>
                </w:rPr>
                <w:delText>S2.2</w:delText>
              </w:r>
            </w:del>
          </w:p>
        </w:tc>
        <w:tc>
          <w:tcPr>
            <w:tcW w:w="1842" w:type="dxa"/>
          </w:tcPr>
          <w:p w14:paraId="6703D581" w14:textId="5A2FB8D7" w:rsidR="00EF1231" w:rsidRPr="006A4396" w:rsidDel="00D96692" w:rsidRDefault="00EF1231" w:rsidP="00D96692">
            <w:pPr>
              <w:spacing w:before="0" w:after="0"/>
              <w:jc w:val="left"/>
              <w:cnfStyle w:val="000000000000" w:firstRow="0" w:lastRow="0" w:firstColumn="0" w:lastColumn="0" w:oddVBand="0" w:evenVBand="0" w:oddHBand="0" w:evenHBand="0" w:firstRowFirstColumn="0" w:firstRowLastColumn="0" w:lastRowFirstColumn="0" w:lastRowLastColumn="0"/>
              <w:rPr>
                <w:del w:id="2527" w:author="Thomas CARTERET" w:date="2021-06-11T11:30:00Z"/>
                <w:lang w:val="en-US"/>
              </w:rPr>
              <w:pPrChange w:id="2528"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529" w:author="Thomas CARTERET" w:date="2021-06-11T11:30:00Z">
              <w:r w:rsidRPr="006A4396" w:rsidDel="00D96692">
                <w:rPr>
                  <w:lang w:val="en-US"/>
                </w:rPr>
                <w:delText>Yes/No</w:delText>
              </w:r>
            </w:del>
          </w:p>
        </w:tc>
      </w:tr>
    </w:tbl>
    <w:p w14:paraId="6264EAB8" w14:textId="7C96C3E5" w:rsidR="00EF1231" w:rsidRPr="006A4396" w:rsidDel="00D96692" w:rsidRDefault="00EF1231" w:rsidP="00D96692">
      <w:pPr>
        <w:spacing w:before="0" w:after="0"/>
        <w:jc w:val="left"/>
        <w:rPr>
          <w:del w:id="2530" w:author="Thomas CARTERET" w:date="2021-06-11T11:30:00Z"/>
          <w:lang w:val="en-US"/>
        </w:rPr>
        <w:pPrChange w:id="2531" w:author="Thomas CARTERET" w:date="2021-06-11T11:30:00Z">
          <w:pPr/>
        </w:pPrChange>
      </w:pPr>
    </w:p>
    <w:p w14:paraId="548D7BCB" w14:textId="2676A6D9" w:rsidR="00EF1231" w:rsidRPr="006A4396" w:rsidDel="00D96692" w:rsidRDefault="00EF1231" w:rsidP="00D96692">
      <w:pPr>
        <w:spacing w:before="0" w:after="0"/>
        <w:jc w:val="left"/>
        <w:rPr>
          <w:del w:id="2532" w:author="Thomas CARTERET" w:date="2021-06-11T11:30:00Z"/>
          <w:lang w:val="en-US"/>
        </w:rPr>
        <w:pPrChange w:id="2533" w:author="Thomas CARTERET" w:date="2021-06-11T11:30:00Z">
          <w:pPr>
            <w:pStyle w:val="Titre3"/>
          </w:pPr>
        </w:pPrChange>
      </w:pPr>
      <w:del w:id="2534" w:author="Thomas CARTERET" w:date="2021-06-11T11:30:00Z">
        <w:r w:rsidRPr="006A4396" w:rsidDel="00D96692">
          <w:rPr>
            <w:lang w:val="en-US"/>
          </w:rPr>
          <w:delText>A1.3.2. List of tasks for the current sprint</w:delText>
        </w:r>
      </w:del>
    </w:p>
    <w:p w14:paraId="52D30A9D" w14:textId="30EBA148" w:rsidR="00EF1231" w:rsidRPr="006A4396" w:rsidDel="00D96692" w:rsidRDefault="00EF1231" w:rsidP="00D96692">
      <w:pPr>
        <w:spacing w:before="0" w:after="0"/>
        <w:jc w:val="left"/>
        <w:rPr>
          <w:del w:id="2535" w:author="Thomas CARTERET" w:date="2021-06-11T11:30:00Z"/>
          <w:lang w:val="en-US"/>
        </w:rPr>
        <w:pPrChange w:id="2536" w:author="Thomas CARTERET" w:date="2021-06-11T11:30:00Z">
          <w:pPr/>
        </w:pPrChange>
      </w:pPr>
    </w:p>
    <w:tbl>
      <w:tblPr>
        <w:tblStyle w:val="Listeclaire-Accent1"/>
        <w:tblW w:w="0" w:type="auto"/>
        <w:tblLook w:val="04A0" w:firstRow="1" w:lastRow="0" w:firstColumn="1" w:lastColumn="0" w:noHBand="0" w:noVBand="1"/>
      </w:tblPr>
      <w:tblGrid>
        <w:gridCol w:w="1842"/>
        <w:gridCol w:w="1842"/>
        <w:gridCol w:w="1842"/>
        <w:gridCol w:w="1842"/>
        <w:gridCol w:w="1842"/>
      </w:tblGrid>
      <w:tr w:rsidR="00EF1231" w:rsidRPr="006A4396" w:rsidDel="00D96692" w14:paraId="1CE9784F" w14:textId="596709DF" w:rsidTr="00796C9E">
        <w:trPr>
          <w:cnfStyle w:val="100000000000" w:firstRow="1" w:lastRow="0" w:firstColumn="0" w:lastColumn="0" w:oddVBand="0" w:evenVBand="0" w:oddHBand="0" w:evenHBand="0" w:firstRowFirstColumn="0" w:firstRowLastColumn="0" w:lastRowFirstColumn="0" w:lastRowLastColumn="0"/>
          <w:del w:id="2537"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054B0A25" w14:textId="73DF3C89" w:rsidR="00EF1231" w:rsidRPr="006A4396" w:rsidDel="00D96692" w:rsidRDefault="00EF1231" w:rsidP="00D96692">
            <w:pPr>
              <w:spacing w:before="0" w:after="0"/>
              <w:jc w:val="left"/>
              <w:rPr>
                <w:del w:id="2538" w:author="Thomas CARTERET" w:date="2021-06-11T11:30:00Z"/>
                <w:lang w:val="en-US"/>
              </w:rPr>
              <w:pPrChange w:id="2539" w:author="Thomas CARTERET" w:date="2021-06-11T11:30:00Z">
                <w:pPr/>
              </w:pPrChange>
            </w:pPr>
            <w:del w:id="2540" w:author="Thomas CARTERET" w:date="2021-06-11T11:30:00Z">
              <w:r w:rsidRPr="006A4396" w:rsidDel="00D96692">
                <w:rPr>
                  <w:lang w:val="en-US"/>
                </w:rPr>
                <w:delText>ID</w:delText>
              </w:r>
            </w:del>
          </w:p>
        </w:tc>
        <w:tc>
          <w:tcPr>
            <w:tcW w:w="1842" w:type="dxa"/>
          </w:tcPr>
          <w:p w14:paraId="2AD0F081" w14:textId="7F359B07" w:rsidR="00EF1231" w:rsidRPr="006A4396" w:rsidDel="00D96692" w:rsidRDefault="00EF1231" w:rsidP="00D96692">
            <w:pPr>
              <w:spacing w:before="0" w:after="0"/>
              <w:jc w:val="left"/>
              <w:cnfStyle w:val="100000000000" w:firstRow="1" w:lastRow="0" w:firstColumn="0" w:lastColumn="0" w:oddVBand="0" w:evenVBand="0" w:oddHBand="0" w:evenHBand="0" w:firstRowFirstColumn="0" w:firstRowLastColumn="0" w:lastRowFirstColumn="0" w:lastRowLastColumn="0"/>
              <w:rPr>
                <w:del w:id="2541" w:author="Thomas CARTERET" w:date="2021-06-11T11:30:00Z"/>
                <w:lang w:val="en-US"/>
              </w:rPr>
              <w:pPrChange w:id="2542"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543" w:author="Thomas CARTERET" w:date="2021-06-11T11:30:00Z">
              <w:r w:rsidRPr="006A4396" w:rsidDel="00D96692">
                <w:rPr>
                  <w:lang w:val="en-US"/>
                </w:rPr>
                <w:delText>Problem or Task Description</w:delText>
              </w:r>
            </w:del>
          </w:p>
        </w:tc>
        <w:tc>
          <w:tcPr>
            <w:tcW w:w="1842" w:type="dxa"/>
          </w:tcPr>
          <w:p w14:paraId="2CA74E25" w14:textId="202C8DB8" w:rsidR="00EF1231" w:rsidRPr="006A4396" w:rsidDel="00D96692" w:rsidRDefault="00EF1231" w:rsidP="00D96692">
            <w:pPr>
              <w:spacing w:before="0" w:after="0"/>
              <w:jc w:val="left"/>
              <w:cnfStyle w:val="100000000000" w:firstRow="1" w:lastRow="0" w:firstColumn="0" w:lastColumn="0" w:oddVBand="0" w:evenVBand="0" w:oddHBand="0" w:evenHBand="0" w:firstRowFirstColumn="0" w:firstRowLastColumn="0" w:lastRowFirstColumn="0" w:lastRowLastColumn="0"/>
              <w:rPr>
                <w:del w:id="2544" w:author="Thomas CARTERET" w:date="2021-06-11T11:30:00Z"/>
                <w:lang w:val="en-US"/>
              </w:rPr>
              <w:pPrChange w:id="2545"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546" w:author="Thomas CARTERET" w:date="2021-06-11T11:30:00Z">
              <w:r w:rsidRPr="006A4396" w:rsidDel="00D96692">
                <w:rPr>
                  <w:lang w:val="en-US"/>
                </w:rPr>
                <w:delText>Possible Solution</w:delText>
              </w:r>
            </w:del>
          </w:p>
        </w:tc>
        <w:tc>
          <w:tcPr>
            <w:tcW w:w="1842" w:type="dxa"/>
          </w:tcPr>
          <w:p w14:paraId="296DADA5" w14:textId="4D23DF1B" w:rsidR="00EF1231" w:rsidRPr="006A4396" w:rsidDel="00D96692" w:rsidRDefault="00EF1231" w:rsidP="00D96692">
            <w:pPr>
              <w:spacing w:before="0" w:after="0"/>
              <w:jc w:val="left"/>
              <w:cnfStyle w:val="100000000000" w:firstRow="1" w:lastRow="0" w:firstColumn="0" w:lastColumn="0" w:oddVBand="0" w:evenVBand="0" w:oddHBand="0" w:evenHBand="0" w:firstRowFirstColumn="0" w:firstRowLastColumn="0" w:lastRowFirstColumn="0" w:lastRowLastColumn="0"/>
              <w:rPr>
                <w:del w:id="2547" w:author="Thomas CARTERET" w:date="2021-06-11T11:30:00Z"/>
                <w:lang w:val="en-US"/>
              </w:rPr>
              <w:pPrChange w:id="2548"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549" w:author="Thomas CARTERET" w:date="2021-06-11T11:30:00Z">
              <w:r w:rsidRPr="006A4396" w:rsidDel="00D96692">
                <w:rPr>
                  <w:lang w:val="en-US"/>
                </w:rPr>
                <w:delText>Assigned to</w:delText>
              </w:r>
            </w:del>
          </w:p>
        </w:tc>
        <w:tc>
          <w:tcPr>
            <w:tcW w:w="1842" w:type="dxa"/>
          </w:tcPr>
          <w:p w14:paraId="6FAB625D" w14:textId="63193730" w:rsidR="00EF1231" w:rsidRPr="006A4396" w:rsidDel="00D96692" w:rsidRDefault="00EF1231" w:rsidP="00D96692">
            <w:pPr>
              <w:spacing w:before="0" w:after="0"/>
              <w:jc w:val="left"/>
              <w:cnfStyle w:val="100000000000" w:firstRow="1" w:lastRow="0" w:firstColumn="0" w:lastColumn="0" w:oddVBand="0" w:evenVBand="0" w:oddHBand="0" w:evenHBand="0" w:firstRowFirstColumn="0" w:firstRowLastColumn="0" w:lastRowFirstColumn="0" w:lastRowLastColumn="0"/>
              <w:rPr>
                <w:del w:id="2550" w:author="Thomas CARTERET" w:date="2021-06-11T11:30:00Z"/>
                <w:lang w:val="en-US"/>
              </w:rPr>
              <w:pPrChange w:id="2551" w:author="Thomas CARTERET" w:date="2021-06-11T11:30:00Z">
                <w:pPr>
                  <w:cnfStyle w:val="100000000000" w:firstRow="1" w:lastRow="0" w:firstColumn="0" w:lastColumn="0" w:oddVBand="0" w:evenVBand="0" w:oddHBand="0" w:evenHBand="0" w:firstRowFirstColumn="0" w:firstRowLastColumn="0" w:lastRowFirstColumn="0" w:lastRowLastColumn="0"/>
                </w:pPr>
              </w:pPrChange>
            </w:pPr>
            <w:del w:id="2552" w:author="Thomas CARTERET" w:date="2021-06-11T11:30:00Z">
              <w:r w:rsidRPr="006A4396" w:rsidDel="00D96692">
                <w:rPr>
                  <w:lang w:val="en-US"/>
                </w:rPr>
                <w:delText>Validation by (if applicable)</w:delText>
              </w:r>
            </w:del>
          </w:p>
        </w:tc>
      </w:tr>
      <w:tr w:rsidR="00EF1231" w:rsidRPr="006A4396" w:rsidDel="00D96692" w14:paraId="5C753068" w14:textId="31608F95" w:rsidTr="00796C9E">
        <w:trPr>
          <w:cnfStyle w:val="000000100000" w:firstRow="0" w:lastRow="0" w:firstColumn="0" w:lastColumn="0" w:oddVBand="0" w:evenVBand="0" w:oddHBand="1" w:evenHBand="0" w:firstRowFirstColumn="0" w:firstRowLastColumn="0" w:lastRowFirstColumn="0" w:lastRowLastColumn="0"/>
          <w:del w:id="2553"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43B91F2E" w14:textId="5687C05F" w:rsidR="00EF1231" w:rsidRPr="006A4396" w:rsidDel="00D96692" w:rsidRDefault="00EF1231" w:rsidP="00D96692">
            <w:pPr>
              <w:spacing w:before="0" w:after="0"/>
              <w:jc w:val="left"/>
              <w:rPr>
                <w:del w:id="2554" w:author="Thomas CARTERET" w:date="2021-06-11T11:30:00Z"/>
                <w:lang w:val="en-US"/>
              </w:rPr>
              <w:pPrChange w:id="2555" w:author="Thomas CARTERET" w:date="2021-06-11T11:30:00Z">
                <w:pPr/>
              </w:pPrChange>
            </w:pPr>
            <w:del w:id="2556" w:author="Thomas CARTERET" w:date="2021-06-11T11:30:00Z">
              <w:r w:rsidRPr="006A4396" w:rsidDel="00D96692">
                <w:rPr>
                  <w:lang w:val="en-US"/>
                </w:rPr>
                <w:delText>S3.1</w:delText>
              </w:r>
            </w:del>
          </w:p>
        </w:tc>
        <w:tc>
          <w:tcPr>
            <w:tcW w:w="1842" w:type="dxa"/>
          </w:tcPr>
          <w:p w14:paraId="2FEDEF32" w14:textId="637F615F" w:rsidR="00EF1231" w:rsidRPr="006A4396" w:rsidDel="00D96692" w:rsidRDefault="00EF1231" w:rsidP="00D96692">
            <w:pPr>
              <w:spacing w:before="0" w:after="0"/>
              <w:jc w:val="left"/>
              <w:cnfStyle w:val="000000100000" w:firstRow="0" w:lastRow="0" w:firstColumn="0" w:lastColumn="0" w:oddVBand="0" w:evenVBand="0" w:oddHBand="1" w:evenHBand="0" w:firstRowFirstColumn="0" w:firstRowLastColumn="0" w:lastRowFirstColumn="0" w:lastRowLastColumn="0"/>
              <w:rPr>
                <w:del w:id="2557" w:author="Thomas CARTERET" w:date="2021-06-11T11:30:00Z"/>
                <w:lang w:val="en-US"/>
              </w:rPr>
              <w:pPrChange w:id="2558"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559" w:author="Thomas CARTERET" w:date="2021-06-11T11:30:00Z">
              <w:r w:rsidRPr="006A4396" w:rsidDel="00D96692">
                <w:rPr>
                  <w:lang w:val="en-US"/>
                </w:rPr>
                <w:delText>Design of ….</w:delText>
              </w:r>
            </w:del>
          </w:p>
        </w:tc>
        <w:tc>
          <w:tcPr>
            <w:tcW w:w="1842" w:type="dxa"/>
          </w:tcPr>
          <w:p w14:paraId="55FE0F94" w14:textId="06C35C99" w:rsidR="00EF1231" w:rsidRPr="006A4396" w:rsidDel="00D96692" w:rsidRDefault="00EF1231" w:rsidP="00D96692">
            <w:pPr>
              <w:spacing w:before="0" w:after="0"/>
              <w:jc w:val="left"/>
              <w:cnfStyle w:val="000000100000" w:firstRow="0" w:lastRow="0" w:firstColumn="0" w:lastColumn="0" w:oddVBand="0" w:evenVBand="0" w:oddHBand="1" w:evenHBand="0" w:firstRowFirstColumn="0" w:firstRowLastColumn="0" w:lastRowFirstColumn="0" w:lastRowLastColumn="0"/>
              <w:rPr>
                <w:del w:id="2560" w:author="Thomas CARTERET" w:date="2021-06-11T11:30:00Z"/>
                <w:lang w:val="en-US"/>
              </w:rPr>
              <w:pPrChange w:id="2561"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562" w:author="Thomas CARTERET" w:date="2021-06-11T11:30:00Z">
              <w:r w:rsidRPr="006A4396" w:rsidDel="00D96692">
                <w:rPr>
                  <w:lang w:val="en-US"/>
                </w:rPr>
                <w:delText>n/a</w:delText>
              </w:r>
            </w:del>
          </w:p>
        </w:tc>
        <w:tc>
          <w:tcPr>
            <w:tcW w:w="1842" w:type="dxa"/>
          </w:tcPr>
          <w:p w14:paraId="0EA8865F" w14:textId="6E3BB55F" w:rsidR="00EF1231" w:rsidRPr="006A4396" w:rsidDel="00D96692" w:rsidRDefault="00EF1231" w:rsidP="00D96692">
            <w:pPr>
              <w:spacing w:before="0" w:after="0"/>
              <w:jc w:val="left"/>
              <w:cnfStyle w:val="000000100000" w:firstRow="0" w:lastRow="0" w:firstColumn="0" w:lastColumn="0" w:oddVBand="0" w:evenVBand="0" w:oddHBand="1" w:evenHBand="0" w:firstRowFirstColumn="0" w:firstRowLastColumn="0" w:lastRowFirstColumn="0" w:lastRowLastColumn="0"/>
              <w:rPr>
                <w:del w:id="2563" w:author="Thomas CARTERET" w:date="2021-06-11T11:30:00Z"/>
                <w:lang w:val="en-US"/>
              </w:rPr>
              <w:pPrChange w:id="2564"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565" w:author="Thomas CARTERET" w:date="2021-06-11T11:30:00Z">
              <w:r w:rsidRPr="006A4396" w:rsidDel="00D96692">
                <w:rPr>
                  <w:lang w:val="en-US"/>
                </w:rPr>
                <w:delText>X</w:delText>
              </w:r>
            </w:del>
          </w:p>
        </w:tc>
        <w:tc>
          <w:tcPr>
            <w:tcW w:w="1842" w:type="dxa"/>
          </w:tcPr>
          <w:p w14:paraId="7237A9AC" w14:textId="27A2F367" w:rsidR="00EF1231" w:rsidRPr="006A4396" w:rsidDel="00D96692" w:rsidRDefault="00EF1231" w:rsidP="00D96692">
            <w:pPr>
              <w:spacing w:before="0" w:after="0"/>
              <w:jc w:val="left"/>
              <w:cnfStyle w:val="000000100000" w:firstRow="0" w:lastRow="0" w:firstColumn="0" w:lastColumn="0" w:oddVBand="0" w:evenVBand="0" w:oddHBand="1" w:evenHBand="0" w:firstRowFirstColumn="0" w:firstRowLastColumn="0" w:lastRowFirstColumn="0" w:lastRowLastColumn="0"/>
              <w:rPr>
                <w:del w:id="2566" w:author="Thomas CARTERET" w:date="2021-06-11T11:30:00Z"/>
                <w:lang w:val="en-US"/>
              </w:rPr>
              <w:pPrChange w:id="2567" w:author="Thomas CARTERET" w:date="2021-06-11T11:30:00Z">
                <w:pPr>
                  <w:cnfStyle w:val="000000100000" w:firstRow="0" w:lastRow="0" w:firstColumn="0" w:lastColumn="0" w:oddVBand="0" w:evenVBand="0" w:oddHBand="1" w:evenHBand="0" w:firstRowFirstColumn="0" w:firstRowLastColumn="0" w:lastRowFirstColumn="0" w:lastRowLastColumn="0"/>
                </w:pPr>
              </w:pPrChange>
            </w:pPr>
            <w:del w:id="2568" w:author="Thomas CARTERET" w:date="2021-06-11T11:30:00Z">
              <w:r w:rsidRPr="006A4396" w:rsidDel="00D96692">
                <w:rPr>
                  <w:lang w:val="en-US"/>
                </w:rPr>
                <w:delText>Y</w:delText>
              </w:r>
            </w:del>
          </w:p>
        </w:tc>
      </w:tr>
      <w:tr w:rsidR="00EF1231" w:rsidRPr="006A4396" w:rsidDel="00D96692" w14:paraId="341B1BFA" w14:textId="654A03F5" w:rsidTr="00796C9E">
        <w:trPr>
          <w:del w:id="2569" w:author="Thomas CARTERET" w:date="2021-06-11T11:30:00Z"/>
        </w:trPr>
        <w:tc>
          <w:tcPr>
            <w:cnfStyle w:val="001000000000" w:firstRow="0" w:lastRow="0" w:firstColumn="1" w:lastColumn="0" w:oddVBand="0" w:evenVBand="0" w:oddHBand="0" w:evenHBand="0" w:firstRowFirstColumn="0" w:firstRowLastColumn="0" w:lastRowFirstColumn="0" w:lastRowLastColumn="0"/>
            <w:tcW w:w="1842" w:type="dxa"/>
          </w:tcPr>
          <w:p w14:paraId="16CEE89D" w14:textId="6FEAD1AD" w:rsidR="00EF1231" w:rsidRPr="006A4396" w:rsidDel="00D96692" w:rsidRDefault="00EF1231" w:rsidP="00D96692">
            <w:pPr>
              <w:spacing w:before="0" w:after="0"/>
              <w:jc w:val="left"/>
              <w:rPr>
                <w:del w:id="2570" w:author="Thomas CARTERET" w:date="2021-06-11T11:30:00Z"/>
                <w:lang w:val="en-US"/>
              </w:rPr>
              <w:pPrChange w:id="2571" w:author="Thomas CARTERET" w:date="2021-06-11T11:30:00Z">
                <w:pPr/>
              </w:pPrChange>
            </w:pPr>
            <w:del w:id="2572" w:author="Thomas CARTERET" w:date="2021-06-11T11:30:00Z">
              <w:r w:rsidRPr="006A4396" w:rsidDel="00D96692">
                <w:rPr>
                  <w:lang w:val="en-US"/>
                </w:rPr>
                <w:delText>S3.2</w:delText>
              </w:r>
            </w:del>
          </w:p>
        </w:tc>
        <w:tc>
          <w:tcPr>
            <w:tcW w:w="1842" w:type="dxa"/>
          </w:tcPr>
          <w:p w14:paraId="1ABE98EB" w14:textId="67CD1055" w:rsidR="00EF1231" w:rsidRPr="006A4396" w:rsidDel="00D96692" w:rsidRDefault="00EF1231" w:rsidP="00D96692">
            <w:pPr>
              <w:spacing w:before="0" w:after="0"/>
              <w:jc w:val="left"/>
              <w:cnfStyle w:val="000000000000" w:firstRow="0" w:lastRow="0" w:firstColumn="0" w:lastColumn="0" w:oddVBand="0" w:evenVBand="0" w:oddHBand="0" w:evenHBand="0" w:firstRowFirstColumn="0" w:firstRowLastColumn="0" w:lastRowFirstColumn="0" w:lastRowLastColumn="0"/>
              <w:rPr>
                <w:del w:id="2573" w:author="Thomas CARTERET" w:date="2021-06-11T11:30:00Z"/>
                <w:lang w:val="en-US"/>
              </w:rPr>
              <w:pPrChange w:id="2574"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575" w:author="Thomas CARTERET" w:date="2021-06-11T11:30:00Z">
              <w:r w:rsidRPr="006A4396" w:rsidDel="00D96692">
                <w:rPr>
                  <w:lang w:val="en-US"/>
                </w:rPr>
                <w:delText>Implementation of…</w:delText>
              </w:r>
            </w:del>
          </w:p>
        </w:tc>
        <w:tc>
          <w:tcPr>
            <w:tcW w:w="1842" w:type="dxa"/>
          </w:tcPr>
          <w:p w14:paraId="1CFD2699" w14:textId="184C6732" w:rsidR="00EF1231" w:rsidRPr="006A4396" w:rsidDel="00D96692" w:rsidRDefault="00EF1231" w:rsidP="00D96692">
            <w:pPr>
              <w:spacing w:before="0" w:after="0"/>
              <w:jc w:val="left"/>
              <w:cnfStyle w:val="000000000000" w:firstRow="0" w:lastRow="0" w:firstColumn="0" w:lastColumn="0" w:oddVBand="0" w:evenVBand="0" w:oddHBand="0" w:evenHBand="0" w:firstRowFirstColumn="0" w:firstRowLastColumn="0" w:lastRowFirstColumn="0" w:lastRowLastColumn="0"/>
              <w:rPr>
                <w:del w:id="2576" w:author="Thomas CARTERET" w:date="2021-06-11T11:30:00Z"/>
                <w:lang w:val="en-US"/>
              </w:rPr>
              <w:pPrChange w:id="2577"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578" w:author="Thomas CARTERET" w:date="2021-06-11T11:30:00Z">
              <w:r w:rsidRPr="006A4396" w:rsidDel="00D96692">
                <w:rPr>
                  <w:lang w:val="en-US"/>
                </w:rPr>
                <w:delText>n/a</w:delText>
              </w:r>
            </w:del>
          </w:p>
        </w:tc>
        <w:tc>
          <w:tcPr>
            <w:tcW w:w="1842" w:type="dxa"/>
          </w:tcPr>
          <w:p w14:paraId="36BE6A0A" w14:textId="45CBF11F" w:rsidR="00EF1231" w:rsidRPr="006A4396" w:rsidDel="00D96692" w:rsidRDefault="00EF1231" w:rsidP="00D96692">
            <w:pPr>
              <w:spacing w:before="0" w:after="0"/>
              <w:jc w:val="left"/>
              <w:cnfStyle w:val="000000000000" w:firstRow="0" w:lastRow="0" w:firstColumn="0" w:lastColumn="0" w:oddVBand="0" w:evenVBand="0" w:oddHBand="0" w:evenHBand="0" w:firstRowFirstColumn="0" w:firstRowLastColumn="0" w:lastRowFirstColumn="0" w:lastRowLastColumn="0"/>
              <w:rPr>
                <w:del w:id="2579" w:author="Thomas CARTERET" w:date="2021-06-11T11:30:00Z"/>
                <w:lang w:val="en-US"/>
              </w:rPr>
              <w:pPrChange w:id="2580"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581" w:author="Thomas CARTERET" w:date="2021-06-11T11:30:00Z">
              <w:r w:rsidRPr="006A4396" w:rsidDel="00D96692">
                <w:rPr>
                  <w:lang w:val="en-US"/>
                </w:rPr>
                <w:delText>Z</w:delText>
              </w:r>
            </w:del>
          </w:p>
        </w:tc>
        <w:tc>
          <w:tcPr>
            <w:tcW w:w="1842" w:type="dxa"/>
          </w:tcPr>
          <w:p w14:paraId="41F6CCC9" w14:textId="35A3BB02" w:rsidR="00EF1231" w:rsidRPr="006A4396" w:rsidDel="00D96692" w:rsidRDefault="00EF1231" w:rsidP="00D96692">
            <w:pPr>
              <w:spacing w:before="0" w:after="0"/>
              <w:jc w:val="left"/>
              <w:cnfStyle w:val="000000000000" w:firstRow="0" w:lastRow="0" w:firstColumn="0" w:lastColumn="0" w:oddVBand="0" w:evenVBand="0" w:oddHBand="0" w:evenHBand="0" w:firstRowFirstColumn="0" w:firstRowLastColumn="0" w:lastRowFirstColumn="0" w:lastRowLastColumn="0"/>
              <w:rPr>
                <w:del w:id="2582" w:author="Thomas CARTERET" w:date="2021-06-11T11:30:00Z"/>
                <w:lang w:val="en-US"/>
              </w:rPr>
              <w:pPrChange w:id="2583" w:author="Thomas CARTERET" w:date="2021-06-11T11:30:00Z">
                <w:pPr>
                  <w:cnfStyle w:val="000000000000" w:firstRow="0" w:lastRow="0" w:firstColumn="0" w:lastColumn="0" w:oddVBand="0" w:evenVBand="0" w:oddHBand="0" w:evenHBand="0" w:firstRowFirstColumn="0" w:firstRowLastColumn="0" w:lastRowFirstColumn="0" w:lastRowLastColumn="0"/>
                </w:pPr>
              </w:pPrChange>
            </w:pPr>
            <w:del w:id="2584" w:author="Thomas CARTERET" w:date="2021-06-11T11:30:00Z">
              <w:r w:rsidRPr="006A4396" w:rsidDel="00D96692">
                <w:rPr>
                  <w:lang w:val="en-US"/>
                </w:rPr>
                <w:delText>X</w:delText>
              </w:r>
            </w:del>
          </w:p>
        </w:tc>
      </w:tr>
    </w:tbl>
    <w:p w14:paraId="0F0D2150" w14:textId="05DD8F1D" w:rsidR="00EF1231" w:rsidRPr="006A4396" w:rsidDel="00D96692" w:rsidRDefault="00EF1231" w:rsidP="00D96692">
      <w:pPr>
        <w:spacing w:before="0" w:after="0"/>
        <w:jc w:val="left"/>
        <w:rPr>
          <w:del w:id="2585" w:author="Thomas CARTERET" w:date="2021-06-11T11:30:00Z"/>
          <w:lang w:val="en-US"/>
        </w:rPr>
        <w:pPrChange w:id="2586" w:author="Thomas CARTERET" w:date="2021-06-11T11:30:00Z">
          <w:pPr>
            <w:pStyle w:val="Titre3"/>
          </w:pPr>
        </w:pPrChange>
      </w:pPr>
      <w:del w:id="2587" w:author="Thomas CARTERET" w:date="2021-06-11T11:30:00Z">
        <w:r w:rsidRPr="006A4396" w:rsidDel="00D96692">
          <w:rPr>
            <w:lang w:val="en-US"/>
          </w:rPr>
          <w:delText>A1.3.2. General Comments</w:delText>
        </w:r>
      </w:del>
    </w:p>
    <w:p w14:paraId="05C3A53A" w14:textId="54F6BA20" w:rsidR="00EF1231" w:rsidRPr="006A4396" w:rsidDel="00D96692" w:rsidRDefault="00EF1231" w:rsidP="00D96692">
      <w:pPr>
        <w:spacing w:before="0" w:after="0"/>
        <w:jc w:val="left"/>
        <w:rPr>
          <w:del w:id="2588" w:author="Thomas CARTERET" w:date="2021-06-11T11:30:00Z"/>
          <w:lang w:val="en-US"/>
        </w:rPr>
        <w:pPrChange w:id="2589" w:author="Thomas CARTERET" w:date="2021-06-11T11:30:00Z">
          <w:pPr/>
        </w:pPrChange>
      </w:pPr>
      <w:del w:id="2590" w:author="Thomas CARTERET" w:date="2021-06-11T11:30:00Z">
        <w:r w:rsidRPr="006A4396" w:rsidDel="00D96692">
          <w:rPr>
            <w:lang w:val="en-US"/>
          </w:rPr>
          <w:delText>Write here some general comments that are discussed during the sprint meeting.</w:delText>
        </w:r>
      </w:del>
    </w:p>
    <w:p w14:paraId="3DA64729" w14:textId="184F40C2" w:rsidR="00EF1231" w:rsidRPr="006A4396" w:rsidDel="00D96692" w:rsidRDefault="00EF1231" w:rsidP="00D96692">
      <w:pPr>
        <w:spacing w:before="0" w:after="0"/>
        <w:jc w:val="left"/>
        <w:rPr>
          <w:del w:id="2591" w:author="Thomas CARTERET" w:date="2021-06-11T11:30:00Z"/>
          <w:lang w:val="en-US"/>
        </w:rPr>
        <w:pPrChange w:id="2592" w:author="Thomas CARTERET" w:date="2021-06-11T11:30:00Z">
          <w:pPr/>
        </w:pPrChange>
      </w:pPr>
    </w:p>
    <w:p w14:paraId="2F04C65D" w14:textId="337411DE" w:rsidR="00EF1231" w:rsidRPr="006A4396" w:rsidDel="00D96692" w:rsidRDefault="00EF1231" w:rsidP="00D96692">
      <w:pPr>
        <w:spacing w:before="0" w:after="0"/>
        <w:jc w:val="left"/>
        <w:rPr>
          <w:del w:id="2593" w:author="Thomas CARTERET" w:date="2021-06-11T11:30:00Z"/>
          <w:lang w:val="en-US"/>
        </w:rPr>
        <w:pPrChange w:id="2594" w:author="Thomas CARTERET" w:date="2021-06-11T11:30:00Z">
          <w:pPr/>
        </w:pPrChange>
      </w:pPr>
    </w:p>
    <w:p w14:paraId="653AA8C9" w14:textId="06DE3EC1" w:rsidR="00C800AF" w:rsidRPr="006A4396" w:rsidDel="00D96692" w:rsidRDefault="00C800AF" w:rsidP="00D96692">
      <w:pPr>
        <w:spacing w:before="0" w:after="0"/>
        <w:jc w:val="left"/>
        <w:rPr>
          <w:del w:id="2595" w:author="Thomas CARTERET" w:date="2021-06-11T11:30:00Z"/>
          <w:lang w:val="en-US"/>
        </w:rPr>
        <w:pPrChange w:id="2596" w:author="Thomas CARTERET" w:date="2021-06-11T11:30:00Z">
          <w:pPr/>
        </w:pPrChange>
      </w:pPr>
    </w:p>
    <w:p w14:paraId="166A2068" w14:textId="163F8E9F" w:rsidR="00C800AF" w:rsidRPr="006A4396" w:rsidDel="00BF3AB1" w:rsidRDefault="00C800AF" w:rsidP="00D96692">
      <w:pPr>
        <w:spacing w:before="0" w:after="0"/>
        <w:jc w:val="left"/>
        <w:rPr>
          <w:del w:id="2597" w:author="Thomas Carteret" w:date="2021-04-07T16:55:00Z"/>
          <w:lang w:val="en-US"/>
        </w:rPr>
        <w:pPrChange w:id="2598" w:author="Thomas CARTERET" w:date="2021-06-11T11:30:00Z">
          <w:pPr/>
        </w:pPrChange>
      </w:pPr>
    </w:p>
    <w:p w14:paraId="0069F327" w14:textId="77777777" w:rsidR="00C800AF" w:rsidRPr="006A4396" w:rsidRDefault="00C800AF" w:rsidP="00D96692">
      <w:pPr>
        <w:spacing w:before="0" w:after="0"/>
        <w:jc w:val="left"/>
        <w:rPr>
          <w:lang w:val="en-US"/>
        </w:rPr>
        <w:pPrChange w:id="2599" w:author="Thomas CARTERET" w:date="2021-06-11T11:30:00Z">
          <w:pPr/>
        </w:pPrChange>
      </w:pPr>
    </w:p>
    <w:sectPr w:rsidR="00C800AF" w:rsidRPr="006A4396">
      <w:footerReference w:type="default" r:id="rId18"/>
      <w:pgSz w:w="11906" w:h="16838"/>
      <w:pgMar w:top="1418" w:right="1418" w:bottom="1418" w:left="1418" w:header="0"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Carteret" w:date="2021-03-08T08:58:00Z" w:initials="TC">
    <w:p w14:paraId="6FB25619" w14:textId="3561C8EE" w:rsidR="00FE1FAA" w:rsidRDefault="00FE1FAA">
      <w:pPr>
        <w:pStyle w:val="Commentaire"/>
      </w:pPr>
      <w:r>
        <w:rPr>
          <w:rStyle w:val="Marquedecommentaire"/>
        </w:rPr>
        <w:annotationRef/>
      </w:r>
      <w:r>
        <w:t>Bon courage les frérots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B25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065C7" w16cex:dateUtc="2021-03-08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B25619" w16cid:durableId="23F065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6573C" w14:textId="77777777" w:rsidR="0063503E" w:rsidRDefault="0063503E">
      <w:pPr>
        <w:spacing w:before="0" w:after="0"/>
      </w:pPr>
      <w:r>
        <w:separator/>
      </w:r>
    </w:p>
  </w:endnote>
  <w:endnote w:type="continuationSeparator" w:id="0">
    <w:p w14:paraId="0551A0AC" w14:textId="77777777" w:rsidR="0063503E" w:rsidRDefault="0063503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68157" w14:textId="77777777" w:rsidR="00FE1FAA" w:rsidRDefault="00FE1FAA">
    <w:pPr>
      <w:pStyle w:val="Pieddepage"/>
      <w:tabs>
        <w:tab w:val="right" w:pos="8789"/>
      </w:tabs>
      <w:jc w:val="right"/>
    </w:pPr>
    <w:r>
      <w:fldChar w:fldCharType="begin"/>
    </w:r>
    <w:r>
      <w:rPr>
        <w:noProof/>
        <w:lang w:eastAsia="fr-FR"/>
      </w:rPr>
      <mc:AlternateContent>
        <mc:Choice Requires="wps">
          <w:drawing>
            <wp:anchor distT="0" distB="0" distL="114300" distR="113665" simplePos="0" relativeHeight="4" behindDoc="1" locked="0" layoutInCell="1" allowOverlap="1" wp14:anchorId="2D0162FB" wp14:editId="293EFF44">
              <wp:simplePos x="0" y="0"/>
              <wp:positionH relativeFrom="column">
                <wp:posOffset>0</wp:posOffset>
              </wp:positionH>
              <wp:positionV relativeFrom="paragraph">
                <wp:posOffset>-220345</wp:posOffset>
              </wp:positionV>
              <wp:extent cx="5739130" cy="12065"/>
              <wp:effectExtent l="0" t="0" r="33655" b="26670"/>
              <wp:wrapNone/>
              <wp:docPr id="8" name="Connecteur droit 13"/>
              <wp:cNvGraphicFramePr/>
              <a:graphic xmlns:a="http://schemas.openxmlformats.org/drawingml/2006/main">
                <a:graphicData uri="http://schemas.microsoft.com/office/word/2010/wordprocessingShape">
                  <wps:wsp>
                    <wps:cNvCnPr/>
                    <wps:spPr>
                      <a:xfrm>
                        <a:off x="0" y="0"/>
                        <a:ext cx="5738400" cy="11520"/>
                      </a:xfrm>
                      <a:prstGeom prst="line">
                        <a:avLst/>
                      </a:prstGeom>
                      <a:ln>
                        <a:solidFill>
                          <a:srgbClr val="98B855"/>
                        </a:solidFill>
                        <a:round/>
                      </a:ln>
                    </wps:spPr>
                    <wps:style>
                      <a:lnRef idx="1">
                        <a:schemeClr val="accent3"/>
                      </a:lnRef>
                      <a:fillRef idx="0">
                        <a:schemeClr val="accent3"/>
                      </a:fillRef>
                      <a:effectRef idx="0">
                        <a:schemeClr val="accent3"/>
                      </a:effectRef>
                      <a:fontRef idx="minor"/>
                    </wps:style>
                    <wps:bodyPr/>
                  </wps:wsp>
                </a:graphicData>
              </a:graphic>
            </wp:anchor>
          </w:drawing>
        </mc:Choice>
        <mc:Fallback>
          <w:pict>
            <v:line w14:anchorId="30DC5CC3" id="Connecteur droit 13" o:spid="_x0000_s1026" style="position:absolute;z-index:-503316476;visibility:visible;mso-wrap-style:square;mso-wrap-distance-left:9pt;mso-wrap-distance-top:0;mso-wrap-distance-right:8.95pt;mso-wrap-distance-bottom:0;mso-position-horizontal:absolute;mso-position-horizontal-relative:text;mso-position-vertical:absolute;mso-position-vertical-relative:text" from="0,-17.35pt" to="451.9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" strokecolor="#98b855"/>
          </w:pict>
        </mc:Fallback>
      </mc:AlternateContent>
    </w:r>
    <w:r>
      <w:rPr>
        <w:noProof/>
        <w:lang w:eastAsia="fr-FR"/>
      </w:rPr>
      <w:drawing>
        <wp:anchor distT="0" distB="0" distL="114300" distR="114300" simplePos="0" relativeHeight="8" behindDoc="1" locked="0" layoutInCell="1" allowOverlap="1" wp14:anchorId="70D3A380" wp14:editId="02345080">
          <wp:simplePos x="0" y="0"/>
          <wp:positionH relativeFrom="column">
            <wp:posOffset>1218565</wp:posOffset>
          </wp:positionH>
          <wp:positionV relativeFrom="paragraph">
            <wp:posOffset>-184150</wp:posOffset>
          </wp:positionV>
          <wp:extent cx="824865" cy="425450"/>
          <wp:effectExtent l="0" t="0" r="0" b="0"/>
          <wp:wrapNone/>
          <wp:docPr id="9" name="Image2" descr="RÃ©sultat de recherche d'images pour &quot;logo ubf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RÃ©sultat de recherche d'images pour &quot;logo ubfc&quot;"/>
                  <pic:cNvPicPr>
                    <a:picLocks noChangeAspect="1" noChangeArrowheads="1"/>
                  </pic:cNvPicPr>
                </pic:nvPicPr>
                <pic:blipFill>
                  <a:blip r:embed="rId1"/>
                  <a:stretch>
                    <a:fillRect/>
                  </a:stretch>
                </pic:blipFill>
                <pic:spPr bwMode="auto">
                  <a:xfrm>
                    <a:off x="0" y="0"/>
                    <a:ext cx="824865" cy="425450"/>
                  </a:xfrm>
                  <a:prstGeom prst="rect">
                    <a:avLst/>
                  </a:prstGeom>
                </pic:spPr>
              </pic:pic>
            </a:graphicData>
          </a:graphic>
        </wp:anchor>
      </w:drawing>
    </w:r>
    <w:r>
      <w:rPr>
        <w:noProof/>
        <w:lang w:eastAsia="fr-FR"/>
      </w:rPr>
      <w:drawing>
        <wp:anchor distT="0" distB="0" distL="114300" distR="114300" simplePos="0" relativeHeight="11" behindDoc="1" locked="0" layoutInCell="1" allowOverlap="1" wp14:anchorId="2C0100AA" wp14:editId="3D833C26">
          <wp:simplePos x="0" y="0"/>
          <wp:positionH relativeFrom="column">
            <wp:posOffset>24130</wp:posOffset>
          </wp:positionH>
          <wp:positionV relativeFrom="paragraph">
            <wp:posOffset>-106045</wp:posOffset>
          </wp:positionV>
          <wp:extent cx="1132205" cy="347980"/>
          <wp:effectExtent l="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2"/>
                  <a:stretch>
                    <a:fillRect/>
                  </a:stretch>
                </pic:blipFill>
                <pic:spPr bwMode="auto">
                  <a:xfrm>
                    <a:off x="0" y="0"/>
                    <a:ext cx="1132205" cy="347980"/>
                  </a:xfrm>
                  <a:prstGeom prst="rect">
                    <a:avLst/>
                  </a:prstGeom>
                </pic:spPr>
              </pic:pic>
            </a:graphicData>
          </a:graphic>
        </wp:anchor>
      </w:drawing>
    </w:r>
    <w:r>
      <w:instrText>PAGE</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D31E1" w14:textId="77777777" w:rsidR="0063503E" w:rsidRDefault="0063503E">
      <w:pPr>
        <w:spacing w:before="0" w:after="0"/>
      </w:pPr>
      <w:r>
        <w:separator/>
      </w:r>
    </w:p>
  </w:footnote>
  <w:footnote w:type="continuationSeparator" w:id="0">
    <w:p w14:paraId="3244F6B6" w14:textId="77777777" w:rsidR="0063503E" w:rsidRDefault="0063503E">
      <w:pPr>
        <w:spacing w:before="0" w:after="0"/>
      </w:pPr>
      <w:r>
        <w:continuationSeparator/>
      </w:r>
    </w:p>
  </w:footnote>
  <w:footnote w:id="1">
    <w:p w14:paraId="6EA745BC" w14:textId="77777777" w:rsidR="00FE1FAA" w:rsidRPr="003C13E2" w:rsidDel="00D96692" w:rsidRDefault="00FE1FAA">
      <w:pPr>
        <w:pStyle w:val="Notedebasdepage"/>
        <w:rPr>
          <w:del w:id="1832" w:author="Thomas CARTERET" w:date="2021-06-11T11:29:00Z"/>
          <w:lang w:val="en-US"/>
        </w:rPr>
      </w:pPr>
      <w:del w:id="1833" w:author="Thomas CARTERET" w:date="2021-06-11T11:29:00Z">
        <w:r w:rsidDel="00D96692">
          <w:rPr>
            <w:rStyle w:val="Appelnotedebasdep"/>
          </w:rPr>
          <w:footnoteRef/>
        </w:r>
        <w:r w:rsidRPr="003C13E2" w:rsidDel="00D96692">
          <w:rPr>
            <w:lang w:val="en-US"/>
          </w:rPr>
          <w:delText xml:space="preserve"> « work-package » is not a real English word. But , it is used in National and European projects.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E414B"/>
    <w:multiLevelType w:val="hybridMultilevel"/>
    <w:tmpl w:val="5D0E58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D26151"/>
    <w:multiLevelType w:val="multilevel"/>
    <w:tmpl w:val="7DCE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67DC5"/>
    <w:multiLevelType w:val="multilevel"/>
    <w:tmpl w:val="730891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98F15D0"/>
    <w:multiLevelType w:val="hybridMultilevel"/>
    <w:tmpl w:val="21EE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B771B2"/>
    <w:multiLevelType w:val="hybridMultilevel"/>
    <w:tmpl w:val="16A2B6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6D1C90"/>
    <w:multiLevelType w:val="hybridMultilevel"/>
    <w:tmpl w:val="E264D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A422D9"/>
    <w:multiLevelType w:val="hybridMultilevel"/>
    <w:tmpl w:val="1BBAF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3E336E"/>
    <w:multiLevelType w:val="hybridMultilevel"/>
    <w:tmpl w:val="7076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76264AD"/>
    <w:multiLevelType w:val="multilevel"/>
    <w:tmpl w:val="390CEB22"/>
    <w:lvl w:ilvl="0">
      <w:start w:val="2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8182D6A"/>
    <w:multiLevelType w:val="multilevel"/>
    <w:tmpl w:val="12C6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822796"/>
    <w:multiLevelType w:val="hybridMultilevel"/>
    <w:tmpl w:val="9B4896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355DFA"/>
    <w:multiLevelType w:val="hybridMultilevel"/>
    <w:tmpl w:val="A6520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75729B2"/>
    <w:multiLevelType w:val="multilevel"/>
    <w:tmpl w:val="81F8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262DAD"/>
    <w:multiLevelType w:val="hybridMultilevel"/>
    <w:tmpl w:val="5314A2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B05762"/>
    <w:multiLevelType w:val="hybridMultilevel"/>
    <w:tmpl w:val="69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7"/>
  </w:num>
  <w:num w:numId="6">
    <w:abstractNumId w:val="0"/>
  </w:num>
  <w:num w:numId="7">
    <w:abstractNumId w:val="14"/>
  </w:num>
  <w:num w:numId="8">
    <w:abstractNumId w:val="11"/>
  </w:num>
  <w:num w:numId="9">
    <w:abstractNumId w:val="12"/>
  </w:num>
  <w:num w:numId="10">
    <w:abstractNumId w:val="10"/>
  </w:num>
  <w:num w:numId="11">
    <w:abstractNumId w:val="13"/>
  </w:num>
  <w:num w:numId="12">
    <w:abstractNumId w:val="4"/>
  </w:num>
  <w:num w:numId="13">
    <w:abstractNumId w:val="9"/>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Carteret">
    <w15:presenceInfo w15:providerId="AD" w15:userId="S::tcartere@utbm.fr::0ca6b038-09c8-470a-ac65-fdb1529ca2c7"/>
  </w15:person>
  <w15:person w15:author="Thomas CARTERET">
    <w15:presenceInfo w15:providerId="AD" w15:userId="S::tcartere@utbm.fr::0ca6b038-09c8-470a-ac65-fdb1529ca2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79D4"/>
    <w:rsid w:val="00050119"/>
    <w:rsid w:val="000B6C4D"/>
    <w:rsid w:val="000C1059"/>
    <w:rsid w:val="000D375C"/>
    <w:rsid w:val="000E1B2F"/>
    <w:rsid w:val="000E3228"/>
    <w:rsid w:val="000E509F"/>
    <w:rsid w:val="000F40AA"/>
    <w:rsid w:val="000F6D81"/>
    <w:rsid w:val="001606F8"/>
    <w:rsid w:val="00197310"/>
    <w:rsid w:val="00197BA9"/>
    <w:rsid w:val="001B50F2"/>
    <w:rsid w:val="00222ACD"/>
    <w:rsid w:val="002617A6"/>
    <w:rsid w:val="0027693D"/>
    <w:rsid w:val="002A7052"/>
    <w:rsid w:val="00350D9E"/>
    <w:rsid w:val="00361CA3"/>
    <w:rsid w:val="00362927"/>
    <w:rsid w:val="00376472"/>
    <w:rsid w:val="003C13E2"/>
    <w:rsid w:val="003C39E7"/>
    <w:rsid w:val="003E10DB"/>
    <w:rsid w:val="003F148A"/>
    <w:rsid w:val="00402CB4"/>
    <w:rsid w:val="0046034F"/>
    <w:rsid w:val="004D4487"/>
    <w:rsid w:val="00514AAA"/>
    <w:rsid w:val="0052359F"/>
    <w:rsid w:val="00526D2A"/>
    <w:rsid w:val="005744EB"/>
    <w:rsid w:val="005779D4"/>
    <w:rsid w:val="005F7CE8"/>
    <w:rsid w:val="00632BEA"/>
    <w:rsid w:val="0063503E"/>
    <w:rsid w:val="00644202"/>
    <w:rsid w:val="006A4396"/>
    <w:rsid w:val="006A465B"/>
    <w:rsid w:val="006B1263"/>
    <w:rsid w:val="006F0A05"/>
    <w:rsid w:val="00707079"/>
    <w:rsid w:val="00735B58"/>
    <w:rsid w:val="00740D47"/>
    <w:rsid w:val="00747DFA"/>
    <w:rsid w:val="00796C9E"/>
    <w:rsid w:val="007A0FBD"/>
    <w:rsid w:val="007D79E5"/>
    <w:rsid w:val="007E49FD"/>
    <w:rsid w:val="00803966"/>
    <w:rsid w:val="0085155D"/>
    <w:rsid w:val="00883FDB"/>
    <w:rsid w:val="008E53BA"/>
    <w:rsid w:val="008F0704"/>
    <w:rsid w:val="00961444"/>
    <w:rsid w:val="00964D60"/>
    <w:rsid w:val="00996287"/>
    <w:rsid w:val="0099686C"/>
    <w:rsid w:val="009A6E69"/>
    <w:rsid w:val="00A0317D"/>
    <w:rsid w:val="00A15D75"/>
    <w:rsid w:val="00A33417"/>
    <w:rsid w:val="00A71C44"/>
    <w:rsid w:val="00A76C04"/>
    <w:rsid w:val="00B470C1"/>
    <w:rsid w:val="00BA1992"/>
    <w:rsid w:val="00BB5667"/>
    <w:rsid w:val="00BF235D"/>
    <w:rsid w:val="00BF3AB1"/>
    <w:rsid w:val="00C22A09"/>
    <w:rsid w:val="00C2584C"/>
    <w:rsid w:val="00C50516"/>
    <w:rsid w:val="00C54AC9"/>
    <w:rsid w:val="00C75DF2"/>
    <w:rsid w:val="00C800AF"/>
    <w:rsid w:val="00C87B2F"/>
    <w:rsid w:val="00C9343E"/>
    <w:rsid w:val="00CF2E41"/>
    <w:rsid w:val="00D314BF"/>
    <w:rsid w:val="00D6559D"/>
    <w:rsid w:val="00D96692"/>
    <w:rsid w:val="00E445FA"/>
    <w:rsid w:val="00E47787"/>
    <w:rsid w:val="00E77741"/>
    <w:rsid w:val="00EB6FF9"/>
    <w:rsid w:val="00EF1231"/>
    <w:rsid w:val="00EF5BD3"/>
    <w:rsid w:val="00F401FF"/>
    <w:rsid w:val="00F72392"/>
    <w:rsid w:val="00F76AF1"/>
    <w:rsid w:val="00FB190F"/>
    <w:rsid w:val="00FC674B"/>
    <w:rsid w:val="00FD0D7E"/>
    <w:rsid w:val="00FE1FA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CF6D"/>
  <w15:docId w15:val="{64245228-AC34-47DE-91F1-1C995A37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F28"/>
    <w:pPr>
      <w:spacing w:before="200" w:after="200"/>
      <w:jc w:val="both"/>
    </w:pPr>
    <w:rPr>
      <w:sz w:val="24"/>
      <w:szCs w:val="20"/>
    </w:rPr>
  </w:style>
  <w:style w:type="paragraph" w:styleId="Titre1">
    <w:name w:val="heading 1"/>
    <w:basedOn w:val="Normal"/>
    <w:next w:val="Normal"/>
    <w:link w:val="Titre1Car"/>
    <w:uiPriority w:val="9"/>
    <w:qFormat/>
    <w:rsid w:val="00A2328C"/>
    <w:pPr>
      <w:pBdr>
        <w:top w:val="single" w:sz="24" w:space="0" w:color="8DB3E2"/>
        <w:left w:val="single" w:sz="24" w:space="0" w:color="8DB3E2"/>
        <w:bottom w:val="single" w:sz="24" w:space="0" w:color="8DB3E2"/>
        <w:right w:val="single" w:sz="24" w:space="0" w:color="8DB3E2"/>
      </w:pBdr>
      <w:shd w:val="clear" w:color="auto" w:fill="8DB3E2" w:themeFill="text2" w:themeFillTint="66"/>
      <w:spacing w:after="0"/>
      <w:outlineLvl w:val="0"/>
    </w:pPr>
    <w:rPr>
      <w:b/>
      <w:bCs/>
      <w:caps/>
      <w:spacing w:val="15"/>
      <w:szCs w:val="22"/>
    </w:rPr>
  </w:style>
  <w:style w:type="paragraph" w:styleId="Titre2">
    <w:name w:val="heading 2"/>
    <w:basedOn w:val="Normal"/>
    <w:next w:val="Normal"/>
    <w:link w:val="Titre2Car"/>
    <w:uiPriority w:val="9"/>
    <w:unhideWhenUsed/>
    <w:qFormat/>
    <w:rsid w:val="00B620C9"/>
    <w:pPr>
      <w:pBdr>
        <w:bottom w:val="single" w:sz="8" w:space="0" w:color="9BBB59"/>
      </w:pBdr>
      <w:shd w:val="clear" w:color="auto" w:fill="FFFFFF" w:themeFill="background1"/>
      <w:spacing w:before="320" w:after="120"/>
      <w:outlineLvl w:val="1"/>
    </w:pPr>
    <w:rPr>
      <w:b/>
      <w:caps/>
      <w:spacing w:val="15"/>
      <w:szCs w:val="22"/>
    </w:rPr>
  </w:style>
  <w:style w:type="paragraph" w:styleId="Titre3">
    <w:name w:val="heading 3"/>
    <w:basedOn w:val="Normal"/>
    <w:next w:val="Normal"/>
    <w:link w:val="Titre3Car"/>
    <w:uiPriority w:val="9"/>
    <w:unhideWhenUsed/>
    <w:qFormat/>
    <w:rsid w:val="00B620C9"/>
    <w:pPr>
      <w:pBdr>
        <w:top w:val="single" w:sz="6" w:space="2" w:color="8DB3E2"/>
        <w:left w:val="single" w:sz="6" w:space="2" w:color="8DB3E2"/>
        <w:bottom w:val="single" w:sz="6" w:space="1" w:color="8DB3E2"/>
        <w:right w:val="single" w:sz="6" w:space="4" w:color="8DB3E2"/>
      </w:pBdr>
      <w:spacing w:before="300" w:after="0"/>
      <w:outlineLvl w:val="2"/>
    </w:pPr>
    <w:rPr>
      <w:caps/>
      <w:spacing w:val="15"/>
      <w:szCs w:val="22"/>
    </w:rPr>
  </w:style>
  <w:style w:type="paragraph" w:styleId="Titre4">
    <w:name w:val="heading 4"/>
    <w:basedOn w:val="Normal"/>
    <w:next w:val="Normal"/>
    <w:link w:val="Titre4Car"/>
    <w:uiPriority w:val="9"/>
    <w:unhideWhenUsed/>
    <w:qFormat/>
    <w:rsid w:val="00804C69"/>
    <w:pPr>
      <w:spacing w:before="300" w:after="0"/>
      <w:outlineLvl w:val="3"/>
    </w:pPr>
    <w:rPr>
      <w:caps/>
      <w:color w:val="9BBB59" w:themeColor="accent3"/>
      <w:spacing w:val="10"/>
      <w:sz w:val="22"/>
      <w:szCs w:val="22"/>
    </w:rPr>
  </w:style>
  <w:style w:type="paragraph" w:styleId="Titre5">
    <w:name w:val="heading 5"/>
    <w:basedOn w:val="Normal"/>
    <w:next w:val="Normal"/>
    <w:link w:val="Titre5Car"/>
    <w:uiPriority w:val="9"/>
    <w:unhideWhenUsed/>
    <w:qFormat/>
    <w:rsid w:val="00D64010"/>
    <w:pPr>
      <w:pBdr>
        <w:bottom w:val="single" w:sz="6" w:space="1" w:color="4F81BD"/>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D64010"/>
    <w:pPr>
      <w:pBdr>
        <w:bottom w:val="dotted" w:sz="6" w:space="1" w:color="4F81BD"/>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D64010"/>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D64010"/>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D64010"/>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A2328C"/>
    <w:rPr>
      <w:caps/>
      <w:spacing w:val="15"/>
      <w:sz w:val="24"/>
      <w:shd w:val="clear" w:color="auto" w:fill="8DB3E2"/>
    </w:rPr>
  </w:style>
  <w:style w:type="character" w:customStyle="1" w:styleId="Titre2Car">
    <w:name w:val="Titre 2 Car"/>
    <w:basedOn w:val="Policepardfaut"/>
    <w:link w:val="Titre2"/>
    <w:uiPriority w:val="9"/>
    <w:qFormat/>
    <w:rsid w:val="00B620C9"/>
    <w:rPr>
      <w:caps/>
      <w:spacing w:val="15"/>
      <w:sz w:val="24"/>
      <w:shd w:val="clear" w:color="auto" w:fill="FFFFFF"/>
    </w:rPr>
  </w:style>
  <w:style w:type="character" w:customStyle="1" w:styleId="TextedebullesCar">
    <w:name w:val="Texte de bulles Car"/>
    <w:basedOn w:val="Policepardfaut"/>
    <w:link w:val="Textedebulles"/>
    <w:uiPriority w:val="99"/>
    <w:semiHidden/>
    <w:qFormat/>
    <w:rsid w:val="00EB288C"/>
    <w:rPr>
      <w:rFonts w:ascii="Tahoma" w:hAnsi="Tahoma" w:cs="Tahoma"/>
      <w:sz w:val="16"/>
      <w:szCs w:val="16"/>
    </w:rPr>
  </w:style>
  <w:style w:type="character" w:customStyle="1" w:styleId="Titre3Car">
    <w:name w:val="Titre 3 Car"/>
    <w:basedOn w:val="Policepardfaut"/>
    <w:link w:val="Titre3"/>
    <w:uiPriority w:val="9"/>
    <w:qFormat/>
    <w:rsid w:val="00B620C9"/>
    <w:rPr>
      <w:caps/>
      <w:spacing w:val="15"/>
      <w:sz w:val="24"/>
    </w:rPr>
  </w:style>
  <w:style w:type="character" w:customStyle="1" w:styleId="Titre4Car">
    <w:name w:val="Titre 4 Car"/>
    <w:basedOn w:val="Policepardfaut"/>
    <w:link w:val="Titre4"/>
    <w:uiPriority w:val="9"/>
    <w:qFormat/>
    <w:rsid w:val="00804C69"/>
    <w:rPr>
      <w:caps/>
      <w:color w:val="9BBB59" w:themeColor="accent3"/>
      <w:spacing w:val="10"/>
    </w:rPr>
  </w:style>
  <w:style w:type="character" w:customStyle="1" w:styleId="LienInternet">
    <w:name w:val="Lien Internet"/>
    <w:basedOn w:val="Policepardfaut"/>
    <w:uiPriority w:val="99"/>
    <w:unhideWhenUsed/>
    <w:rsid w:val="00B42CA2"/>
    <w:rPr>
      <w:color w:val="0000FF" w:themeColor="hyperlink"/>
      <w:u w:val="single"/>
    </w:rPr>
  </w:style>
  <w:style w:type="character" w:styleId="Accentuationlgre">
    <w:name w:val="Subtle Emphasis"/>
    <w:uiPriority w:val="19"/>
    <w:qFormat/>
    <w:rsid w:val="002562AD"/>
    <w:rPr>
      <w:rFonts w:asciiTheme="minorHAnsi" w:hAnsiTheme="minorHAnsi"/>
      <w:b/>
      <w:i/>
      <w:iCs/>
      <w:color w:val="76923C" w:themeColor="accent3" w:themeShade="BF"/>
      <w:sz w:val="32"/>
    </w:rPr>
  </w:style>
  <w:style w:type="character" w:customStyle="1" w:styleId="CitationCar">
    <w:name w:val="Citation Car"/>
    <w:basedOn w:val="Policepardfaut"/>
    <w:link w:val="Citation"/>
    <w:uiPriority w:val="29"/>
    <w:qFormat/>
    <w:rsid w:val="002562AD"/>
    <w:rPr>
      <w:b/>
      <w:i/>
      <w:iCs/>
      <w:color w:val="548DD4" w:themeColor="text2" w:themeTint="99"/>
      <w:sz w:val="32"/>
      <w:szCs w:val="20"/>
    </w:rPr>
  </w:style>
  <w:style w:type="character" w:customStyle="1" w:styleId="Titre5Car">
    <w:name w:val="Titre 5 Car"/>
    <w:basedOn w:val="Policepardfaut"/>
    <w:link w:val="Titre5"/>
    <w:uiPriority w:val="9"/>
    <w:qFormat/>
    <w:rsid w:val="00D64010"/>
    <w:rPr>
      <w:caps/>
      <w:color w:val="365F91" w:themeColor="accent1" w:themeShade="BF"/>
      <w:spacing w:val="10"/>
    </w:rPr>
  </w:style>
  <w:style w:type="character" w:customStyle="1" w:styleId="CorpsdetexteCar">
    <w:name w:val="Corps de texte Car"/>
    <w:basedOn w:val="Policepardfaut"/>
    <w:link w:val="Corpsdetexte"/>
    <w:qFormat/>
    <w:rsid w:val="00D64010"/>
    <w:rPr>
      <w:rFonts w:ascii="Garamond" w:eastAsia="Times New Roman" w:hAnsi="Garamond" w:cs="Garamond"/>
      <w:lang w:val="en-US" w:bidi="hi-IN"/>
    </w:rPr>
  </w:style>
  <w:style w:type="character" w:customStyle="1" w:styleId="longtext">
    <w:name w:val="long_text"/>
    <w:basedOn w:val="Policepardfaut"/>
    <w:qFormat/>
    <w:rsid w:val="00D64010"/>
  </w:style>
  <w:style w:type="character" w:customStyle="1" w:styleId="hps">
    <w:name w:val="hps"/>
    <w:basedOn w:val="Policepardfaut"/>
    <w:qFormat/>
    <w:rsid w:val="00D64010"/>
  </w:style>
  <w:style w:type="character" w:customStyle="1" w:styleId="Titre6Car">
    <w:name w:val="Titre 6 Car"/>
    <w:basedOn w:val="Policepardfaut"/>
    <w:link w:val="Titre6"/>
    <w:uiPriority w:val="9"/>
    <w:qFormat/>
    <w:rsid w:val="00D64010"/>
    <w:rPr>
      <w:caps/>
      <w:color w:val="365F91" w:themeColor="accent1" w:themeShade="BF"/>
      <w:spacing w:val="10"/>
    </w:rPr>
  </w:style>
  <w:style w:type="character" w:customStyle="1" w:styleId="Titre7Car">
    <w:name w:val="Titre 7 Car"/>
    <w:basedOn w:val="Policepardfaut"/>
    <w:link w:val="Titre7"/>
    <w:uiPriority w:val="9"/>
    <w:semiHidden/>
    <w:qFormat/>
    <w:rsid w:val="00D64010"/>
    <w:rPr>
      <w:caps/>
      <w:color w:val="365F91" w:themeColor="accent1" w:themeShade="BF"/>
      <w:spacing w:val="10"/>
    </w:rPr>
  </w:style>
  <w:style w:type="character" w:customStyle="1" w:styleId="Titre8Car">
    <w:name w:val="Titre 8 Car"/>
    <w:basedOn w:val="Policepardfaut"/>
    <w:link w:val="Titre8"/>
    <w:uiPriority w:val="9"/>
    <w:semiHidden/>
    <w:qFormat/>
    <w:rsid w:val="00D64010"/>
    <w:rPr>
      <w:caps/>
      <w:spacing w:val="10"/>
      <w:sz w:val="18"/>
      <w:szCs w:val="18"/>
    </w:rPr>
  </w:style>
  <w:style w:type="character" w:customStyle="1" w:styleId="Titre9Car">
    <w:name w:val="Titre 9 Car"/>
    <w:basedOn w:val="Policepardfaut"/>
    <w:link w:val="Titre9"/>
    <w:uiPriority w:val="9"/>
    <w:semiHidden/>
    <w:qFormat/>
    <w:rsid w:val="00D64010"/>
    <w:rPr>
      <w:i/>
      <w:caps/>
      <w:spacing w:val="10"/>
      <w:sz w:val="18"/>
      <w:szCs w:val="18"/>
    </w:rPr>
  </w:style>
  <w:style w:type="character" w:customStyle="1" w:styleId="TitreCar">
    <w:name w:val="Titre Car"/>
    <w:basedOn w:val="Policepardfaut"/>
    <w:link w:val="Titre"/>
    <w:uiPriority w:val="10"/>
    <w:qFormat/>
    <w:rsid w:val="00D64010"/>
    <w:rPr>
      <w:caps/>
      <w:color w:val="4F81BD" w:themeColor="accent1"/>
      <w:spacing w:val="10"/>
      <w:kern w:val="2"/>
      <w:sz w:val="52"/>
      <w:szCs w:val="52"/>
    </w:rPr>
  </w:style>
  <w:style w:type="character" w:customStyle="1" w:styleId="Sous-titreCar">
    <w:name w:val="Sous-titre Car"/>
    <w:basedOn w:val="Policepardfaut"/>
    <w:uiPriority w:val="11"/>
    <w:qFormat/>
    <w:rsid w:val="00D64010"/>
    <w:rPr>
      <w:caps/>
      <w:color w:val="595959" w:themeColor="text1" w:themeTint="A6"/>
      <w:spacing w:val="10"/>
      <w:sz w:val="24"/>
      <w:szCs w:val="24"/>
    </w:rPr>
  </w:style>
  <w:style w:type="character" w:styleId="lev">
    <w:name w:val="Strong"/>
    <w:uiPriority w:val="22"/>
    <w:qFormat/>
    <w:rsid w:val="002562AD"/>
    <w:rPr>
      <w:rFonts w:asciiTheme="minorHAnsi" w:hAnsiTheme="minorHAnsi"/>
      <w:b/>
      <w:bCs/>
      <w:i/>
      <w:color w:val="00B050"/>
      <w:sz w:val="32"/>
    </w:rPr>
  </w:style>
  <w:style w:type="character" w:styleId="Accentuation">
    <w:name w:val="Emphasis"/>
    <w:uiPriority w:val="20"/>
    <w:qFormat/>
    <w:rsid w:val="002562AD"/>
    <w:rPr>
      <w:rFonts w:asciiTheme="minorHAnsi" w:hAnsiTheme="minorHAnsi"/>
      <w:b/>
      <w:i/>
      <w:color w:val="F79646" w:themeColor="accent6"/>
      <w:spacing w:val="5"/>
      <w:sz w:val="32"/>
    </w:rPr>
  </w:style>
  <w:style w:type="character" w:customStyle="1" w:styleId="SansinterligneCar">
    <w:name w:val="Sans interligne Car"/>
    <w:basedOn w:val="Policepardfaut"/>
    <w:link w:val="Sansinterligne"/>
    <w:uiPriority w:val="1"/>
    <w:qFormat/>
    <w:rsid w:val="00D64010"/>
    <w:rPr>
      <w:sz w:val="20"/>
      <w:szCs w:val="20"/>
    </w:rPr>
  </w:style>
  <w:style w:type="character" w:customStyle="1" w:styleId="CitationintenseCar">
    <w:name w:val="Citation intense Car"/>
    <w:basedOn w:val="Policepardfaut"/>
    <w:link w:val="Citationintense"/>
    <w:uiPriority w:val="30"/>
    <w:qFormat/>
    <w:rsid w:val="00D64010"/>
    <w:rPr>
      <w:i/>
      <w:iCs/>
      <w:color w:val="4F81BD" w:themeColor="accent1"/>
      <w:sz w:val="20"/>
      <w:szCs w:val="20"/>
    </w:rPr>
  </w:style>
  <w:style w:type="character" w:styleId="Accentuationintense">
    <w:name w:val="Intense Emphasis"/>
    <w:uiPriority w:val="21"/>
    <w:qFormat/>
    <w:rsid w:val="002562AD"/>
    <w:rPr>
      <w:rFonts w:asciiTheme="minorHAnsi" w:hAnsiTheme="minorHAnsi"/>
      <w:b/>
      <w:bCs/>
      <w:i/>
      <w:color w:val="FF0000"/>
      <w:spacing w:val="10"/>
      <w:sz w:val="32"/>
    </w:rPr>
  </w:style>
  <w:style w:type="character" w:styleId="Rfrencelgre">
    <w:name w:val="Subtle Reference"/>
    <w:uiPriority w:val="31"/>
    <w:qFormat/>
    <w:rsid w:val="00D64010"/>
    <w:rPr>
      <w:b/>
      <w:bCs/>
      <w:color w:val="4F81BD" w:themeColor="accent1"/>
    </w:rPr>
  </w:style>
  <w:style w:type="character" w:styleId="Rfrenceintense">
    <w:name w:val="Intense Reference"/>
    <w:uiPriority w:val="32"/>
    <w:qFormat/>
    <w:rsid w:val="00D64010"/>
    <w:rPr>
      <w:b/>
      <w:bCs/>
      <w:i/>
      <w:iCs/>
      <w:caps/>
      <w:color w:val="4F81BD" w:themeColor="accent1"/>
    </w:rPr>
  </w:style>
  <w:style w:type="character" w:styleId="Titredulivre">
    <w:name w:val="Book Title"/>
    <w:uiPriority w:val="33"/>
    <w:qFormat/>
    <w:rsid w:val="00D64010"/>
    <w:rPr>
      <w:b/>
      <w:bCs/>
      <w:i/>
      <w:iCs/>
      <w:spacing w:val="9"/>
    </w:rPr>
  </w:style>
  <w:style w:type="character" w:customStyle="1" w:styleId="En-tteCar">
    <w:name w:val="En-tête Car"/>
    <w:basedOn w:val="Policepardfaut"/>
    <w:uiPriority w:val="99"/>
    <w:qFormat/>
    <w:rsid w:val="00804C69"/>
    <w:rPr>
      <w:sz w:val="24"/>
      <w:szCs w:val="20"/>
    </w:rPr>
  </w:style>
  <w:style w:type="character" w:customStyle="1" w:styleId="PieddepageCar">
    <w:name w:val="Pied de page Car"/>
    <w:basedOn w:val="Policepardfaut"/>
    <w:link w:val="Pieddepage"/>
    <w:uiPriority w:val="99"/>
    <w:qFormat/>
    <w:rsid w:val="00804C69"/>
    <w:rPr>
      <w:sz w:val="24"/>
      <w:szCs w:val="20"/>
    </w:rPr>
  </w:style>
  <w:style w:type="character" w:customStyle="1" w:styleId="NotedebasdepageCar">
    <w:name w:val="Note de bas de page Car"/>
    <w:basedOn w:val="Policepardfaut"/>
    <w:link w:val="Notedebasdepage"/>
    <w:uiPriority w:val="99"/>
    <w:semiHidden/>
    <w:qFormat/>
    <w:rsid w:val="0068044B"/>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68044B"/>
    <w:rPr>
      <w:vertAlign w:val="superscript"/>
    </w:rPr>
  </w:style>
  <w:style w:type="character" w:customStyle="1" w:styleId="PrformatHTMLCar">
    <w:name w:val="Préformaté HTML Car"/>
    <w:basedOn w:val="Policepardfaut"/>
    <w:link w:val="PrformatHTML"/>
    <w:uiPriority w:val="99"/>
    <w:semiHidden/>
    <w:qFormat/>
    <w:rsid w:val="00FC6A9D"/>
    <w:rPr>
      <w:rFonts w:ascii="Courier New" w:eastAsia="Times New Roman" w:hAnsi="Courier New" w:cs="Courier New"/>
      <w:sz w:val="20"/>
      <w:szCs w:val="20"/>
      <w:lang w:eastAsia="fr-FR"/>
    </w:rPr>
  </w:style>
  <w:style w:type="character" w:customStyle="1" w:styleId="apple-style-span">
    <w:name w:val="apple-style-span"/>
    <w:qFormat/>
    <w:rsid w:val="00FC6A9D"/>
  </w:style>
  <w:style w:type="character" w:styleId="Textedelespacerserv">
    <w:name w:val="Placeholder Text"/>
    <w:basedOn w:val="Policepardfaut"/>
    <w:uiPriority w:val="99"/>
    <w:semiHidden/>
    <w:qFormat/>
    <w:rsid w:val="00791899"/>
    <w:rPr>
      <w:color w:val="808080"/>
    </w:rPr>
  </w:style>
  <w:style w:type="character" w:styleId="Marquedecommentaire">
    <w:name w:val="annotation reference"/>
    <w:basedOn w:val="Policepardfaut"/>
    <w:uiPriority w:val="99"/>
    <w:semiHidden/>
    <w:unhideWhenUsed/>
    <w:qFormat/>
    <w:rsid w:val="00E20452"/>
    <w:rPr>
      <w:sz w:val="16"/>
      <w:szCs w:val="16"/>
    </w:rPr>
  </w:style>
  <w:style w:type="character" w:customStyle="1" w:styleId="CommentaireCar">
    <w:name w:val="Commentaire Car"/>
    <w:basedOn w:val="Policepardfaut"/>
    <w:link w:val="Commentaire"/>
    <w:uiPriority w:val="99"/>
    <w:semiHidden/>
    <w:qFormat/>
    <w:rsid w:val="00E20452"/>
    <w:rPr>
      <w:sz w:val="20"/>
      <w:szCs w:val="20"/>
    </w:rPr>
  </w:style>
  <w:style w:type="character" w:customStyle="1" w:styleId="ObjetducommentaireCar">
    <w:name w:val="Objet du commentaire Car"/>
    <w:basedOn w:val="CommentaireCar"/>
    <w:link w:val="Objetducommentaire"/>
    <w:uiPriority w:val="99"/>
    <w:semiHidden/>
    <w:qFormat/>
    <w:rsid w:val="00E20452"/>
    <w:rPr>
      <w:b/>
      <w:bCs/>
      <w:sz w:val="20"/>
      <w:szCs w:val="20"/>
    </w:rPr>
  </w:style>
  <w:style w:type="character" w:customStyle="1" w:styleId="RecapCar">
    <w:name w:val="Recap Car"/>
    <w:link w:val="Recap"/>
    <w:qFormat/>
    <w:rsid w:val="00E92528"/>
    <w:rPr>
      <w:rFonts w:ascii="Verdana" w:eastAsia="Times New Roman" w:hAnsi="Verdana" w:cs="Times New Roman"/>
      <w:b/>
      <w:bCs/>
      <w:color w:val="003366"/>
      <w:szCs w:val="24"/>
      <w:lang w:eastAsia="fr-FR"/>
    </w:rPr>
  </w:style>
  <w:style w:type="character" w:customStyle="1" w:styleId="InstructionsCar">
    <w:name w:val="Instructions Car"/>
    <w:link w:val="Instructions"/>
    <w:uiPriority w:val="99"/>
    <w:qFormat/>
    <w:rsid w:val="00E42655"/>
    <w:rPr>
      <w:rFonts w:ascii="Verdana" w:hAnsi="Verdana"/>
      <w:i/>
      <w:color w:val="FF0000"/>
      <w:spacing w:val="-4"/>
      <w:sz w:val="18"/>
      <w:szCs w:val="18"/>
      <w:lang w:eastAsia="fr-FR"/>
    </w:rPr>
  </w:style>
  <w:style w:type="character" w:customStyle="1" w:styleId="Style1Car">
    <w:name w:val="Style1 Car"/>
    <w:basedOn w:val="Policepardfaut"/>
    <w:link w:val="Style1"/>
    <w:qFormat/>
    <w:locked/>
    <w:rsid w:val="00583006"/>
    <w:rPr>
      <w:rFonts w:ascii="Times New Roman" w:eastAsia="Times New Roman" w:hAnsi="Times New Roman" w:cs="Arial"/>
      <w:b/>
      <w:u w:val="single"/>
    </w:rPr>
  </w:style>
  <w:style w:type="character" w:customStyle="1" w:styleId="ListLabel40">
    <w:name w:val="ListLabel 40"/>
    <w:qFormat/>
    <w:rsid w:val="00731685"/>
  </w:style>
  <w:style w:type="character" w:customStyle="1" w:styleId="ListLabel41">
    <w:name w:val="ListLabel 41"/>
    <w:qFormat/>
    <w:rPr>
      <w:b/>
      <w:i w:val="0"/>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Times New Roman"/>
      <w:b/>
      <w:caps/>
      <w:strike w:val="0"/>
      <w:dstrike w:val="0"/>
      <w:color w:val="1F497D"/>
      <w:u w:val="none"/>
      <w:effect w:val="none"/>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alibri"/>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Times New Roman" w:cs="Calibri"/>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alibri"/>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Times New Roman"/>
      <w:b/>
      <w:caps/>
      <w:strike w:val="0"/>
      <w:dstrike w:val="0"/>
      <w:color w:val="1F497D"/>
      <w:u w:val="none"/>
      <w:effect w:val="none"/>
    </w:rPr>
  </w:style>
  <w:style w:type="character" w:customStyle="1" w:styleId="ListLabel69">
    <w:name w:val="ListLabel 69"/>
    <w:qFormat/>
    <w:rPr>
      <w:rFonts w:cs="Calibri"/>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alibri"/>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color w:val="auto"/>
      <w:sz w:val="22"/>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eastAsia="TimesNewRoman" w:cs="TimesNewRoman"/>
      <w:color w:val="auto"/>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alibri"/>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alibri"/>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Sautdindex">
    <w:name w:val="Saut d'index"/>
    <w:qFormat/>
  </w:style>
  <w:style w:type="paragraph" w:styleId="Titre">
    <w:name w:val="Title"/>
    <w:basedOn w:val="Normal"/>
    <w:next w:val="Corpsdetexte"/>
    <w:link w:val="TitreCar"/>
    <w:uiPriority w:val="10"/>
    <w:qFormat/>
    <w:rsid w:val="00D64010"/>
    <w:pPr>
      <w:spacing w:before="720"/>
    </w:pPr>
    <w:rPr>
      <w:caps/>
      <w:color w:val="4F81BD" w:themeColor="accent1"/>
      <w:spacing w:val="10"/>
      <w:kern w:val="2"/>
      <w:sz w:val="52"/>
      <w:szCs w:val="52"/>
    </w:rPr>
  </w:style>
  <w:style w:type="paragraph" w:styleId="Corpsdetexte">
    <w:name w:val="Body Text"/>
    <w:basedOn w:val="Normal"/>
    <w:link w:val="CorpsdetexteCar"/>
    <w:rsid w:val="00D64010"/>
    <w:pPr>
      <w:spacing w:before="0" w:after="240" w:line="240" w:lineRule="atLeast"/>
      <w:ind w:firstLine="360"/>
    </w:pPr>
    <w:rPr>
      <w:rFonts w:ascii="Garamond" w:eastAsia="Times New Roman" w:hAnsi="Garamond" w:cs="Garamond"/>
      <w:sz w:val="22"/>
      <w:lang w:val="en-US" w:bidi="hi-IN"/>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2286F"/>
    <w:pPr>
      <w:jc w:val="center"/>
    </w:pPr>
    <w:rPr>
      <w:b/>
      <w:bCs/>
      <w:sz w:val="16"/>
      <w:szCs w:val="16"/>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D64010"/>
    <w:pPr>
      <w:ind w:left="720"/>
      <w:contextualSpacing/>
    </w:pPr>
  </w:style>
  <w:style w:type="paragraph" w:styleId="Textedebulles">
    <w:name w:val="Balloon Text"/>
    <w:basedOn w:val="Normal"/>
    <w:link w:val="TextedebullesCar"/>
    <w:uiPriority w:val="99"/>
    <w:semiHidden/>
    <w:unhideWhenUsed/>
    <w:qFormat/>
    <w:rsid w:val="00EB288C"/>
    <w:pPr>
      <w:spacing w:after="0"/>
    </w:pPr>
    <w:rPr>
      <w:rFonts w:ascii="Tahoma" w:hAnsi="Tahoma" w:cs="Tahoma"/>
      <w:sz w:val="16"/>
      <w:szCs w:val="16"/>
    </w:rPr>
  </w:style>
  <w:style w:type="paragraph" w:styleId="En-ttedetabledesmatires">
    <w:name w:val="TOC Heading"/>
    <w:basedOn w:val="Titre1"/>
    <w:next w:val="Normal"/>
    <w:uiPriority w:val="39"/>
    <w:unhideWhenUsed/>
    <w:qFormat/>
    <w:rsid w:val="00D64010"/>
    <w:pPr>
      <w:shd w:val="clear" w:color="auto" w:fill="8DB3E2"/>
    </w:pPr>
    <w:rPr>
      <w:lang w:bidi="en-US"/>
    </w:rPr>
  </w:style>
  <w:style w:type="paragraph" w:styleId="TM1">
    <w:name w:val="toc 1"/>
    <w:basedOn w:val="Normal"/>
    <w:next w:val="Normal"/>
    <w:autoRedefine/>
    <w:uiPriority w:val="39"/>
    <w:unhideWhenUsed/>
    <w:rsid w:val="00762BCA"/>
    <w:pPr>
      <w:tabs>
        <w:tab w:val="right" w:leader="dot" w:pos="9062"/>
      </w:tabs>
      <w:spacing w:before="0" w:after="0"/>
    </w:pPr>
  </w:style>
  <w:style w:type="paragraph" w:styleId="TM2">
    <w:name w:val="toc 2"/>
    <w:basedOn w:val="Normal"/>
    <w:next w:val="Normal"/>
    <w:autoRedefine/>
    <w:uiPriority w:val="39"/>
    <w:unhideWhenUsed/>
    <w:rsid w:val="00B42CA2"/>
    <w:pPr>
      <w:spacing w:after="100"/>
      <w:ind w:left="220"/>
    </w:pPr>
  </w:style>
  <w:style w:type="paragraph" w:styleId="TM3">
    <w:name w:val="toc 3"/>
    <w:basedOn w:val="Normal"/>
    <w:next w:val="Normal"/>
    <w:autoRedefine/>
    <w:uiPriority w:val="39"/>
    <w:unhideWhenUsed/>
    <w:rsid w:val="00762BCA"/>
    <w:pPr>
      <w:tabs>
        <w:tab w:val="right" w:leader="dot" w:pos="9062"/>
      </w:tabs>
      <w:spacing w:before="0" w:after="0"/>
      <w:ind w:left="442"/>
    </w:pPr>
  </w:style>
  <w:style w:type="paragraph" w:styleId="Citation">
    <w:name w:val="Quote"/>
    <w:basedOn w:val="Normal"/>
    <w:next w:val="Normal"/>
    <w:link w:val="CitationCar"/>
    <w:uiPriority w:val="29"/>
    <w:qFormat/>
    <w:rsid w:val="002562AD"/>
    <w:rPr>
      <w:b/>
      <w:i/>
      <w:iCs/>
      <w:color w:val="548DD4" w:themeColor="text2" w:themeTint="99"/>
      <w:sz w:val="32"/>
    </w:rPr>
  </w:style>
  <w:style w:type="paragraph" w:styleId="Sansinterligne">
    <w:name w:val="No Spacing"/>
    <w:basedOn w:val="Normal"/>
    <w:link w:val="SansinterligneCar"/>
    <w:uiPriority w:val="1"/>
    <w:qFormat/>
    <w:rsid w:val="00D64010"/>
    <w:pPr>
      <w:spacing w:before="0" w:after="0"/>
    </w:pPr>
  </w:style>
  <w:style w:type="paragraph" w:styleId="Sous-titre">
    <w:name w:val="Subtitle"/>
    <w:basedOn w:val="Normal"/>
    <w:next w:val="Normal"/>
    <w:uiPriority w:val="11"/>
    <w:qFormat/>
    <w:rsid w:val="00D64010"/>
    <w:pPr>
      <w:spacing w:after="1000"/>
    </w:pPr>
    <w:rPr>
      <w:caps/>
      <w:color w:val="595959" w:themeColor="text1" w:themeTint="A6"/>
      <w:spacing w:val="10"/>
      <w:szCs w:val="24"/>
    </w:rPr>
  </w:style>
  <w:style w:type="paragraph" w:styleId="Citationintense">
    <w:name w:val="Intense Quote"/>
    <w:basedOn w:val="Normal"/>
    <w:next w:val="Normal"/>
    <w:link w:val="CitationintenseCar"/>
    <w:uiPriority w:val="30"/>
    <w:qFormat/>
    <w:rsid w:val="00D64010"/>
    <w:pPr>
      <w:pBdr>
        <w:top w:val="single" w:sz="4" w:space="10" w:color="4F81BD"/>
        <w:left w:val="single" w:sz="4" w:space="10" w:color="4F81BD"/>
      </w:pBdr>
      <w:spacing w:after="0"/>
      <w:ind w:left="1296" w:right="1152"/>
    </w:pPr>
    <w:rPr>
      <w:i/>
      <w:iCs/>
      <w:color w:val="4F81BD" w:themeColor="accent1"/>
    </w:rPr>
  </w:style>
  <w:style w:type="paragraph" w:styleId="En-tte">
    <w:name w:val="header"/>
    <w:basedOn w:val="Normal"/>
    <w:uiPriority w:val="99"/>
    <w:unhideWhenUsed/>
    <w:rsid w:val="00804C69"/>
    <w:pPr>
      <w:tabs>
        <w:tab w:val="center" w:pos="4536"/>
        <w:tab w:val="right" w:pos="9072"/>
      </w:tabs>
      <w:spacing w:before="0" w:after="0"/>
    </w:pPr>
  </w:style>
  <w:style w:type="paragraph" w:styleId="Pieddepage">
    <w:name w:val="footer"/>
    <w:basedOn w:val="Normal"/>
    <w:link w:val="PieddepageCar"/>
    <w:uiPriority w:val="99"/>
    <w:unhideWhenUsed/>
    <w:rsid w:val="00804C69"/>
    <w:pPr>
      <w:tabs>
        <w:tab w:val="center" w:pos="4536"/>
        <w:tab w:val="right" w:pos="9072"/>
      </w:tabs>
      <w:spacing w:before="0" w:after="0"/>
    </w:pPr>
  </w:style>
  <w:style w:type="paragraph" w:styleId="Tabledesillustrations">
    <w:name w:val="table of figures"/>
    <w:basedOn w:val="Normal"/>
    <w:next w:val="Normal"/>
    <w:uiPriority w:val="99"/>
    <w:unhideWhenUsed/>
    <w:qFormat/>
    <w:rsid w:val="00D85673"/>
    <w:pPr>
      <w:spacing w:before="0" w:after="0"/>
      <w:jc w:val="left"/>
    </w:pPr>
    <w:rPr>
      <w:rFonts w:cstheme="minorHAnsi"/>
      <w:i/>
      <w:iCs/>
      <w:sz w:val="20"/>
    </w:rPr>
  </w:style>
  <w:style w:type="paragraph" w:styleId="Notedebasdepage">
    <w:name w:val="footnote text"/>
    <w:basedOn w:val="Normal"/>
    <w:link w:val="NotedebasdepageCar"/>
    <w:uiPriority w:val="99"/>
    <w:semiHidden/>
    <w:unhideWhenUsed/>
    <w:rsid w:val="0068044B"/>
    <w:pPr>
      <w:spacing w:before="0" w:after="0"/>
    </w:pPr>
    <w:rPr>
      <w:sz w:val="20"/>
    </w:rPr>
  </w:style>
  <w:style w:type="paragraph" w:styleId="NormalWeb">
    <w:name w:val="Normal (Web)"/>
    <w:basedOn w:val="Normal"/>
    <w:uiPriority w:val="99"/>
    <w:unhideWhenUsed/>
    <w:qFormat/>
    <w:rsid w:val="00FC6A9D"/>
    <w:pPr>
      <w:spacing w:beforeAutospacing="1" w:afterAutospacing="1"/>
      <w:jc w:val="left"/>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semiHidden/>
    <w:unhideWhenUsed/>
    <w:qFormat/>
    <w:rsid w:val="00F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lang w:eastAsia="fr-FR"/>
    </w:rPr>
  </w:style>
  <w:style w:type="paragraph" w:customStyle="1" w:styleId="SubmissionTitle">
    <w:name w:val="Submission Title"/>
    <w:basedOn w:val="Normal"/>
    <w:qFormat/>
    <w:rsid w:val="00FC6A9D"/>
    <w:pPr>
      <w:spacing w:before="0" w:after="480"/>
      <w:jc w:val="center"/>
    </w:pPr>
    <w:rPr>
      <w:rFonts w:ascii="Times New Roman" w:eastAsia="Times New Roman" w:hAnsi="Times New Roman" w:cs="Times New Roman"/>
      <w:b/>
      <w:caps/>
      <w:sz w:val="32"/>
      <w:szCs w:val="24"/>
      <w:lang w:val="en-US"/>
    </w:rPr>
  </w:style>
  <w:style w:type="paragraph" w:customStyle="1" w:styleId="Affiliation">
    <w:name w:val="Affiliation"/>
    <w:basedOn w:val="Normal"/>
    <w:qFormat/>
    <w:rsid w:val="00FC6A9D"/>
    <w:pPr>
      <w:spacing w:before="0" w:after="0"/>
      <w:jc w:val="center"/>
    </w:pPr>
    <w:rPr>
      <w:rFonts w:ascii="Times New Roman" w:eastAsia="Times New Roman" w:hAnsi="Times New Roman" w:cs="Times New Roman"/>
      <w:i/>
      <w:iCs/>
      <w:sz w:val="18"/>
      <w:szCs w:val="24"/>
      <w:lang w:val="en-US"/>
    </w:rPr>
  </w:style>
  <w:style w:type="paragraph" w:customStyle="1" w:styleId="AbstractText">
    <w:name w:val="Abstract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AbstractTitle">
    <w:name w:val="Abstract Title"/>
    <w:basedOn w:val="Normal"/>
    <w:qFormat/>
    <w:rsid w:val="00FC6A9D"/>
    <w:pPr>
      <w:spacing w:before="840" w:after="120"/>
    </w:pPr>
    <w:rPr>
      <w:rFonts w:ascii="Times New Roman" w:eastAsia="Times New Roman" w:hAnsi="Times New Roman" w:cs="Times New Roman"/>
      <w:b/>
      <w:bCs/>
      <w:caps/>
      <w:sz w:val="18"/>
      <w:szCs w:val="24"/>
      <w:lang w:val="en-US"/>
    </w:rPr>
  </w:style>
  <w:style w:type="paragraph" w:customStyle="1" w:styleId="KeywordsText">
    <w:name w:val="Keywords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MainText">
    <w:name w:val="Main Text"/>
    <w:basedOn w:val="Normal"/>
    <w:qFormat/>
    <w:rsid w:val="00FC6A9D"/>
    <w:pPr>
      <w:spacing w:before="0" w:after="0"/>
      <w:ind w:firstLine="284"/>
    </w:pPr>
    <w:rPr>
      <w:rFonts w:ascii="Times New Roman" w:eastAsia="Times New Roman" w:hAnsi="Times New Roman" w:cs="Times New Roman"/>
      <w:sz w:val="20"/>
      <w:szCs w:val="24"/>
      <w:lang w:val="en-US"/>
    </w:rPr>
  </w:style>
  <w:style w:type="paragraph" w:customStyle="1" w:styleId="FirstOrderHeadings">
    <w:name w:val="First Order Headings"/>
    <w:basedOn w:val="Normal"/>
    <w:qFormat/>
    <w:rsid w:val="00FC6A9D"/>
    <w:pPr>
      <w:spacing w:before="480" w:after="240"/>
    </w:pPr>
    <w:rPr>
      <w:rFonts w:ascii="Times New Roman" w:eastAsia="Times New Roman" w:hAnsi="Times New Roman" w:cs="Times New Roman"/>
      <w:b/>
      <w:bCs/>
      <w:caps/>
      <w:sz w:val="26"/>
      <w:szCs w:val="24"/>
      <w:lang w:val="en-US"/>
    </w:rPr>
  </w:style>
  <w:style w:type="paragraph" w:customStyle="1" w:styleId="CaptionFiguresTables">
    <w:name w:val="Caption Figures/Tables"/>
    <w:basedOn w:val="Normal"/>
    <w:qFormat/>
    <w:rsid w:val="00FC6A9D"/>
    <w:pPr>
      <w:spacing w:before="120" w:after="120"/>
      <w:jc w:val="center"/>
    </w:pPr>
    <w:rPr>
      <w:rFonts w:ascii="Times New Roman" w:eastAsia="Times New Roman" w:hAnsi="Times New Roman" w:cs="Times New Roman"/>
      <w:sz w:val="18"/>
      <w:szCs w:val="24"/>
      <w:lang w:val="en-US"/>
    </w:rPr>
  </w:style>
  <w:style w:type="paragraph" w:customStyle="1" w:styleId="ReferencesText">
    <w:name w:val="References Text"/>
    <w:basedOn w:val="Normal"/>
    <w:qFormat/>
    <w:rsid w:val="00FC6A9D"/>
    <w:pPr>
      <w:spacing w:before="0" w:after="40"/>
      <w:ind w:left="284" w:hanging="284"/>
    </w:pPr>
    <w:rPr>
      <w:rFonts w:ascii="Times New Roman" w:eastAsia="Times New Roman" w:hAnsi="Times New Roman" w:cs="Times New Roman"/>
      <w:sz w:val="18"/>
      <w:szCs w:val="24"/>
      <w:lang w:val="en-US"/>
    </w:rPr>
  </w:style>
  <w:style w:type="paragraph" w:customStyle="1" w:styleId="ReferencesTitle">
    <w:name w:val="References Title"/>
    <w:basedOn w:val="Normal"/>
    <w:qFormat/>
    <w:rsid w:val="00FC6A9D"/>
    <w:pPr>
      <w:spacing w:before="480" w:after="240"/>
    </w:pPr>
    <w:rPr>
      <w:rFonts w:ascii="Times New Roman" w:eastAsia="Times New Roman" w:hAnsi="Times New Roman" w:cs="Times New Roman"/>
      <w:b/>
      <w:bCs/>
      <w:caps/>
      <w:sz w:val="26"/>
      <w:szCs w:val="24"/>
      <w:lang w:val="en-US"/>
    </w:rPr>
  </w:style>
  <w:style w:type="paragraph" w:styleId="Commentaire">
    <w:name w:val="annotation text"/>
    <w:basedOn w:val="Normal"/>
    <w:link w:val="CommentaireCar"/>
    <w:uiPriority w:val="99"/>
    <w:semiHidden/>
    <w:unhideWhenUsed/>
    <w:qFormat/>
    <w:rsid w:val="00E20452"/>
    <w:rPr>
      <w:sz w:val="20"/>
    </w:rPr>
  </w:style>
  <w:style w:type="paragraph" w:styleId="Objetducommentaire">
    <w:name w:val="annotation subject"/>
    <w:basedOn w:val="Commentaire"/>
    <w:link w:val="ObjetducommentaireCar"/>
    <w:uiPriority w:val="99"/>
    <w:semiHidden/>
    <w:unhideWhenUsed/>
    <w:qFormat/>
    <w:rsid w:val="00E20452"/>
    <w:rPr>
      <w:b/>
      <w:bCs/>
    </w:rPr>
  </w:style>
  <w:style w:type="paragraph" w:customStyle="1" w:styleId="Recap">
    <w:name w:val="Recap"/>
    <w:basedOn w:val="Normal"/>
    <w:link w:val="RecapCar"/>
    <w:qFormat/>
    <w:rsid w:val="00E92528"/>
    <w:pPr>
      <w:spacing w:before="0" w:after="0"/>
      <w:jc w:val="left"/>
    </w:pPr>
    <w:rPr>
      <w:rFonts w:ascii="Verdana" w:eastAsia="Times New Roman" w:hAnsi="Verdana" w:cs="Times New Roman"/>
      <w:b/>
      <w:bCs/>
      <w:color w:val="003366"/>
      <w:sz w:val="22"/>
      <w:szCs w:val="24"/>
      <w:lang w:eastAsia="fr-FR"/>
    </w:rPr>
  </w:style>
  <w:style w:type="paragraph" w:customStyle="1" w:styleId="Recapanglais">
    <w:name w:val="Recap anglais"/>
    <w:basedOn w:val="Normal"/>
    <w:qFormat/>
    <w:rsid w:val="00E92528"/>
    <w:pPr>
      <w:spacing w:before="0" w:after="0"/>
      <w:jc w:val="left"/>
    </w:pPr>
    <w:rPr>
      <w:rFonts w:ascii="Verdana" w:eastAsia="Times New Roman" w:hAnsi="Verdana" w:cs="Times New Roman"/>
      <w:b/>
      <w:bCs/>
      <w:i/>
      <w:color w:val="999999"/>
      <w:sz w:val="20"/>
      <w:szCs w:val="24"/>
      <w:lang w:val="en-US" w:eastAsia="fr-FR"/>
    </w:rPr>
  </w:style>
  <w:style w:type="paragraph" w:styleId="Rvision">
    <w:name w:val="Revision"/>
    <w:uiPriority w:val="99"/>
    <w:semiHidden/>
    <w:qFormat/>
    <w:rsid w:val="00E92528"/>
    <w:rPr>
      <w:sz w:val="24"/>
      <w:szCs w:val="20"/>
    </w:rPr>
  </w:style>
  <w:style w:type="paragraph" w:customStyle="1" w:styleId="Default">
    <w:name w:val="Default"/>
    <w:uiPriority w:val="99"/>
    <w:qFormat/>
    <w:rsid w:val="005A25F7"/>
    <w:rPr>
      <w:rFonts w:ascii="Calibri" w:eastAsia="Times New Roman" w:hAnsi="Calibri" w:cs="Calibri"/>
      <w:color w:val="000000"/>
      <w:sz w:val="24"/>
      <w:szCs w:val="24"/>
      <w:lang w:eastAsia="fr-FR"/>
    </w:rPr>
  </w:style>
  <w:style w:type="paragraph" w:customStyle="1" w:styleId="Instructions">
    <w:name w:val="Instructions"/>
    <w:basedOn w:val="Normal"/>
    <w:next w:val="Normal"/>
    <w:link w:val="InstructionsCar"/>
    <w:uiPriority w:val="99"/>
    <w:qFormat/>
    <w:rsid w:val="00E42655"/>
    <w:pPr>
      <w:spacing w:before="120" w:after="0"/>
    </w:pPr>
    <w:rPr>
      <w:rFonts w:ascii="Verdana" w:hAnsi="Verdana"/>
      <w:i/>
      <w:color w:val="FF0000"/>
      <w:spacing w:val="-4"/>
      <w:sz w:val="18"/>
      <w:szCs w:val="18"/>
      <w:lang w:eastAsia="fr-FR"/>
    </w:rPr>
  </w:style>
  <w:style w:type="paragraph" w:customStyle="1" w:styleId="Style1">
    <w:name w:val="Style1"/>
    <w:basedOn w:val="Paragraphedeliste"/>
    <w:link w:val="Style1Car"/>
    <w:qFormat/>
    <w:rsid w:val="00583006"/>
    <w:pPr>
      <w:spacing w:before="0" w:after="0"/>
      <w:ind w:right="566"/>
      <w:jc w:val="left"/>
    </w:pPr>
    <w:rPr>
      <w:rFonts w:ascii="Times New Roman" w:eastAsia="Times New Roman" w:hAnsi="Times New Roman" w:cs="Arial"/>
      <w:b/>
      <w:sz w:val="22"/>
      <w:szCs w:val="22"/>
      <w:u w:val="single"/>
    </w:rPr>
  </w:style>
  <w:style w:type="paragraph" w:customStyle="1" w:styleId="normal2puce">
    <w:name w:val="normal 2 puce"/>
    <w:basedOn w:val="Normal"/>
    <w:qFormat/>
    <w:rsid w:val="00E0628D"/>
    <w:pPr>
      <w:spacing w:before="0" w:after="0"/>
    </w:pPr>
    <w:rPr>
      <w:rFonts w:ascii="Times New Roman" w:eastAsia="Calibri" w:hAnsi="Times New Roman" w:cs="Times New Roman"/>
      <w:sz w:val="20"/>
      <w:szCs w:val="22"/>
      <w:lang w:eastAsia="en-GB"/>
    </w:rPr>
  </w:style>
  <w:style w:type="paragraph" w:customStyle="1" w:styleId="normal4puce">
    <w:name w:val="normal 4 puce"/>
    <w:basedOn w:val="normal2puce"/>
    <w:qFormat/>
    <w:rsid w:val="00E0628D"/>
    <w:pPr>
      <w:tabs>
        <w:tab w:val="left" w:pos="3261"/>
      </w:tabs>
      <w:ind w:left="3261"/>
    </w:pPr>
  </w:style>
  <w:style w:type="paragraph" w:customStyle="1" w:styleId="normal5puce">
    <w:name w:val="normal 5 puce"/>
    <w:basedOn w:val="normal4puce"/>
    <w:qFormat/>
    <w:rsid w:val="00E0628D"/>
  </w:style>
  <w:style w:type="paragraph" w:customStyle="1" w:styleId="Contenudecadre">
    <w:name w:val="Contenu de cadre"/>
    <w:basedOn w:val="Normal"/>
    <w:qFormat/>
  </w:style>
  <w:style w:type="table" w:styleId="Grilledutableau">
    <w:name w:val="Table Grid"/>
    <w:basedOn w:val="TableauNormal"/>
    <w:uiPriority w:val="59"/>
    <w:rsid w:val="00796CF9"/>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lledutableau1">
    <w:name w:val="Grille du tableau1"/>
    <w:basedOn w:val="TableauNormal"/>
    <w:uiPriority w:val="59"/>
    <w:rsid w:val="00A6250D"/>
    <w:pPr>
      <w:spacing w:line="360" w:lineRule="auto"/>
      <w:jc w:val="both"/>
    </w:pPr>
    <w:rPr>
      <w:szCs w:val="20"/>
      <w:lang w:val="en-GB"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E1B2F"/>
    <w:rPr>
      <w:color w:val="0000FF" w:themeColor="hyperlink"/>
      <w:u w:val="single"/>
    </w:rPr>
  </w:style>
  <w:style w:type="table" w:styleId="Listeclaire-Accent1">
    <w:name w:val="Light List Accent 1"/>
    <w:basedOn w:val="TableauNormal"/>
    <w:uiPriority w:val="61"/>
    <w:rsid w:val="008039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ppelnotedebasdep">
    <w:name w:val="footnote reference"/>
    <w:basedOn w:val="Policepardfaut"/>
    <w:uiPriority w:val="99"/>
    <w:semiHidden/>
    <w:unhideWhenUsed/>
    <w:rsid w:val="00C9343E"/>
    <w:rPr>
      <w:vertAlign w:val="superscript"/>
    </w:rPr>
  </w:style>
  <w:style w:type="character" w:customStyle="1" w:styleId="fabric-editor-annotation">
    <w:name w:val="fabric-editor-annotation"/>
    <w:basedOn w:val="Policepardfaut"/>
    <w:rsid w:val="00FE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9851">
      <w:bodyDiv w:val="1"/>
      <w:marLeft w:val="0"/>
      <w:marRight w:val="0"/>
      <w:marTop w:val="0"/>
      <w:marBottom w:val="0"/>
      <w:divBdr>
        <w:top w:val="none" w:sz="0" w:space="0" w:color="auto"/>
        <w:left w:val="none" w:sz="0" w:space="0" w:color="auto"/>
        <w:bottom w:val="none" w:sz="0" w:space="0" w:color="auto"/>
        <w:right w:val="none" w:sz="0" w:space="0" w:color="auto"/>
      </w:divBdr>
    </w:div>
    <w:div w:id="59789342">
      <w:bodyDiv w:val="1"/>
      <w:marLeft w:val="0"/>
      <w:marRight w:val="0"/>
      <w:marTop w:val="0"/>
      <w:marBottom w:val="0"/>
      <w:divBdr>
        <w:top w:val="none" w:sz="0" w:space="0" w:color="auto"/>
        <w:left w:val="none" w:sz="0" w:space="0" w:color="auto"/>
        <w:bottom w:val="none" w:sz="0" w:space="0" w:color="auto"/>
        <w:right w:val="none" w:sz="0" w:space="0" w:color="auto"/>
      </w:divBdr>
    </w:div>
    <w:div w:id="224605847">
      <w:bodyDiv w:val="1"/>
      <w:marLeft w:val="0"/>
      <w:marRight w:val="0"/>
      <w:marTop w:val="0"/>
      <w:marBottom w:val="0"/>
      <w:divBdr>
        <w:top w:val="none" w:sz="0" w:space="0" w:color="auto"/>
        <w:left w:val="none" w:sz="0" w:space="0" w:color="auto"/>
        <w:bottom w:val="none" w:sz="0" w:space="0" w:color="auto"/>
        <w:right w:val="none" w:sz="0" w:space="0" w:color="auto"/>
      </w:divBdr>
    </w:div>
    <w:div w:id="236210992">
      <w:bodyDiv w:val="1"/>
      <w:marLeft w:val="0"/>
      <w:marRight w:val="0"/>
      <w:marTop w:val="0"/>
      <w:marBottom w:val="0"/>
      <w:divBdr>
        <w:top w:val="none" w:sz="0" w:space="0" w:color="auto"/>
        <w:left w:val="none" w:sz="0" w:space="0" w:color="auto"/>
        <w:bottom w:val="none" w:sz="0" w:space="0" w:color="auto"/>
        <w:right w:val="none" w:sz="0" w:space="0" w:color="auto"/>
      </w:divBdr>
    </w:div>
    <w:div w:id="244144091">
      <w:bodyDiv w:val="1"/>
      <w:marLeft w:val="0"/>
      <w:marRight w:val="0"/>
      <w:marTop w:val="0"/>
      <w:marBottom w:val="0"/>
      <w:divBdr>
        <w:top w:val="none" w:sz="0" w:space="0" w:color="auto"/>
        <w:left w:val="none" w:sz="0" w:space="0" w:color="auto"/>
        <w:bottom w:val="none" w:sz="0" w:space="0" w:color="auto"/>
        <w:right w:val="none" w:sz="0" w:space="0" w:color="auto"/>
      </w:divBdr>
    </w:div>
    <w:div w:id="350910311">
      <w:bodyDiv w:val="1"/>
      <w:marLeft w:val="0"/>
      <w:marRight w:val="0"/>
      <w:marTop w:val="0"/>
      <w:marBottom w:val="0"/>
      <w:divBdr>
        <w:top w:val="none" w:sz="0" w:space="0" w:color="auto"/>
        <w:left w:val="none" w:sz="0" w:space="0" w:color="auto"/>
        <w:bottom w:val="none" w:sz="0" w:space="0" w:color="auto"/>
        <w:right w:val="none" w:sz="0" w:space="0" w:color="auto"/>
      </w:divBdr>
    </w:div>
    <w:div w:id="444692430">
      <w:bodyDiv w:val="1"/>
      <w:marLeft w:val="0"/>
      <w:marRight w:val="0"/>
      <w:marTop w:val="0"/>
      <w:marBottom w:val="0"/>
      <w:divBdr>
        <w:top w:val="none" w:sz="0" w:space="0" w:color="auto"/>
        <w:left w:val="none" w:sz="0" w:space="0" w:color="auto"/>
        <w:bottom w:val="none" w:sz="0" w:space="0" w:color="auto"/>
        <w:right w:val="none" w:sz="0" w:space="0" w:color="auto"/>
      </w:divBdr>
    </w:div>
    <w:div w:id="463351666">
      <w:bodyDiv w:val="1"/>
      <w:marLeft w:val="0"/>
      <w:marRight w:val="0"/>
      <w:marTop w:val="0"/>
      <w:marBottom w:val="0"/>
      <w:divBdr>
        <w:top w:val="none" w:sz="0" w:space="0" w:color="auto"/>
        <w:left w:val="none" w:sz="0" w:space="0" w:color="auto"/>
        <w:bottom w:val="none" w:sz="0" w:space="0" w:color="auto"/>
        <w:right w:val="none" w:sz="0" w:space="0" w:color="auto"/>
      </w:divBdr>
    </w:div>
    <w:div w:id="527568056">
      <w:bodyDiv w:val="1"/>
      <w:marLeft w:val="0"/>
      <w:marRight w:val="0"/>
      <w:marTop w:val="0"/>
      <w:marBottom w:val="0"/>
      <w:divBdr>
        <w:top w:val="none" w:sz="0" w:space="0" w:color="auto"/>
        <w:left w:val="none" w:sz="0" w:space="0" w:color="auto"/>
        <w:bottom w:val="none" w:sz="0" w:space="0" w:color="auto"/>
        <w:right w:val="none" w:sz="0" w:space="0" w:color="auto"/>
      </w:divBdr>
    </w:div>
    <w:div w:id="586352701">
      <w:bodyDiv w:val="1"/>
      <w:marLeft w:val="0"/>
      <w:marRight w:val="0"/>
      <w:marTop w:val="0"/>
      <w:marBottom w:val="0"/>
      <w:divBdr>
        <w:top w:val="none" w:sz="0" w:space="0" w:color="auto"/>
        <w:left w:val="none" w:sz="0" w:space="0" w:color="auto"/>
        <w:bottom w:val="none" w:sz="0" w:space="0" w:color="auto"/>
        <w:right w:val="none" w:sz="0" w:space="0" w:color="auto"/>
      </w:divBdr>
    </w:div>
    <w:div w:id="591084145">
      <w:bodyDiv w:val="1"/>
      <w:marLeft w:val="0"/>
      <w:marRight w:val="0"/>
      <w:marTop w:val="0"/>
      <w:marBottom w:val="0"/>
      <w:divBdr>
        <w:top w:val="none" w:sz="0" w:space="0" w:color="auto"/>
        <w:left w:val="none" w:sz="0" w:space="0" w:color="auto"/>
        <w:bottom w:val="none" w:sz="0" w:space="0" w:color="auto"/>
        <w:right w:val="none" w:sz="0" w:space="0" w:color="auto"/>
      </w:divBdr>
    </w:div>
    <w:div w:id="686097143">
      <w:bodyDiv w:val="1"/>
      <w:marLeft w:val="0"/>
      <w:marRight w:val="0"/>
      <w:marTop w:val="0"/>
      <w:marBottom w:val="0"/>
      <w:divBdr>
        <w:top w:val="none" w:sz="0" w:space="0" w:color="auto"/>
        <w:left w:val="none" w:sz="0" w:space="0" w:color="auto"/>
        <w:bottom w:val="none" w:sz="0" w:space="0" w:color="auto"/>
        <w:right w:val="none" w:sz="0" w:space="0" w:color="auto"/>
      </w:divBdr>
    </w:div>
    <w:div w:id="705838803">
      <w:bodyDiv w:val="1"/>
      <w:marLeft w:val="0"/>
      <w:marRight w:val="0"/>
      <w:marTop w:val="0"/>
      <w:marBottom w:val="0"/>
      <w:divBdr>
        <w:top w:val="none" w:sz="0" w:space="0" w:color="auto"/>
        <w:left w:val="none" w:sz="0" w:space="0" w:color="auto"/>
        <w:bottom w:val="none" w:sz="0" w:space="0" w:color="auto"/>
        <w:right w:val="none" w:sz="0" w:space="0" w:color="auto"/>
      </w:divBdr>
    </w:div>
    <w:div w:id="748968660">
      <w:bodyDiv w:val="1"/>
      <w:marLeft w:val="0"/>
      <w:marRight w:val="0"/>
      <w:marTop w:val="0"/>
      <w:marBottom w:val="0"/>
      <w:divBdr>
        <w:top w:val="none" w:sz="0" w:space="0" w:color="auto"/>
        <w:left w:val="none" w:sz="0" w:space="0" w:color="auto"/>
        <w:bottom w:val="none" w:sz="0" w:space="0" w:color="auto"/>
        <w:right w:val="none" w:sz="0" w:space="0" w:color="auto"/>
      </w:divBdr>
    </w:div>
    <w:div w:id="840588640">
      <w:bodyDiv w:val="1"/>
      <w:marLeft w:val="0"/>
      <w:marRight w:val="0"/>
      <w:marTop w:val="0"/>
      <w:marBottom w:val="0"/>
      <w:divBdr>
        <w:top w:val="none" w:sz="0" w:space="0" w:color="auto"/>
        <w:left w:val="none" w:sz="0" w:space="0" w:color="auto"/>
        <w:bottom w:val="none" w:sz="0" w:space="0" w:color="auto"/>
        <w:right w:val="none" w:sz="0" w:space="0" w:color="auto"/>
      </w:divBdr>
    </w:div>
    <w:div w:id="869996077">
      <w:bodyDiv w:val="1"/>
      <w:marLeft w:val="0"/>
      <w:marRight w:val="0"/>
      <w:marTop w:val="0"/>
      <w:marBottom w:val="0"/>
      <w:divBdr>
        <w:top w:val="none" w:sz="0" w:space="0" w:color="auto"/>
        <w:left w:val="none" w:sz="0" w:space="0" w:color="auto"/>
        <w:bottom w:val="none" w:sz="0" w:space="0" w:color="auto"/>
        <w:right w:val="none" w:sz="0" w:space="0" w:color="auto"/>
      </w:divBdr>
    </w:div>
    <w:div w:id="882254758">
      <w:bodyDiv w:val="1"/>
      <w:marLeft w:val="0"/>
      <w:marRight w:val="0"/>
      <w:marTop w:val="0"/>
      <w:marBottom w:val="0"/>
      <w:divBdr>
        <w:top w:val="none" w:sz="0" w:space="0" w:color="auto"/>
        <w:left w:val="none" w:sz="0" w:space="0" w:color="auto"/>
        <w:bottom w:val="none" w:sz="0" w:space="0" w:color="auto"/>
        <w:right w:val="none" w:sz="0" w:space="0" w:color="auto"/>
      </w:divBdr>
    </w:div>
    <w:div w:id="921599364">
      <w:bodyDiv w:val="1"/>
      <w:marLeft w:val="0"/>
      <w:marRight w:val="0"/>
      <w:marTop w:val="0"/>
      <w:marBottom w:val="0"/>
      <w:divBdr>
        <w:top w:val="none" w:sz="0" w:space="0" w:color="auto"/>
        <w:left w:val="none" w:sz="0" w:space="0" w:color="auto"/>
        <w:bottom w:val="none" w:sz="0" w:space="0" w:color="auto"/>
        <w:right w:val="none" w:sz="0" w:space="0" w:color="auto"/>
      </w:divBdr>
    </w:div>
    <w:div w:id="986084209">
      <w:bodyDiv w:val="1"/>
      <w:marLeft w:val="0"/>
      <w:marRight w:val="0"/>
      <w:marTop w:val="0"/>
      <w:marBottom w:val="0"/>
      <w:divBdr>
        <w:top w:val="none" w:sz="0" w:space="0" w:color="auto"/>
        <w:left w:val="none" w:sz="0" w:space="0" w:color="auto"/>
        <w:bottom w:val="none" w:sz="0" w:space="0" w:color="auto"/>
        <w:right w:val="none" w:sz="0" w:space="0" w:color="auto"/>
      </w:divBdr>
    </w:div>
    <w:div w:id="1049526066">
      <w:bodyDiv w:val="1"/>
      <w:marLeft w:val="0"/>
      <w:marRight w:val="0"/>
      <w:marTop w:val="0"/>
      <w:marBottom w:val="0"/>
      <w:divBdr>
        <w:top w:val="none" w:sz="0" w:space="0" w:color="auto"/>
        <w:left w:val="none" w:sz="0" w:space="0" w:color="auto"/>
        <w:bottom w:val="none" w:sz="0" w:space="0" w:color="auto"/>
        <w:right w:val="none" w:sz="0" w:space="0" w:color="auto"/>
      </w:divBdr>
    </w:div>
    <w:div w:id="1073970695">
      <w:bodyDiv w:val="1"/>
      <w:marLeft w:val="0"/>
      <w:marRight w:val="0"/>
      <w:marTop w:val="0"/>
      <w:marBottom w:val="0"/>
      <w:divBdr>
        <w:top w:val="none" w:sz="0" w:space="0" w:color="auto"/>
        <w:left w:val="none" w:sz="0" w:space="0" w:color="auto"/>
        <w:bottom w:val="none" w:sz="0" w:space="0" w:color="auto"/>
        <w:right w:val="none" w:sz="0" w:space="0" w:color="auto"/>
      </w:divBdr>
    </w:div>
    <w:div w:id="1302155489">
      <w:bodyDiv w:val="1"/>
      <w:marLeft w:val="0"/>
      <w:marRight w:val="0"/>
      <w:marTop w:val="0"/>
      <w:marBottom w:val="0"/>
      <w:divBdr>
        <w:top w:val="none" w:sz="0" w:space="0" w:color="auto"/>
        <w:left w:val="none" w:sz="0" w:space="0" w:color="auto"/>
        <w:bottom w:val="none" w:sz="0" w:space="0" w:color="auto"/>
        <w:right w:val="none" w:sz="0" w:space="0" w:color="auto"/>
      </w:divBdr>
    </w:div>
    <w:div w:id="1307854079">
      <w:bodyDiv w:val="1"/>
      <w:marLeft w:val="0"/>
      <w:marRight w:val="0"/>
      <w:marTop w:val="0"/>
      <w:marBottom w:val="0"/>
      <w:divBdr>
        <w:top w:val="none" w:sz="0" w:space="0" w:color="auto"/>
        <w:left w:val="none" w:sz="0" w:space="0" w:color="auto"/>
        <w:bottom w:val="none" w:sz="0" w:space="0" w:color="auto"/>
        <w:right w:val="none" w:sz="0" w:space="0" w:color="auto"/>
      </w:divBdr>
    </w:div>
    <w:div w:id="1351298478">
      <w:bodyDiv w:val="1"/>
      <w:marLeft w:val="0"/>
      <w:marRight w:val="0"/>
      <w:marTop w:val="0"/>
      <w:marBottom w:val="0"/>
      <w:divBdr>
        <w:top w:val="none" w:sz="0" w:space="0" w:color="auto"/>
        <w:left w:val="none" w:sz="0" w:space="0" w:color="auto"/>
        <w:bottom w:val="none" w:sz="0" w:space="0" w:color="auto"/>
        <w:right w:val="none" w:sz="0" w:space="0" w:color="auto"/>
      </w:divBdr>
    </w:div>
    <w:div w:id="1402945706">
      <w:bodyDiv w:val="1"/>
      <w:marLeft w:val="0"/>
      <w:marRight w:val="0"/>
      <w:marTop w:val="0"/>
      <w:marBottom w:val="0"/>
      <w:divBdr>
        <w:top w:val="none" w:sz="0" w:space="0" w:color="auto"/>
        <w:left w:val="none" w:sz="0" w:space="0" w:color="auto"/>
        <w:bottom w:val="none" w:sz="0" w:space="0" w:color="auto"/>
        <w:right w:val="none" w:sz="0" w:space="0" w:color="auto"/>
      </w:divBdr>
    </w:div>
    <w:div w:id="1441796080">
      <w:bodyDiv w:val="1"/>
      <w:marLeft w:val="0"/>
      <w:marRight w:val="0"/>
      <w:marTop w:val="0"/>
      <w:marBottom w:val="0"/>
      <w:divBdr>
        <w:top w:val="none" w:sz="0" w:space="0" w:color="auto"/>
        <w:left w:val="none" w:sz="0" w:space="0" w:color="auto"/>
        <w:bottom w:val="none" w:sz="0" w:space="0" w:color="auto"/>
        <w:right w:val="none" w:sz="0" w:space="0" w:color="auto"/>
      </w:divBdr>
    </w:div>
    <w:div w:id="1478181352">
      <w:bodyDiv w:val="1"/>
      <w:marLeft w:val="0"/>
      <w:marRight w:val="0"/>
      <w:marTop w:val="0"/>
      <w:marBottom w:val="0"/>
      <w:divBdr>
        <w:top w:val="none" w:sz="0" w:space="0" w:color="auto"/>
        <w:left w:val="none" w:sz="0" w:space="0" w:color="auto"/>
        <w:bottom w:val="none" w:sz="0" w:space="0" w:color="auto"/>
        <w:right w:val="none" w:sz="0" w:space="0" w:color="auto"/>
      </w:divBdr>
    </w:div>
    <w:div w:id="1524319024">
      <w:bodyDiv w:val="1"/>
      <w:marLeft w:val="0"/>
      <w:marRight w:val="0"/>
      <w:marTop w:val="0"/>
      <w:marBottom w:val="0"/>
      <w:divBdr>
        <w:top w:val="none" w:sz="0" w:space="0" w:color="auto"/>
        <w:left w:val="none" w:sz="0" w:space="0" w:color="auto"/>
        <w:bottom w:val="none" w:sz="0" w:space="0" w:color="auto"/>
        <w:right w:val="none" w:sz="0" w:space="0" w:color="auto"/>
      </w:divBdr>
    </w:div>
    <w:div w:id="1598634595">
      <w:bodyDiv w:val="1"/>
      <w:marLeft w:val="0"/>
      <w:marRight w:val="0"/>
      <w:marTop w:val="0"/>
      <w:marBottom w:val="0"/>
      <w:divBdr>
        <w:top w:val="none" w:sz="0" w:space="0" w:color="auto"/>
        <w:left w:val="none" w:sz="0" w:space="0" w:color="auto"/>
        <w:bottom w:val="none" w:sz="0" w:space="0" w:color="auto"/>
        <w:right w:val="none" w:sz="0" w:space="0" w:color="auto"/>
      </w:divBdr>
    </w:div>
    <w:div w:id="1650280172">
      <w:bodyDiv w:val="1"/>
      <w:marLeft w:val="0"/>
      <w:marRight w:val="0"/>
      <w:marTop w:val="0"/>
      <w:marBottom w:val="0"/>
      <w:divBdr>
        <w:top w:val="none" w:sz="0" w:space="0" w:color="auto"/>
        <w:left w:val="none" w:sz="0" w:space="0" w:color="auto"/>
        <w:bottom w:val="none" w:sz="0" w:space="0" w:color="auto"/>
        <w:right w:val="none" w:sz="0" w:space="0" w:color="auto"/>
      </w:divBdr>
    </w:div>
    <w:div w:id="1817989837">
      <w:bodyDiv w:val="1"/>
      <w:marLeft w:val="0"/>
      <w:marRight w:val="0"/>
      <w:marTop w:val="0"/>
      <w:marBottom w:val="0"/>
      <w:divBdr>
        <w:top w:val="none" w:sz="0" w:space="0" w:color="auto"/>
        <w:left w:val="none" w:sz="0" w:space="0" w:color="auto"/>
        <w:bottom w:val="none" w:sz="0" w:space="0" w:color="auto"/>
        <w:right w:val="none" w:sz="0" w:space="0" w:color="auto"/>
      </w:divBdr>
    </w:div>
    <w:div w:id="1893539947">
      <w:bodyDiv w:val="1"/>
      <w:marLeft w:val="0"/>
      <w:marRight w:val="0"/>
      <w:marTop w:val="0"/>
      <w:marBottom w:val="0"/>
      <w:divBdr>
        <w:top w:val="none" w:sz="0" w:space="0" w:color="auto"/>
        <w:left w:val="none" w:sz="0" w:space="0" w:color="auto"/>
        <w:bottom w:val="none" w:sz="0" w:space="0" w:color="auto"/>
        <w:right w:val="none" w:sz="0" w:space="0" w:color="auto"/>
      </w:divBdr>
    </w:div>
    <w:div w:id="1906407672">
      <w:bodyDiv w:val="1"/>
      <w:marLeft w:val="0"/>
      <w:marRight w:val="0"/>
      <w:marTop w:val="0"/>
      <w:marBottom w:val="0"/>
      <w:divBdr>
        <w:top w:val="none" w:sz="0" w:space="0" w:color="auto"/>
        <w:left w:val="none" w:sz="0" w:space="0" w:color="auto"/>
        <w:bottom w:val="none" w:sz="0" w:space="0" w:color="auto"/>
        <w:right w:val="none" w:sz="0" w:space="0" w:color="auto"/>
      </w:divBdr>
    </w:div>
    <w:div w:id="1968927310">
      <w:bodyDiv w:val="1"/>
      <w:marLeft w:val="0"/>
      <w:marRight w:val="0"/>
      <w:marTop w:val="0"/>
      <w:marBottom w:val="0"/>
      <w:divBdr>
        <w:top w:val="none" w:sz="0" w:space="0" w:color="auto"/>
        <w:left w:val="none" w:sz="0" w:space="0" w:color="auto"/>
        <w:bottom w:val="none" w:sz="0" w:space="0" w:color="auto"/>
        <w:right w:val="none" w:sz="0" w:space="0" w:color="auto"/>
      </w:divBdr>
    </w:div>
    <w:div w:id="2135785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4EAFB6705B4840838014DC2153A6C3" ma:contentTypeVersion="9" ma:contentTypeDescription="Crée un document." ma:contentTypeScope="" ma:versionID="8cd239fb63f1a2b40a5fb9293d9105f2">
  <xsd:schema xmlns:xsd="http://www.w3.org/2001/XMLSchema" xmlns:xs="http://www.w3.org/2001/XMLSchema" xmlns:p="http://schemas.microsoft.com/office/2006/metadata/properties" xmlns:ns2="8b7f5449-d297-4503-af46-e154ce9084ef" xmlns:ns3="a4e96aea-a39c-4133-b249-1361af1bc1b6" targetNamespace="http://schemas.microsoft.com/office/2006/metadata/properties" ma:root="true" ma:fieldsID="e617474b92cc8847fe9e3ba15ba75f18" ns2:_="" ns3:_="">
    <xsd:import namespace="8b7f5449-d297-4503-af46-e154ce9084ef"/>
    <xsd:import namespace="a4e96aea-a39c-4133-b249-1361af1bc1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7f5449-d297-4503-af46-e154ce9084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e96aea-a39c-4133-b249-1361af1bc1b6"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45A19E-E627-4194-80F4-E15D510CD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7f5449-d297-4503-af46-e154ce9084ef"/>
    <ds:schemaRef ds:uri="a4e96aea-a39c-4133-b249-1361af1bc1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303D45-05EA-4732-B857-3E0A8CEF754C}">
  <ds:schemaRefs>
    <ds:schemaRef ds:uri="http://schemas.microsoft.com/sharepoint/v3/contenttype/forms"/>
  </ds:schemaRefs>
</ds:datastoreItem>
</file>

<file path=customXml/itemProps3.xml><?xml version="1.0" encoding="utf-8"?>
<ds:datastoreItem xmlns:ds="http://schemas.openxmlformats.org/officeDocument/2006/customXml" ds:itemID="{E6AEF4EF-7C26-4975-A762-A5DDE92CAC45}">
  <ds:schemaRefs>
    <ds:schemaRef ds:uri="http://schemas.openxmlformats.org/officeDocument/2006/bibliography"/>
  </ds:schemaRefs>
</ds:datastoreItem>
</file>

<file path=customXml/itemProps4.xml><?xml version="1.0" encoding="utf-8"?>
<ds:datastoreItem xmlns:ds="http://schemas.openxmlformats.org/officeDocument/2006/customXml" ds:itemID="{2171AB53-D23E-4760-8443-B3C51AFD0F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16</Pages>
  <Words>5025</Words>
  <Characters>27640</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Metafire18</dc:creator>
  <dc:description/>
  <cp:lastModifiedBy>Thomas CARTERET</cp:lastModifiedBy>
  <cp:revision>168</cp:revision>
  <cp:lastPrinted>2019-08-23T08:06:00Z</cp:lastPrinted>
  <dcterms:created xsi:type="dcterms:W3CDTF">2019-07-12T11:14:00Z</dcterms:created>
  <dcterms:modified xsi:type="dcterms:W3CDTF">2021-06-11T10:10:00Z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ContentTypeId">
    <vt:lpwstr>0x010100944EAFB6705B4840838014DC2153A6C3</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