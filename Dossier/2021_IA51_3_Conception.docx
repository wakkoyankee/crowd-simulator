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E4919" w14:textId="77777777" w:rsidR="005779D4" w:rsidRPr="006A4396" w:rsidRDefault="00362927">
      <w:pPr>
        <w:spacing w:line="276" w:lineRule="auto"/>
        <w:jc w:val="left"/>
        <w:rPr>
          <w:rFonts w:cs="Wingdings"/>
          <w:lang w:val="en-US"/>
        </w:rPr>
      </w:pPr>
      <w:commentRangeStart w:id="0"/>
      <w:commentRangeEnd w:id="0"/>
      <w:r w:rsidRPr="006A4396">
        <w:rPr>
          <w:rStyle w:val="Marquedecommentaire"/>
          <w:lang w:val="en-US"/>
        </w:rPr>
        <w:commentReference w:id="0"/>
      </w:r>
      <w:r w:rsidR="000E1B2F" w:rsidRPr="006A4396">
        <w:rPr>
          <w:rFonts w:cs="Wingdings"/>
          <w:noProof/>
          <w:lang w:val="en-US" w:eastAsia="fr-FR"/>
        </w:rPr>
        <mc:AlternateContent>
          <mc:Choice Requires="wps">
            <w:drawing>
              <wp:anchor distT="0" distB="0" distL="114300" distR="114300" simplePos="0" relativeHeight="251655168" behindDoc="0" locked="0" layoutInCell="1" allowOverlap="1" wp14:anchorId="7BA1C993" wp14:editId="08BF0544">
                <wp:simplePos x="0" y="0"/>
                <wp:positionH relativeFrom="margin">
                  <wp:posOffset>3329940</wp:posOffset>
                </wp:positionH>
                <wp:positionV relativeFrom="paragraph">
                  <wp:posOffset>8518525</wp:posOffset>
                </wp:positionV>
                <wp:extent cx="3330575" cy="1391920"/>
                <wp:effectExtent l="0" t="0" r="0" b="0"/>
                <wp:wrapNone/>
                <wp:docPr id="1" name="Zone de texte 4"/>
                <wp:cNvGraphicFramePr/>
                <a:graphic xmlns:a="http://schemas.openxmlformats.org/drawingml/2006/main">
                  <a:graphicData uri="http://schemas.microsoft.com/office/word/2010/wordprocessingShape">
                    <wps:wsp>
                      <wps:cNvSpPr/>
                      <wps:spPr>
                        <a:xfrm>
                          <a:off x="0" y="0"/>
                          <a:ext cx="3330000" cy="1391400"/>
                        </a:xfrm>
                        <a:prstGeom prst="rect">
                          <a:avLst/>
                        </a:prstGeom>
                        <a:noFill/>
                        <a:ln>
                          <a:noFill/>
                        </a:ln>
                      </wps:spPr>
                      <wps:style>
                        <a:lnRef idx="0">
                          <a:scrgbClr r="0" g="0" b="0"/>
                        </a:lnRef>
                        <a:fillRef idx="0">
                          <a:scrgbClr r="0" g="0" b="0"/>
                        </a:fillRef>
                        <a:effectRef idx="0">
                          <a:scrgbClr r="0" g="0" b="0"/>
                        </a:effectRef>
                        <a:fontRef idx="minor"/>
                      </wps:style>
                      <wps:txbx>
                        <w:txbxContent>
                          <w:p w14:paraId="6C4B52A1" w14:textId="77777777" w:rsidR="00FE1FAA" w:rsidRDefault="00FE1FAA">
                            <w:pPr>
                              <w:pStyle w:val="Contenudecadre"/>
                              <w:spacing w:before="0" w:after="0"/>
                              <w:jc w:val="right"/>
                              <w:rPr>
                                <w:rFonts w:ascii="Arial" w:hAnsi="Arial"/>
                                <w:color w:val="FFFFFF" w:themeColor="background1"/>
                                <w:sz w:val="20"/>
                              </w:rPr>
                            </w:pPr>
                          </w:p>
                          <w:p w14:paraId="20ADD93C" w14:textId="77777777" w:rsidR="00FE1FAA" w:rsidRDefault="00FE1FAA">
                            <w:pPr>
                              <w:pStyle w:val="Contenudecadre"/>
                              <w:spacing w:before="0" w:after="0"/>
                              <w:jc w:val="right"/>
                              <w:rPr>
                                <w:rFonts w:ascii="Arial" w:hAnsi="Arial"/>
                                <w:color w:val="FFFFFF" w:themeColor="background1"/>
                                <w:sz w:val="20"/>
                              </w:rPr>
                            </w:pPr>
                          </w:p>
                          <w:p w14:paraId="48739841" w14:textId="77777777" w:rsidR="00FE1FAA" w:rsidRDefault="00FE1FAA">
                            <w:pPr>
                              <w:pStyle w:val="Contenudecadre"/>
                              <w:spacing w:before="0" w:after="0"/>
                              <w:jc w:val="right"/>
                              <w:rPr>
                                <w:rFonts w:ascii="Arial" w:hAnsi="Arial"/>
                                <w:color w:val="FFFFFF" w:themeColor="background1"/>
                                <w:sz w:val="20"/>
                              </w:rPr>
                            </w:pPr>
                          </w:p>
                          <w:p w14:paraId="15A4DE11" w14:textId="77777777" w:rsidR="00FE1FAA" w:rsidRDefault="00FE1FAA">
                            <w:pPr>
                              <w:pStyle w:val="Contenudecadre"/>
                              <w:spacing w:before="0" w:after="0"/>
                              <w:jc w:val="right"/>
                              <w:rPr>
                                <w:rFonts w:ascii="Arial" w:hAnsi="Arial"/>
                                <w:color w:val="FFFFFF" w:themeColor="background1"/>
                                <w:sz w:val="20"/>
                              </w:rPr>
                            </w:pPr>
                          </w:p>
                          <w:p w14:paraId="70E7ED97"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Université de Technologie de Belfort-Montbéliard</w:t>
                            </w:r>
                          </w:p>
                          <w:p w14:paraId="0C92BBA2"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Laboratoire CIAD</w:t>
                            </w:r>
                          </w:p>
                          <w:p w14:paraId="74350067"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13 rue Ernest Thierry Mieg</w:t>
                            </w:r>
                          </w:p>
                          <w:p w14:paraId="305D655B" w14:textId="77777777" w:rsidR="00FE1FAA" w:rsidRDefault="00FE1FAA">
                            <w:pPr>
                              <w:pStyle w:val="Contenudecadre"/>
                              <w:spacing w:before="0" w:after="0"/>
                              <w:jc w:val="right"/>
                            </w:pPr>
                            <w:r>
                              <w:rPr>
                                <w:rFonts w:ascii="Arial" w:hAnsi="Arial"/>
                                <w:color w:val="FFFFFF" w:themeColor="background1"/>
                                <w:sz w:val="20"/>
                              </w:rPr>
                              <w:t>90010 Belfort cedex, France</w:t>
                            </w:r>
                          </w:p>
                        </w:txbxContent>
                      </wps:txbx>
                      <wps:bodyPr>
                        <a:noAutofit/>
                      </wps:bodyPr>
                    </wps:wsp>
                  </a:graphicData>
                </a:graphic>
              </wp:anchor>
            </w:drawing>
          </mc:Choice>
          <mc:Fallback>
            <w:pict>
              <v:rect w14:anchorId="7BA1C993" id="Zone de texte 4" o:spid="_x0000_s1026" style="position:absolute;margin-left:262.2pt;margin-top:670.75pt;width:262.25pt;height:109.6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" filled="f" stroked="f">
                <v:textbox>
                  <w:txbxContent>
                    <w:p w14:paraId="6C4B52A1" w14:textId="77777777" w:rsidR="00FE1FAA" w:rsidRDefault="00FE1FAA">
                      <w:pPr>
                        <w:pStyle w:val="Contenudecadre"/>
                        <w:spacing w:before="0" w:after="0"/>
                        <w:jc w:val="right"/>
                        <w:rPr>
                          <w:rFonts w:ascii="Arial" w:hAnsi="Arial"/>
                          <w:color w:val="FFFFFF" w:themeColor="background1"/>
                          <w:sz w:val="20"/>
                        </w:rPr>
                      </w:pPr>
                    </w:p>
                    <w:p w14:paraId="20ADD93C" w14:textId="77777777" w:rsidR="00FE1FAA" w:rsidRDefault="00FE1FAA">
                      <w:pPr>
                        <w:pStyle w:val="Contenudecadre"/>
                        <w:spacing w:before="0" w:after="0"/>
                        <w:jc w:val="right"/>
                        <w:rPr>
                          <w:rFonts w:ascii="Arial" w:hAnsi="Arial"/>
                          <w:color w:val="FFFFFF" w:themeColor="background1"/>
                          <w:sz w:val="20"/>
                        </w:rPr>
                      </w:pPr>
                    </w:p>
                    <w:p w14:paraId="48739841" w14:textId="77777777" w:rsidR="00FE1FAA" w:rsidRDefault="00FE1FAA">
                      <w:pPr>
                        <w:pStyle w:val="Contenudecadre"/>
                        <w:spacing w:before="0" w:after="0"/>
                        <w:jc w:val="right"/>
                        <w:rPr>
                          <w:rFonts w:ascii="Arial" w:hAnsi="Arial"/>
                          <w:color w:val="FFFFFF" w:themeColor="background1"/>
                          <w:sz w:val="20"/>
                        </w:rPr>
                      </w:pPr>
                    </w:p>
                    <w:p w14:paraId="15A4DE11" w14:textId="77777777" w:rsidR="00FE1FAA" w:rsidRDefault="00FE1FAA">
                      <w:pPr>
                        <w:pStyle w:val="Contenudecadre"/>
                        <w:spacing w:before="0" w:after="0"/>
                        <w:jc w:val="right"/>
                        <w:rPr>
                          <w:rFonts w:ascii="Arial" w:hAnsi="Arial"/>
                          <w:color w:val="FFFFFF" w:themeColor="background1"/>
                          <w:sz w:val="20"/>
                        </w:rPr>
                      </w:pPr>
                    </w:p>
                    <w:p w14:paraId="70E7ED97"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Université de Technologie de Belfort-Montbéliard</w:t>
                      </w:r>
                    </w:p>
                    <w:p w14:paraId="0C92BBA2"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Laboratoire CIAD</w:t>
                      </w:r>
                    </w:p>
                    <w:p w14:paraId="74350067"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13 rue Ernest Thierry Mieg</w:t>
                      </w:r>
                    </w:p>
                    <w:p w14:paraId="305D655B" w14:textId="77777777" w:rsidR="00FE1FAA" w:rsidRDefault="00FE1FAA">
                      <w:pPr>
                        <w:pStyle w:val="Contenudecadre"/>
                        <w:spacing w:before="0" w:after="0"/>
                        <w:jc w:val="right"/>
                      </w:pPr>
                      <w:r>
                        <w:rPr>
                          <w:rFonts w:ascii="Arial" w:hAnsi="Arial"/>
                          <w:color w:val="FFFFFF" w:themeColor="background1"/>
                          <w:sz w:val="20"/>
                        </w:rPr>
                        <w:t>90010 Belfort cedex, France</w:t>
                      </w:r>
                    </w:p>
                  </w:txbxContent>
                </v:textbox>
                <w10:wrap anchorx="margin"/>
              </v:rect>
            </w:pict>
          </mc:Fallback>
        </mc:AlternateContent>
      </w:r>
      <w:r w:rsidR="000E1B2F" w:rsidRPr="006A4396">
        <w:rPr>
          <w:rFonts w:cs="Wingdings"/>
          <w:noProof/>
          <w:lang w:val="en-US" w:eastAsia="fr-FR"/>
        </w:rPr>
        <mc:AlternateContent>
          <mc:Choice Requires="wps">
            <w:drawing>
              <wp:anchor distT="0" distB="0" distL="114300" distR="114300" simplePos="0" relativeHeight="251657216" behindDoc="0" locked="0" layoutInCell="1" allowOverlap="1" wp14:anchorId="2339C31E" wp14:editId="79FF1F53">
                <wp:simplePos x="0" y="0"/>
                <wp:positionH relativeFrom="column">
                  <wp:posOffset>-767080</wp:posOffset>
                </wp:positionH>
                <wp:positionV relativeFrom="paragraph">
                  <wp:posOffset>4481195</wp:posOffset>
                </wp:positionV>
                <wp:extent cx="7165340" cy="3766185"/>
                <wp:effectExtent l="0" t="0" r="0" b="6350"/>
                <wp:wrapNone/>
                <wp:docPr id="3" name="Zone de texte 7"/>
                <wp:cNvGraphicFramePr/>
                <a:graphic xmlns:a="http://schemas.openxmlformats.org/drawingml/2006/main">
                  <a:graphicData uri="http://schemas.microsoft.com/office/word/2010/wordprocessingShape">
                    <wps:wsp>
                      <wps:cNvSpPr/>
                      <wps:spPr>
                        <a:xfrm>
                          <a:off x="0" y="0"/>
                          <a:ext cx="7164720" cy="3765600"/>
                        </a:xfrm>
                        <a:prstGeom prst="rect">
                          <a:avLst/>
                        </a:prstGeom>
                        <a:noFill/>
                        <a:ln>
                          <a:noFill/>
                        </a:ln>
                      </wps:spPr>
                      <wps:style>
                        <a:lnRef idx="0">
                          <a:scrgbClr r="0" g="0" b="0"/>
                        </a:lnRef>
                        <a:fillRef idx="0">
                          <a:scrgbClr r="0" g="0" b="0"/>
                        </a:fillRef>
                        <a:effectRef idx="0">
                          <a:scrgbClr r="0" g="0" b="0"/>
                        </a:effectRef>
                        <a:fontRef idx="minor"/>
                      </wps:style>
                      <wps:txbx>
                        <w:txbxContent>
                          <w:p w14:paraId="2991A870" w14:textId="6E601726" w:rsidR="00FE1FAA" w:rsidRDefault="00FE1FAA" w:rsidP="003C13E2">
                            <w:pPr>
                              <w:pStyle w:val="Contenudecadre"/>
                              <w:spacing w:before="0" w:after="0"/>
                              <w:ind w:firstLine="708"/>
                              <w:jc w:val="left"/>
                            </w:pPr>
                            <w:r>
                              <w:rPr>
                                <w:rFonts w:ascii="Arial Black" w:hAnsi="Arial Black"/>
                                <w:color w:val="FFFFFF" w:themeColor="background1"/>
                                <w:sz w:val="56"/>
                                <w:lang w:val="en-US"/>
                              </w:rPr>
                              <w:t>Crowd Simulator</w:t>
                            </w:r>
                          </w:p>
                        </w:txbxContent>
                      </wps:txbx>
                      <wps:bodyPr anchor="b">
                        <a:noAutofit/>
                      </wps:bodyPr>
                    </wps:wsp>
                  </a:graphicData>
                </a:graphic>
              </wp:anchor>
            </w:drawing>
          </mc:Choice>
          <mc:Fallback>
            <w:pict>
              <v:rect w14:anchorId="2339C31E" id="Zone de texte 7" o:spid="_x0000_s1027" style="position:absolute;margin-left:-60.4pt;margin-top:352.85pt;width:564.2pt;height:296.55pt;z-index:25165721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" filled="f" stroked="f">
                <v:textbox>
                  <w:txbxContent>
                    <w:p w14:paraId="2991A870" w14:textId="6E601726" w:rsidR="00FE1FAA" w:rsidRDefault="00FE1FAA" w:rsidP="003C13E2">
                      <w:pPr>
                        <w:pStyle w:val="Contenudecadre"/>
                        <w:spacing w:before="0" w:after="0"/>
                        <w:ind w:firstLine="708"/>
                        <w:jc w:val="left"/>
                      </w:pPr>
                      <w:r>
                        <w:rPr>
                          <w:rFonts w:ascii="Arial Black" w:hAnsi="Arial Black"/>
                          <w:color w:val="FFFFFF" w:themeColor="background1"/>
                          <w:sz w:val="56"/>
                          <w:lang w:val="en-US"/>
                        </w:rPr>
                        <w:t>Crowd Simulator</w:t>
                      </w:r>
                    </w:p>
                  </w:txbxContent>
                </v:textbox>
              </v:rect>
            </w:pict>
          </mc:Fallback>
        </mc:AlternateContent>
      </w:r>
      <w:r w:rsidR="000E1B2F" w:rsidRPr="006A4396">
        <w:rPr>
          <w:rFonts w:cs="Wingdings"/>
          <w:noProof/>
          <w:lang w:val="en-US" w:eastAsia="fr-FR"/>
        </w:rPr>
        <w:drawing>
          <wp:anchor distT="0" distB="0" distL="114300" distR="114935" simplePos="0" relativeHeight="251653120" behindDoc="0" locked="0" layoutInCell="1" allowOverlap="1" wp14:anchorId="4B61B3A7" wp14:editId="7E35FB49">
            <wp:simplePos x="0" y="0"/>
            <wp:positionH relativeFrom="margin">
              <wp:posOffset>5194300</wp:posOffset>
            </wp:positionH>
            <wp:positionV relativeFrom="paragraph">
              <wp:posOffset>3757295</wp:posOffset>
            </wp:positionV>
            <wp:extent cx="1275715" cy="597535"/>
            <wp:effectExtent l="0" t="0" r="0" b="0"/>
            <wp:wrapNone/>
            <wp:docPr id="5" name="Image 21" descr="Logo UBFC - CG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1" descr="Logo UBFC - CGFL"/>
                    <pic:cNvPicPr>
                      <a:picLocks noChangeAspect="1" noChangeArrowheads="1"/>
                    </pic:cNvPicPr>
                  </pic:nvPicPr>
                  <pic:blipFill>
                    <a:blip r:embed="rId15"/>
                    <a:stretch>
                      <a:fillRect/>
                    </a:stretch>
                  </pic:blipFill>
                  <pic:spPr bwMode="auto">
                    <a:xfrm>
                      <a:off x="0" y="0"/>
                      <a:ext cx="1275715" cy="597535"/>
                    </a:xfrm>
                    <a:prstGeom prst="rect">
                      <a:avLst/>
                    </a:prstGeom>
                  </pic:spPr>
                </pic:pic>
              </a:graphicData>
            </a:graphic>
          </wp:anchor>
        </w:drawing>
      </w:r>
      <w:r w:rsidR="000E1B2F" w:rsidRPr="006A4396">
        <w:rPr>
          <w:rFonts w:cs="Wingdings"/>
          <w:noProof/>
          <w:lang w:val="en-US" w:eastAsia="fr-FR"/>
        </w:rPr>
        <w:drawing>
          <wp:anchor distT="0" distB="0" distL="114300" distR="114300" simplePos="0" relativeHeight="251659264" behindDoc="1" locked="0" layoutInCell="1" allowOverlap="1" wp14:anchorId="77F615C1" wp14:editId="36AD7F3B">
            <wp:simplePos x="0" y="0"/>
            <wp:positionH relativeFrom="column">
              <wp:posOffset>-900430</wp:posOffset>
            </wp:positionH>
            <wp:positionV relativeFrom="paragraph">
              <wp:posOffset>4415155</wp:posOffset>
            </wp:positionV>
            <wp:extent cx="7560310" cy="5344795"/>
            <wp:effectExtent l="0" t="0" r="0" b="0"/>
            <wp:wrapNone/>
            <wp:docPr id="6" name="Image 5" descr="D:\Documents\Recherche\Projets\Proposals\Industriel\Alterface\fond-ut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D:\Documents\Recherche\Projets\Proposals\Industriel\Alterface\fond-utbm.png"/>
                    <pic:cNvPicPr>
                      <a:picLocks noChangeAspect="1" noChangeArrowheads="1"/>
                    </pic:cNvPicPr>
                  </pic:nvPicPr>
                  <pic:blipFill>
                    <a:blip r:embed="rId16"/>
                    <a:stretch>
                      <a:fillRect/>
                    </a:stretch>
                  </pic:blipFill>
                  <pic:spPr bwMode="auto">
                    <a:xfrm>
                      <a:off x="0" y="0"/>
                      <a:ext cx="7560310" cy="5344795"/>
                    </a:xfrm>
                    <a:prstGeom prst="rect">
                      <a:avLst/>
                    </a:prstGeom>
                  </pic:spPr>
                </pic:pic>
              </a:graphicData>
            </a:graphic>
          </wp:anchor>
        </w:drawing>
      </w:r>
      <w:r w:rsidR="000E1B2F" w:rsidRPr="006A4396">
        <w:rPr>
          <w:rFonts w:cs="Wingdings"/>
          <w:noProof/>
          <w:lang w:val="en-US" w:eastAsia="fr-FR"/>
        </w:rPr>
        <w:drawing>
          <wp:anchor distT="0" distB="6985" distL="114300" distR="118745" simplePos="0" relativeHeight="251661312" behindDoc="0" locked="0" layoutInCell="1" allowOverlap="1" wp14:anchorId="38F6C67D" wp14:editId="6E296AE5">
            <wp:simplePos x="0" y="0"/>
            <wp:positionH relativeFrom="column">
              <wp:posOffset>3759835</wp:posOffset>
            </wp:positionH>
            <wp:positionV relativeFrom="paragraph">
              <wp:posOffset>3815080</wp:posOffset>
            </wp:positionV>
            <wp:extent cx="1291590" cy="545465"/>
            <wp:effectExtent l="0" t="0" r="0" b="0"/>
            <wp:wrapNone/>
            <wp:docPr id="7" name="il_fi" descr="ut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_fi" descr="utbm"/>
                    <pic:cNvPicPr>
                      <a:picLocks noChangeAspect="1" noChangeArrowheads="1"/>
                    </pic:cNvPicPr>
                  </pic:nvPicPr>
                  <pic:blipFill>
                    <a:blip r:embed="rId17"/>
                    <a:stretch>
                      <a:fillRect/>
                    </a:stretch>
                  </pic:blipFill>
                  <pic:spPr bwMode="auto">
                    <a:xfrm>
                      <a:off x="0" y="0"/>
                      <a:ext cx="1291590" cy="545465"/>
                    </a:xfrm>
                    <a:prstGeom prst="rect">
                      <a:avLst/>
                    </a:prstGeom>
                  </pic:spPr>
                </pic:pic>
              </a:graphicData>
            </a:graphic>
          </wp:anchor>
        </w:drawing>
      </w:r>
      <w:r w:rsidR="000E1B2F" w:rsidRPr="006A4396">
        <w:rPr>
          <w:lang w:val="en-US"/>
        </w:rPr>
        <w:br w:type="page"/>
      </w:r>
    </w:p>
    <w:p w14:paraId="6657336C" w14:textId="77777777" w:rsidR="005779D4" w:rsidRPr="006A4396" w:rsidRDefault="005779D4">
      <w:pPr>
        <w:suppressAutoHyphens/>
        <w:spacing w:after="0"/>
        <w:jc w:val="center"/>
        <w:rPr>
          <w:rFonts w:cs="Wingdings"/>
          <w:lang w:val="en-US"/>
        </w:rPr>
      </w:pPr>
    </w:p>
    <w:p w14:paraId="3A5CB34A" w14:textId="77777777" w:rsidR="005779D4" w:rsidRPr="006A4396" w:rsidRDefault="005779D4">
      <w:pPr>
        <w:spacing w:line="276" w:lineRule="auto"/>
        <w:jc w:val="left"/>
        <w:rPr>
          <w:rFonts w:cs="Wingdings"/>
          <w:sz w:val="20"/>
          <w:lang w:val="en-US"/>
        </w:rPr>
      </w:pPr>
    </w:p>
    <w:p w14:paraId="1156FDCB" w14:textId="77777777" w:rsidR="005779D4" w:rsidRPr="006A4396" w:rsidRDefault="005779D4">
      <w:pPr>
        <w:spacing w:line="276" w:lineRule="auto"/>
        <w:jc w:val="center"/>
        <w:rPr>
          <w:rFonts w:cs="Wingdings"/>
          <w:sz w:val="20"/>
          <w:lang w:val="en-US"/>
        </w:rPr>
      </w:pPr>
    </w:p>
    <w:tbl>
      <w:tblPr>
        <w:tblStyle w:val="Grilledutableau"/>
        <w:tblW w:w="9210" w:type="dxa"/>
        <w:tblLook w:val="04A0" w:firstRow="1" w:lastRow="0" w:firstColumn="1" w:lastColumn="0" w:noHBand="0" w:noVBand="1"/>
      </w:tblPr>
      <w:tblGrid>
        <w:gridCol w:w="4606"/>
        <w:gridCol w:w="4604"/>
      </w:tblGrid>
      <w:tr w:rsidR="005779D4" w:rsidRPr="006A4396" w14:paraId="0308FAA4" w14:textId="77777777" w:rsidTr="000E1B2F">
        <w:tc>
          <w:tcPr>
            <w:tcW w:w="4606" w:type="dxa"/>
            <w:shd w:val="clear" w:color="auto" w:fill="auto"/>
          </w:tcPr>
          <w:p w14:paraId="51531B67" w14:textId="77777777" w:rsidR="005779D4" w:rsidRPr="006A4396" w:rsidRDefault="000E1B2F">
            <w:pPr>
              <w:spacing w:before="0" w:after="0" w:line="276" w:lineRule="auto"/>
              <w:jc w:val="left"/>
              <w:rPr>
                <w:lang w:val="en-US"/>
              </w:rPr>
            </w:pPr>
            <w:r w:rsidRPr="006A4396">
              <w:rPr>
                <w:lang w:val="en-US"/>
              </w:rPr>
              <w:t>Document Reference</w:t>
            </w:r>
          </w:p>
        </w:tc>
        <w:tc>
          <w:tcPr>
            <w:tcW w:w="4604" w:type="dxa"/>
            <w:shd w:val="clear" w:color="auto" w:fill="auto"/>
          </w:tcPr>
          <w:p w14:paraId="7C4F2345" w14:textId="7EAAA674" w:rsidR="005779D4" w:rsidRPr="006A4396" w:rsidRDefault="000E1B2F" w:rsidP="000E1B2F">
            <w:pPr>
              <w:spacing w:before="0" w:after="0" w:line="276" w:lineRule="auto"/>
              <w:jc w:val="left"/>
              <w:rPr>
                <w:lang w:val="en-US"/>
              </w:rPr>
            </w:pPr>
            <w:r w:rsidRPr="006A4396">
              <w:rPr>
                <w:lang w:val="en-US"/>
              </w:rPr>
              <w:t>20</w:t>
            </w:r>
            <w:r w:rsidR="00514AAA" w:rsidRPr="006A4396">
              <w:rPr>
                <w:lang w:val="en-US"/>
              </w:rPr>
              <w:t>21</w:t>
            </w:r>
            <w:r w:rsidRPr="006A4396">
              <w:rPr>
                <w:lang w:val="en-US"/>
              </w:rPr>
              <w:t>_IA51_&lt;</w:t>
            </w:r>
            <w:del w:id="1" w:author="Thomas Carteret" w:date="2021-03-15T09:32:00Z">
              <w:r w:rsidRPr="006A4396" w:rsidDel="00A33417">
                <w:rPr>
                  <w:lang w:val="en-US"/>
                </w:rPr>
                <w:delText>GROUPID</w:delText>
              </w:r>
            </w:del>
            <w:ins w:id="2" w:author="Thomas Carteret" w:date="2021-03-15T09:32:00Z">
              <w:r w:rsidR="00A33417" w:rsidRPr="006A4396">
                <w:rPr>
                  <w:lang w:val="en-US"/>
                </w:rPr>
                <w:t>G3</w:t>
              </w:r>
            </w:ins>
            <w:r w:rsidRPr="006A4396">
              <w:rPr>
                <w:lang w:val="en-US"/>
              </w:rPr>
              <w:t>&gt;</w:t>
            </w:r>
          </w:p>
        </w:tc>
      </w:tr>
      <w:tr w:rsidR="005779D4" w:rsidRPr="006A4396" w14:paraId="058BD6B6" w14:textId="77777777" w:rsidTr="000E1B2F">
        <w:tc>
          <w:tcPr>
            <w:tcW w:w="4606" w:type="dxa"/>
            <w:shd w:val="clear" w:color="auto" w:fill="auto"/>
          </w:tcPr>
          <w:p w14:paraId="0A8420B3" w14:textId="77777777" w:rsidR="005779D4" w:rsidRPr="006A4396" w:rsidRDefault="000E1B2F">
            <w:pPr>
              <w:spacing w:before="0" w:after="0" w:line="276" w:lineRule="auto"/>
              <w:jc w:val="left"/>
              <w:rPr>
                <w:lang w:val="en-US"/>
              </w:rPr>
            </w:pPr>
            <w:r w:rsidRPr="006A4396">
              <w:rPr>
                <w:lang w:val="en-US"/>
              </w:rPr>
              <w:t>Date of publication</w:t>
            </w:r>
          </w:p>
        </w:tc>
        <w:tc>
          <w:tcPr>
            <w:tcW w:w="4604" w:type="dxa"/>
            <w:shd w:val="clear" w:color="auto" w:fill="auto"/>
          </w:tcPr>
          <w:p w14:paraId="09E73293" w14:textId="315B261A" w:rsidR="005779D4" w:rsidRPr="006A4396" w:rsidRDefault="000E1B2F" w:rsidP="000E1B2F">
            <w:pPr>
              <w:spacing w:before="0" w:after="0" w:line="276" w:lineRule="auto"/>
              <w:jc w:val="left"/>
              <w:rPr>
                <w:lang w:val="en-US"/>
              </w:rPr>
            </w:pPr>
            <w:r w:rsidRPr="006A4396">
              <w:rPr>
                <w:lang w:val="en-US"/>
              </w:rPr>
              <w:t>202</w:t>
            </w:r>
            <w:r w:rsidR="00197BA9" w:rsidRPr="006A4396">
              <w:rPr>
                <w:lang w:val="en-US"/>
              </w:rPr>
              <w:t>1</w:t>
            </w:r>
            <w:r w:rsidRPr="006A4396">
              <w:rPr>
                <w:lang w:val="en-US"/>
              </w:rPr>
              <w:t>-0</w:t>
            </w:r>
            <w:ins w:id="3" w:author="Thomas CARTERET" w:date="2021-06-11T11:09:00Z">
              <w:r w:rsidR="008E53BA">
                <w:rPr>
                  <w:lang w:val="en-US"/>
                </w:rPr>
                <w:t>6</w:t>
              </w:r>
            </w:ins>
            <w:del w:id="4" w:author="Thomas CARTERET" w:date="2021-06-11T11:09:00Z">
              <w:r w:rsidR="00197BA9" w:rsidRPr="006A4396" w:rsidDel="008E53BA">
                <w:rPr>
                  <w:lang w:val="en-US"/>
                </w:rPr>
                <w:delText>3</w:delText>
              </w:r>
            </w:del>
            <w:r w:rsidRPr="006A4396">
              <w:rPr>
                <w:lang w:val="en-US"/>
              </w:rPr>
              <w:t>-</w:t>
            </w:r>
            <w:del w:id="5" w:author="Thomas CARTERET" w:date="2021-06-11T11:09:00Z">
              <w:r w:rsidR="00197BA9" w:rsidRPr="006A4396" w:rsidDel="008E53BA">
                <w:rPr>
                  <w:lang w:val="en-US"/>
                </w:rPr>
                <w:delText>08</w:delText>
              </w:r>
            </w:del>
            <w:ins w:id="6" w:author="Thomas CARTERET" w:date="2021-06-11T11:09:00Z">
              <w:r w:rsidR="008E53BA">
                <w:rPr>
                  <w:lang w:val="en-US"/>
                </w:rPr>
                <w:t>11</w:t>
              </w:r>
            </w:ins>
          </w:p>
        </w:tc>
      </w:tr>
      <w:tr w:rsidR="000E1B2F" w:rsidRPr="008E53BA" w14:paraId="76671EED" w14:textId="77777777" w:rsidTr="000E1B2F">
        <w:tc>
          <w:tcPr>
            <w:tcW w:w="4606" w:type="dxa"/>
            <w:shd w:val="clear" w:color="auto" w:fill="auto"/>
          </w:tcPr>
          <w:p w14:paraId="0E5A30E4" w14:textId="77777777" w:rsidR="00197BA9" w:rsidRPr="006A4396" w:rsidRDefault="00197BA9">
            <w:pPr>
              <w:spacing w:before="0" w:after="0" w:line="276" w:lineRule="auto"/>
              <w:jc w:val="left"/>
              <w:rPr>
                <w:lang w:val="en-US"/>
              </w:rPr>
            </w:pPr>
          </w:p>
          <w:p w14:paraId="60B8B9DE" w14:textId="1D1A2069" w:rsidR="000E1B2F" w:rsidRPr="006A4396" w:rsidRDefault="000E1B2F">
            <w:pPr>
              <w:spacing w:before="0" w:after="0" w:line="276" w:lineRule="auto"/>
              <w:jc w:val="left"/>
              <w:rPr>
                <w:lang w:val="en-US"/>
              </w:rPr>
            </w:pPr>
            <w:r w:rsidRPr="006A4396">
              <w:rPr>
                <w:lang w:val="en-US"/>
              </w:rPr>
              <w:t>Members of the Group</w:t>
            </w:r>
          </w:p>
        </w:tc>
        <w:tc>
          <w:tcPr>
            <w:tcW w:w="4604" w:type="dxa"/>
            <w:shd w:val="clear" w:color="auto" w:fill="auto"/>
          </w:tcPr>
          <w:p w14:paraId="29BF63F7" w14:textId="0369EB64" w:rsidR="000E1B2F" w:rsidRPr="006A4396" w:rsidRDefault="00514AAA" w:rsidP="000E1B2F">
            <w:pPr>
              <w:spacing w:before="0" w:after="0" w:line="276" w:lineRule="auto"/>
              <w:jc w:val="left"/>
              <w:rPr>
                <w:lang w:val="en-US"/>
              </w:rPr>
            </w:pPr>
            <w:r w:rsidRPr="006A4396">
              <w:rPr>
                <w:lang w:val="en-US"/>
              </w:rPr>
              <w:t>Carteret</w:t>
            </w:r>
            <w:r w:rsidR="000E1B2F" w:rsidRPr="006A4396">
              <w:rPr>
                <w:lang w:val="en-US"/>
              </w:rPr>
              <w:t xml:space="preserve"> </w:t>
            </w:r>
            <w:r w:rsidRPr="006A4396">
              <w:rPr>
                <w:rStyle w:val="Lienhypertexte"/>
                <w:lang w:val="en-US"/>
              </w:rPr>
              <w:t>thomas.carteret@utbm.fr</w:t>
            </w:r>
            <w:r w:rsidRPr="006A4396">
              <w:rPr>
                <w:lang w:val="en-US"/>
              </w:rPr>
              <w:t xml:space="preserve"> </w:t>
            </w:r>
          </w:p>
          <w:p w14:paraId="2E6ABB9F" w14:textId="42DA692B" w:rsidR="000E1B2F" w:rsidRPr="006A4396" w:rsidRDefault="00514AAA" w:rsidP="000E1B2F">
            <w:pPr>
              <w:spacing w:before="0" w:after="0" w:line="276" w:lineRule="auto"/>
              <w:jc w:val="left"/>
              <w:rPr>
                <w:lang w:val="en-US"/>
              </w:rPr>
            </w:pPr>
            <w:r w:rsidRPr="006A4396">
              <w:rPr>
                <w:lang w:val="en-US"/>
              </w:rPr>
              <w:t>Iovleff</w:t>
            </w:r>
            <w:r w:rsidR="000E1B2F" w:rsidRPr="006A4396">
              <w:rPr>
                <w:lang w:val="en-US"/>
              </w:rPr>
              <w:t xml:space="preserve"> </w:t>
            </w:r>
            <w:r w:rsidRPr="006A4396">
              <w:rPr>
                <w:rStyle w:val="Lienhypertexte"/>
                <w:lang w:val="en-US"/>
              </w:rPr>
              <w:t>stephane.iovleff@utbm.fr</w:t>
            </w:r>
          </w:p>
          <w:p w14:paraId="27FB7FEB" w14:textId="25F1EEEA" w:rsidR="000E1B2F" w:rsidRPr="006A4396" w:rsidRDefault="00514AAA" w:rsidP="00362927">
            <w:pPr>
              <w:spacing w:before="0" w:after="0" w:line="276" w:lineRule="auto"/>
              <w:jc w:val="left"/>
              <w:rPr>
                <w:lang w:val="en-US"/>
              </w:rPr>
            </w:pPr>
            <w:r w:rsidRPr="006A4396">
              <w:rPr>
                <w:lang w:val="en-US"/>
              </w:rPr>
              <w:t xml:space="preserve">Rothea </w:t>
            </w:r>
            <w:r w:rsidRPr="006A4396">
              <w:rPr>
                <w:rStyle w:val="Lienhypertexte"/>
                <w:lang w:val="en-US"/>
              </w:rPr>
              <w:t>hadrien.rothea@utbm.fr</w:t>
            </w:r>
            <w:r w:rsidR="000E1B2F" w:rsidRPr="006A4396">
              <w:rPr>
                <w:rStyle w:val="Lienhypertexte"/>
                <w:lang w:val="en-US"/>
              </w:rPr>
              <w:t xml:space="preserve"> </w:t>
            </w:r>
          </w:p>
        </w:tc>
      </w:tr>
    </w:tbl>
    <w:p w14:paraId="2A94F07A" w14:textId="77777777" w:rsidR="000E1B2F" w:rsidRPr="006A4396" w:rsidRDefault="000E1B2F">
      <w:pPr>
        <w:spacing w:line="276" w:lineRule="auto"/>
        <w:jc w:val="left"/>
        <w:rPr>
          <w:lang w:val="en-US"/>
        </w:rPr>
      </w:pPr>
    </w:p>
    <w:p w14:paraId="2EDA36E3" w14:textId="77777777" w:rsidR="005779D4" w:rsidRPr="006A4396" w:rsidRDefault="000E1B2F">
      <w:pPr>
        <w:spacing w:line="276" w:lineRule="auto"/>
        <w:jc w:val="left"/>
        <w:rPr>
          <w:lang w:val="en-US"/>
        </w:rPr>
      </w:pPr>
      <w:r w:rsidRPr="006A4396">
        <w:rPr>
          <w:lang w:val="en-US"/>
        </w:rPr>
        <w:br w:type="page"/>
      </w:r>
    </w:p>
    <w:bookmarkStart w:id="7" w:name="_Toc74302223" w:displacedByCustomXml="next"/>
    <w:bookmarkStart w:id="8" w:name="_Toc36812824" w:displacedByCustomXml="next"/>
    <w:sdt>
      <w:sdtPr>
        <w:rPr>
          <w:b w:val="0"/>
          <w:bCs w:val="0"/>
          <w:caps w:val="0"/>
          <w:spacing w:val="0"/>
          <w:szCs w:val="20"/>
          <w:lang w:val="en-US" w:bidi="ar-SA"/>
        </w:rPr>
        <w:id w:val="964057805"/>
        <w:docPartObj>
          <w:docPartGallery w:val="Table of Contents"/>
          <w:docPartUnique/>
        </w:docPartObj>
      </w:sdtPr>
      <w:sdtEndPr/>
      <w:sdtContent>
        <w:p w14:paraId="04786FA5" w14:textId="77777777" w:rsidR="005779D4" w:rsidRPr="006A4396" w:rsidRDefault="000E1B2F">
          <w:pPr>
            <w:pStyle w:val="En-ttedetabledesmatires"/>
            <w:spacing w:before="0" w:after="200"/>
            <w:rPr>
              <w:lang w:val="en-US"/>
            </w:rPr>
          </w:pPr>
          <w:r w:rsidRPr="006A4396">
            <w:rPr>
              <w:lang w:val="en-US"/>
            </w:rPr>
            <w:t>CONTENT</w:t>
          </w:r>
          <w:bookmarkEnd w:id="8"/>
          <w:bookmarkEnd w:id="7"/>
        </w:p>
        <w:p w14:paraId="0E80322E" w14:textId="1AC89421" w:rsidR="00B735EB" w:rsidRDefault="000E1B2F">
          <w:pPr>
            <w:pStyle w:val="TM1"/>
            <w:rPr>
              <w:ins w:id="9" w:author="Thomas CARTERET" w:date="2021-06-11T11:10:00Z"/>
              <w:noProof/>
              <w:sz w:val="22"/>
              <w:szCs w:val="22"/>
              <w:lang w:eastAsia="fr-FR"/>
            </w:rPr>
          </w:pPr>
          <w:r w:rsidRPr="006A4396">
            <w:rPr>
              <w:lang w:val="en-US"/>
              <w:rPrChange w:id="10" w:author="Thomas Carteret" w:date="2021-04-07T16:08:00Z">
                <w:rPr>
                  <w:lang w:val="en-US"/>
                </w:rPr>
              </w:rPrChange>
            </w:rPr>
            <w:fldChar w:fldCharType="begin"/>
          </w:r>
          <w:r w:rsidRPr="006A4396">
            <w:rPr>
              <w:rStyle w:val="Sautdindex"/>
              <w:webHidden/>
              <w:lang w:val="en-US"/>
            </w:rPr>
            <w:instrText>TOC \z \o "1-3" \u \h</w:instrText>
          </w:r>
          <w:r w:rsidRPr="006A4396">
            <w:rPr>
              <w:rStyle w:val="Sautdindex"/>
              <w:rPrChange w:id="11" w:author="Thomas Carteret" w:date="2021-04-07T16:08:00Z">
                <w:rPr>
                  <w:lang w:val="en-US"/>
                </w:rPr>
              </w:rPrChange>
            </w:rPr>
            <w:fldChar w:fldCharType="separate"/>
          </w:r>
          <w:ins w:id="12" w:author="Thomas CARTERET" w:date="2021-06-11T11:10:00Z">
            <w:r w:rsidR="00B735EB" w:rsidRPr="0045251E">
              <w:rPr>
                <w:rStyle w:val="Lienhypertexte"/>
                <w:noProof/>
              </w:rPr>
              <w:fldChar w:fldCharType="begin"/>
            </w:r>
            <w:r w:rsidR="00B735EB" w:rsidRPr="0045251E">
              <w:rPr>
                <w:rStyle w:val="Lienhypertexte"/>
                <w:noProof/>
              </w:rPr>
              <w:instrText xml:space="preserve"> </w:instrText>
            </w:r>
            <w:r w:rsidR="00B735EB">
              <w:rPr>
                <w:noProof/>
              </w:rPr>
              <w:instrText>HYPERLINK \l "_Toc74302223"</w:instrText>
            </w:r>
            <w:r w:rsidR="00B735EB" w:rsidRPr="0045251E">
              <w:rPr>
                <w:rStyle w:val="Lienhypertexte"/>
                <w:noProof/>
              </w:rPr>
              <w:instrText xml:space="preserve"> </w:instrText>
            </w:r>
            <w:r w:rsidR="00B735EB" w:rsidRPr="0045251E">
              <w:rPr>
                <w:rStyle w:val="Lienhypertexte"/>
                <w:noProof/>
              </w:rPr>
            </w:r>
            <w:r w:rsidR="00B735EB" w:rsidRPr="0045251E">
              <w:rPr>
                <w:rStyle w:val="Lienhypertexte"/>
                <w:noProof/>
              </w:rPr>
              <w:fldChar w:fldCharType="separate"/>
            </w:r>
            <w:r w:rsidR="00B735EB" w:rsidRPr="0045251E">
              <w:rPr>
                <w:rStyle w:val="Lienhypertexte"/>
                <w:noProof/>
                <w:lang w:val="en-US" w:bidi="en-US"/>
              </w:rPr>
              <w:t>CONTENT</w:t>
            </w:r>
            <w:r w:rsidR="00B735EB">
              <w:rPr>
                <w:noProof/>
                <w:webHidden/>
              </w:rPr>
              <w:tab/>
            </w:r>
            <w:r w:rsidR="00B735EB">
              <w:rPr>
                <w:noProof/>
                <w:webHidden/>
              </w:rPr>
              <w:fldChar w:fldCharType="begin"/>
            </w:r>
            <w:r w:rsidR="00B735EB">
              <w:rPr>
                <w:noProof/>
                <w:webHidden/>
              </w:rPr>
              <w:instrText xml:space="preserve"> PAGEREF _Toc74302223 \h </w:instrText>
            </w:r>
            <w:r w:rsidR="00B735EB">
              <w:rPr>
                <w:noProof/>
                <w:webHidden/>
              </w:rPr>
            </w:r>
          </w:ins>
          <w:r w:rsidR="00B735EB">
            <w:rPr>
              <w:noProof/>
              <w:webHidden/>
            </w:rPr>
            <w:fldChar w:fldCharType="separate"/>
          </w:r>
          <w:ins w:id="13" w:author="Thomas CARTERET" w:date="2021-06-11T11:10:00Z">
            <w:r w:rsidR="00B735EB">
              <w:rPr>
                <w:noProof/>
                <w:webHidden/>
              </w:rPr>
              <w:t>3</w:t>
            </w:r>
            <w:r w:rsidR="00B735EB">
              <w:rPr>
                <w:noProof/>
                <w:webHidden/>
              </w:rPr>
              <w:fldChar w:fldCharType="end"/>
            </w:r>
            <w:r w:rsidR="00B735EB" w:rsidRPr="0045251E">
              <w:rPr>
                <w:rStyle w:val="Lienhypertexte"/>
                <w:noProof/>
              </w:rPr>
              <w:fldChar w:fldCharType="end"/>
            </w:r>
          </w:ins>
        </w:p>
        <w:p w14:paraId="6711D8F6" w14:textId="4E2C94C4" w:rsidR="00B735EB" w:rsidRDefault="00B735EB">
          <w:pPr>
            <w:pStyle w:val="TM1"/>
            <w:rPr>
              <w:ins w:id="14" w:author="Thomas CARTERET" w:date="2021-06-11T11:10:00Z"/>
              <w:noProof/>
              <w:sz w:val="22"/>
              <w:szCs w:val="22"/>
              <w:lang w:eastAsia="fr-FR"/>
            </w:rPr>
          </w:pPr>
          <w:ins w:id="15"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"_Toc74302224"</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1</w:t>
            </w:r>
            <w:r w:rsidRPr="0045251E">
              <w:rPr>
                <w:rStyle w:val="Lienhypertexte"/>
                <w:rFonts w:cstheme="minorHAnsi"/>
                <w:noProof/>
                <w:lang w:val="en-US"/>
              </w:rPr>
              <w:t>. General Presentation</w:t>
            </w:r>
            <w:r>
              <w:rPr>
                <w:noProof/>
                <w:webHidden/>
              </w:rPr>
              <w:tab/>
            </w:r>
            <w:r>
              <w:rPr>
                <w:noProof/>
                <w:webHidden/>
              </w:rPr>
              <w:fldChar w:fldCharType="begin"/>
            </w:r>
            <w:r>
              <w:rPr>
                <w:noProof/>
                <w:webHidden/>
              </w:rPr>
              <w:instrText xml:space="preserve"> PAGEREF _Toc74302224 \h </w:instrText>
            </w:r>
            <w:r>
              <w:rPr>
                <w:noProof/>
                <w:webHidden/>
              </w:rPr>
            </w:r>
          </w:ins>
          <w:r>
            <w:rPr>
              <w:noProof/>
              <w:webHidden/>
            </w:rPr>
            <w:fldChar w:fldCharType="separate"/>
          </w:r>
          <w:ins w:id="16" w:author="Thomas CARTERET" w:date="2021-06-11T11:10:00Z">
            <w:r>
              <w:rPr>
                <w:noProof/>
                <w:webHidden/>
              </w:rPr>
              <w:t>5</w:t>
            </w:r>
            <w:r>
              <w:rPr>
                <w:noProof/>
                <w:webHidden/>
              </w:rPr>
              <w:fldChar w:fldCharType="end"/>
            </w:r>
            <w:r w:rsidRPr="0045251E">
              <w:rPr>
                <w:rStyle w:val="Lienhypertexte"/>
                <w:noProof/>
              </w:rPr>
              <w:fldChar w:fldCharType="end"/>
            </w:r>
          </w:ins>
        </w:p>
        <w:p w14:paraId="32BD55CC" w14:textId="57E0BC88" w:rsidR="00B735EB" w:rsidRDefault="00B735EB">
          <w:pPr>
            <w:pStyle w:val="TM2"/>
            <w:tabs>
              <w:tab w:val="right" w:leader="dot" w:pos="9060"/>
            </w:tabs>
            <w:rPr>
              <w:ins w:id="17" w:author="Thomas CARTERET" w:date="2021-06-11T11:10:00Z"/>
              <w:noProof/>
              <w:sz w:val="22"/>
              <w:szCs w:val="22"/>
              <w:lang w:eastAsia="fr-FR"/>
            </w:rPr>
          </w:pPr>
          <w:ins w:id="18"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"_Toc74302225"</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1.1. General Description of the Application</w:t>
            </w:r>
            <w:r>
              <w:rPr>
                <w:noProof/>
                <w:webHidden/>
              </w:rPr>
              <w:tab/>
            </w:r>
            <w:r>
              <w:rPr>
                <w:noProof/>
                <w:webHidden/>
              </w:rPr>
              <w:fldChar w:fldCharType="begin"/>
            </w:r>
            <w:r>
              <w:rPr>
                <w:noProof/>
                <w:webHidden/>
              </w:rPr>
              <w:instrText xml:space="preserve"> PAGEREF _Toc74302225 \h </w:instrText>
            </w:r>
            <w:r>
              <w:rPr>
                <w:noProof/>
                <w:webHidden/>
              </w:rPr>
            </w:r>
          </w:ins>
          <w:r>
            <w:rPr>
              <w:noProof/>
              <w:webHidden/>
            </w:rPr>
            <w:fldChar w:fldCharType="separate"/>
          </w:r>
          <w:ins w:id="19" w:author="Thomas CARTERET" w:date="2021-06-11T11:10:00Z">
            <w:r>
              <w:rPr>
                <w:noProof/>
                <w:webHidden/>
              </w:rPr>
              <w:t>5</w:t>
            </w:r>
            <w:r>
              <w:rPr>
                <w:noProof/>
                <w:webHidden/>
              </w:rPr>
              <w:fldChar w:fldCharType="end"/>
            </w:r>
            <w:r w:rsidRPr="0045251E">
              <w:rPr>
                <w:rStyle w:val="Lienhypertexte"/>
                <w:noProof/>
              </w:rPr>
              <w:fldChar w:fldCharType="end"/>
            </w:r>
          </w:ins>
        </w:p>
        <w:p w14:paraId="24913353" w14:textId="3459EA36" w:rsidR="00B735EB" w:rsidRDefault="00B735EB">
          <w:pPr>
            <w:pStyle w:val="TM2"/>
            <w:tabs>
              <w:tab w:val="right" w:leader="dot" w:pos="9060"/>
            </w:tabs>
            <w:rPr>
              <w:ins w:id="20" w:author="Thomas CARTERET" w:date="2021-06-11T11:10:00Z"/>
              <w:noProof/>
              <w:sz w:val="22"/>
              <w:szCs w:val="22"/>
              <w:lang w:eastAsia="fr-FR"/>
            </w:rPr>
          </w:pPr>
          <w:ins w:id="21"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"_Toc74302226"</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1.2. Expected Measurements</w:t>
            </w:r>
            <w:r>
              <w:rPr>
                <w:noProof/>
                <w:webHidden/>
              </w:rPr>
              <w:tab/>
            </w:r>
            <w:r>
              <w:rPr>
                <w:noProof/>
                <w:webHidden/>
              </w:rPr>
              <w:fldChar w:fldCharType="begin"/>
            </w:r>
            <w:r>
              <w:rPr>
                <w:noProof/>
                <w:webHidden/>
              </w:rPr>
              <w:instrText xml:space="preserve"> PAGEREF _Toc74302226 \h </w:instrText>
            </w:r>
            <w:r>
              <w:rPr>
                <w:noProof/>
                <w:webHidden/>
              </w:rPr>
            </w:r>
          </w:ins>
          <w:r>
            <w:rPr>
              <w:noProof/>
              <w:webHidden/>
            </w:rPr>
            <w:fldChar w:fldCharType="separate"/>
          </w:r>
          <w:ins w:id="22" w:author="Thomas CARTERET" w:date="2021-06-11T11:10:00Z">
            <w:r>
              <w:rPr>
                <w:noProof/>
                <w:webHidden/>
              </w:rPr>
              <w:t>5</w:t>
            </w:r>
            <w:r>
              <w:rPr>
                <w:noProof/>
                <w:webHidden/>
              </w:rPr>
              <w:fldChar w:fldCharType="end"/>
            </w:r>
            <w:r w:rsidRPr="0045251E">
              <w:rPr>
                <w:rStyle w:val="Lienhypertexte"/>
                <w:noProof/>
              </w:rPr>
              <w:fldChar w:fldCharType="end"/>
            </w:r>
          </w:ins>
        </w:p>
        <w:p w14:paraId="716AC42D" w14:textId="5D0823AD" w:rsidR="00B735EB" w:rsidRDefault="00B735EB">
          <w:pPr>
            <w:pStyle w:val="TM1"/>
            <w:rPr>
              <w:ins w:id="23" w:author="Thomas CARTERET" w:date="2021-06-11T11:10:00Z"/>
              <w:noProof/>
              <w:sz w:val="22"/>
              <w:szCs w:val="22"/>
              <w:lang w:eastAsia="fr-FR"/>
            </w:rPr>
          </w:pPr>
          <w:ins w:id="24"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"_Toc74302227"</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1</w:t>
            </w:r>
            <w:r w:rsidRPr="0045251E">
              <w:rPr>
                <w:rStyle w:val="Lienhypertexte"/>
                <w:rFonts w:cstheme="minorHAnsi"/>
                <w:noProof/>
                <w:lang w:val="en-US"/>
              </w:rPr>
              <w:t>. Project Management</w:t>
            </w:r>
            <w:r>
              <w:rPr>
                <w:noProof/>
                <w:webHidden/>
              </w:rPr>
              <w:tab/>
            </w:r>
            <w:r>
              <w:rPr>
                <w:noProof/>
                <w:webHidden/>
              </w:rPr>
              <w:fldChar w:fldCharType="begin"/>
            </w:r>
            <w:r>
              <w:rPr>
                <w:noProof/>
                <w:webHidden/>
              </w:rPr>
              <w:instrText xml:space="preserve"> PAGEREF _Toc74302227 \h </w:instrText>
            </w:r>
            <w:r>
              <w:rPr>
                <w:noProof/>
                <w:webHidden/>
              </w:rPr>
            </w:r>
          </w:ins>
          <w:r>
            <w:rPr>
              <w:noProof/>
              <w:webHidden/>
            </w:rPr>
            <w:fldChar w:fldCharType="separate"/>
          </w:r>
          <w:ins w:id="25" w:author="Thomas CARTERET" w:date="2021-06-11T11:10:00Z">
            <w:r>
              <w:rPr>
                <w:noProof/>
                <w:webHidden/>
              </w:rPr>
              <w:t>6</w:t>
            </w:r>
            <w:r>
              <w:rPr>
                <w:noProof/>
                <w:webHidden/>
              </w:rPr>
              <w:fldChar w:fldCharType="end"/>
            </w:r>
            <w:r w:rsidRPr="0045251E">
              <w:rPr>
                <w:rStyle w:val="Lienhypertexte"/>
                <w:noProof/>
              </w:rPr>
              <w:fldChar w:fldCharType="end"/>
            </w:r>
          </w:ins>
        </w:p>
        <w:p w14:paraId="27F4E810" w14:textId="08AF6720" w:rsidR="00B735EB" w:rsidRDefault="00B735EB">
          <w:pPr>
            <w:pStyle w:val="TM2"/>
            <w:tabs>
              <w:tab w:val="right" w:leader="dot" w:pos="9060"/>
            </w:tabs>
            <w:rPr>
              <w:ins w:id="26" w:author="Thomas CARTERET" w:date="2021-06-11T11:10:00Z"/>
              <w:noProof/>
              <w:sz w:val="22"/>
              <w:szCs w:val="22"/>
              <w:lang w:eastAsia="fr-FR"/>
            </w:rPr>
          </w:pPr>
          <w:ins w:id="27"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"_Toc74302228"</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1.1. Agile methodology and Scrum Application</w:t>
            </w:r>
            <w:r>
              <w:rPr>
                <w:noProof/>
                <w:webHidden/>
              </w:rPr>
              <w:tab/>
            </w:r>
            <w:r>
              <w:rPr>
                <w:noProof/>
                <w:webHidden/>
              </w:rPr>
              <w:fldChar w:fldCharType="begin"/>
            </w:r>
            <w:r>
              <w:rPr>
                <w:noProof/>
                <w:webHidden/>
              </w:rPr>
              <w:instrText xml:space="preserve"> PAGEREF _Toc74302228 \h </w:instrText>
            </w:r>
            <w:r>
              <w:rPr>
                <w:noProof/>
                <w:webHidden/>
              </w:rPr>
            </w:r>
          </w:ins>
          <w:r>
            <w:rPr>
              <w:noProof/>
              <w:webHidden/>
            </w:rPr>
            <w:fldChar w:fldCharType="separate"/>
          </w:r>
          <w:ins w:id="28" w:author="Thomas CARTERET" w:date="2021-06-11T11:10:00Z">
            <w:r>
              <w:rPr>
                <w:noProof/>
                <w:webHidden/>
              </w:rPr>
              <w:t>6</w:t>
            </w:r>
            <w:r>
              <w:rPr>
                <w:noProof/>
                <w:webHidden/>
              </w:rPr>
              <w:fldChar w:fldCharType="end"/>
            </w:r>
            <w:r w:rsidRPr="0045251E">
              <w:rPr>
                <w:rStyle w:val="Lienhypertexte"/>
                <w:noProof/>
              </w:rPr>
              <w:fldChar w:fldCharType="end"/>
            </w:r>
          </w:ins>
        </w:p>
        <w:p w14:paraId="79776F12" w14:textId="1A8A4167" w:rsidR="00B735EB" w:rsidRDefault="00B735EB">
          <w:pPr>
            <w:pStyle w:val="TM2"/>
            <w:tabs>
              <w:tab w:val="right" w:leader="dot" w:pos="9060"/>
            </w:tabs>
            <w:rPr>
              <w:ins w:id="29" w:author="Thomas CARTERET" w:date="2021-06-11T11:10:00Z"/>
              <w:noProof/>
              <w:sz w:val="22"/>
              <w:szCs w:val="22"/>
              <w:lang w:eastAsia="fr-FR"/>
            </w:rPr>
          </w:pPr>
          <w:ins w:id="30"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"_Toc74302229"</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1.2. DevOps</w:t>
            </w:r>
            <w:r>
              <w:rPr>
                <w:noProof/>
                <w:webHidden/>
              </w:rPr>
              <w:tab/>
            </w:r>
            <w:r>
              <w:rPr>
                <w:noProof/>
                <w:webHidden/>
              </w:rPr>
              <w:fldChar w:fldCharType="begin"/>
            </w:r>
            <w:r>
              <w:rPr>
                <w:noProof/>
                <w:webHidden/>
              </w:rPr>
              <w:instrText xml:space="preserve"> PAGEREF _Toc74302229 \h </w:instrText>
            </w:r>
            <w:r>
              <w:rPr>
                <w:noProof/>
                <w:webHidden/>
              </w:rPr>
            </w:r>
          </w:ins>
          <w:r>
            <w:rPr>
              <w:noProof/>
              <w:webHidden/>
            </w:rPr>
            <w:fldChar w:fldCharType="separate"/>
          </w:r>
          <w:ins w:id="31" w:author="Thomas CARTERET" w:date="2021-06-11T11:10:00Z">
            <w:r>
              <w:rPr>
                <w:noProof/>
                <w:webHidden/>
              </w:rPr>
              <w:t>6</w:t>
            </w:r>
            <w:r>
              <w:rPr>
                <w:noProof/>
                <w:webHidden/>
              </w:rPr>
              <w:fldChar w:fldCharType="end"/>
            </w:r>
            <w:r w:rsidRPr="0045251E">
              <w:rPr>
                <w:rStyle w:val="Lienhypertexte"/>
                <w:noProof/>
              </w:rPr>
              <w:fldChar w:fldCharType="end"/>
            </w:r>
          </w:ins>
        </w:p>
        <w:p w14:paraId="75ED0DC1" w14:textId="22E44546" w:rsidR="00B735EB" w:rsidRDefault="00B735EB">
          <w:pPr>
            <w:pStyle w:val="TM1"/>
            <w:rPr>
              <w:ins w:id="32" w:author="Thomas CARTERET" w:date="2021-06-11T11:10:00Z"/>
              <w:noProof/>
              <w:sz w:val="22"/>
              <w:szCs w:val="22"/>
              <w:lang w:eastAsia="fr-FR"/>
            </w:rPr>
          </w:pPr>
          <w:ins w:id="33"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"_Toc74302230"</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2</w:t>
            </w:r>
            <w:r w:rsidRPr="0045251E">
              <w:rPr>
                <w:rStyle w:val="Lienhypertexte"/>
                <w:rFonts w:cstheme="minorHAnsi"/>
                <w:noProof/>
                <w:lang w:val="en-US"/>
              </w:rPr>
              <w:t>. Detailled Description</w:t>
            </w:r>
            <w:r>
              <w:rPr>
                <w:noProof/>
                <w:webHidden/>
              </w:rPr>
              <w:tab/>
            </w:r>
            <w:r>
              <w:rPr>
                <w:noProof/>
                <w:webHidden/>
              </w:rPr>
              <w:fldChar w:fldCharType="begin"/>
            </w:r>
            <w:r>
              <w:rPr>
                <w:noProof/>
                <w:webHidden/>
              </w:rPr>
              <w:instrText xml:space="preserve"> PAGEREF _Toc74302230 \h </w:instrText>
            </w:r>
            <w:r>
              <w:rPr>
                <w:noProof/>
                <w:webHidden/>
              </w:rPr>
            </w:r>
          </w:ins>
          <w:r>
            <w:rPr>
              <w:noProof/>
              <w:webHidden/>
            </w:rPr>
            <w:fldChar w:fldCharType="separate"/>
          </w:r>
          <w:ins w:id="34" w:author="Thomas CARTERET" w:date="2021-06-11T11:10:00Z">
            <w:r>
              <w:rPr>
                <w:noProof/>
                <w:webHidden/>
              </w:rPr>
              <w:t>7</w:t>
            </w:r>
            <w:r>
              <w:rPr>
                <w:noProof/>
                <w:webHidden/>
              </w:rPr>
              <w:fldChar w:fldCharType="end"/>
            </w:r>
            <w:r w:rsidRPr="0045251E">
              <w:rPr>
                <w:rStyle w:val="Lienhypertexte"/>
                <w:noProof/>
              </w:rPr>
              <w:fldChar w:fldCharType="end"/>
            </w:r>
          </w:ins>
        </w:p>
        <w:p w14:paraId="2235AE02" w14:textId="3455298F" w:rsidR="00B735EB" w:rsidRDefault="00B735EB">
          <w:pPr>
            <w:pStyle w:val="TM2"/>
            <w:tabs>
              <w:tab w:val="right" w:leader="dot" w:pos="9060"/>
            </w:tabs>
            <w:rPr>
              <w:ins w:id="35" w:author="Thomas CARTERET" w:date="2021-06-11T11:10:00Z"/>
              <w:noProof/>
              <w:sz w:val="22"/>
              <w:szCs w:val="22"/>
              <w:lang w:eastAsia="fr-FR"/>
            </w:rPr>
          </w:pPr>
          <w:ins w:id="36"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"_Toc74302231"</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2.1. Environment Description</w:t>
            </w:r>
            <w:r>
              <w:rPr>
                <w:noProof/>
                <w:webHidden/>
              </w:rPr>
              <w:tab/>
            </w:r>
            <w:r>
              <w:rPr>
                <w:noProof/>
                <w:webHidden/>
              </w:rPr>
              <w:fldChar w:fldCharType="begin"/>
            </w:r>
            <w:r>
              <w:rPr>
                <w:noProof/>
                <w:webHidden/>
              </w:rPr>
              <w:instrText xml:space="preserve"> PAGEREF _Toc74302231 \h </w:instrText>
            </w:r>
            <w:r>
              <w:rPr>
                <w:noProof/>
                <w:webHidden/>
              </w:rPr>
            </w:r>
          </w:ins>
          <w:r>
            <w:rPr>
              <w:noProof/>
              <w:webHidden/>
            </w:rPr>
            <w:fldChar w:fldCharType="separate"/>
          </w:r>
          <w:ins w:id="37" w:author="Thomas CARTERET" w:date="2021-06-11T11:10:00Z">
            <w:r>
              <w:rPr>
                <w:noProof/>
                <w:webHidden/>
              </w:rPr>
              <w:t>7</w:t>
            </w:r>
            <w:r>
              <w:rPr>
                <w:noProof/>
                <w:webHidden/>
              </w:rPr>
              <w:fldChar w:fldCharType="end"/>
            </w:r>
            <w:r w:rsidRPr="0045251E">
              <w:rPr>
                <w:rStyle w:val="Lienhypertexte"/>
                <w:noProof/>
              </w:rPr>
              <w:fldChar w:fldCharType="end"/>
            </w:r>
          </w:ins>
        </w:p>
        <w:p w14:paraId="0061572D" w14:textId="769CEC87" w:rsidR="00B735EB" w:rsidRDefault="00B735EB">
          <w:pPr>
            <w:pStyle w:val="TM3"/>
            <w:rPr>
              <w:ins w:id="38" w:author="Thomas CARTERET" w:date="2021-06-11T11:10:00Z"/>
              <w:noProof/>
              <w:sz w:val="22"/>
              <w:szCs w:val="22"/>
              <w:lang w:eastAsia="fr-FR"/>
            </w:rPr>
          </w:pPr>
          <w:ins w:id="39"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"_Toc74302232"</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2.1.1. Environment Content</w:t>
            </w:r>
            <w:r>
              <w:rPr>
                <w:noProof/>
                <w:webHidden/>
              </w:rPr>
              <w:tab/>
            </w:r>
            <w:r>
              <w:rPr>
                <w:noProof/>
                <w:webHidden/>
              </w:rPr>
              <w:fldChar w:fldCharType="begin"/>
            </w:r>
            <w:r>
              <w:rPr>
                <w:noProof/>
                <w:webHidden/>
              </w:rPr>
              <w:instrText xml:space="preserve"> PAGEREF _Toc74302232 \h </w:instrText>
            </w:r>
            <w:r>
              <w:rPr>
                <w:noProof/>
                <w:webHidden/>
              </w:rPr>
            </w:r>
          </w:ins>
          <w:r>
            <w:rPr>
              <w:noProof/>
              <w:webHidden/>
            </w:rPr>
            <w:fldChar w:fldCharType="separate"/>
          </w:r>
          <w:ins w:id="40" w:author="Thomas CARTERET" w:date="2021-06-11T11:10:00Z">
            <w:r>
              <w:rPr>
                <w:noProof/>
                <w:webHidden/>
              </w:rPr>
              <w:t>7</w:t>
            </w:r>
            <w:r>
              <w:rPr>
                <w:noProof/>
                <w:webHidden/>
              </w:rPr>
              <w:fldChar w:fldCharType="end"/>
            </w:r>
            <w:r w:rsidRPr="0045251E">
              <w:rPr>
                <w:rStyle w:val="Lienhypertexte"/>
                <w:noProof/>
              </w:rPr>
              <w:fldChar w:fldCharType="end"/>
            </w:r>
          </w:ins>
        </w:p>
        <w:p w14:paraId="315A01A9" w14:textId="690599FA" w:rsidR="00B735EB" w:rsidRDefault="00B735EB">
          <w:pPr>
            <w:pStyle w:val="TM3"/>
            <w:rPr>
              <w:ins w:id="41" w:author="Thomas CARTERET" w:date="2021-06-11T11:10:00Z"/>
              <w:noProof/>
              <w:sz w:val="22"/>
              <w:szCs w:val="22"/>
              <w:lang w:eastAsia="fr-FR"/>
            </w:rPr>
          </w:pPr>
          <w:ins w:id="42"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"_Toc74302233"</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2.1.2. Environment Dynamics</w:t>
            </w:r>
            <w:r>
              <w:rPr>
                <w:noProof/>
                <w:webHidden/>
              </w:rPr>
              <w:tab/>
            </w:r>
            <w:r>
              <w:rPr>
                <w:noProof/>
                <w:webHidden/>
              </w:rPr>
              <w:fldChar w:fldCharType="begin"/>
            </w:r>
            <w:r>
              <w:rPr>
                <w:noProof/>
                <w:webHidden/>
              </w:rPr>
              <w:instrText xml:space="preserve"> PAGEREF _Toc74302233 \h </w:instrText>
            </w:r>
            <w:r>
              <w:rPr>
                <w:noProof/>
                <w:webHidden/>
              </w:rPr>
            </w:r>
          </w:ins>
          <w:r>
            <w:rPr>
              <w:noProof/>
              <w:webHidden/>
            </w:rPr>
            <w:fldChar w:fldCharType="separate"/>
          </w:r>
          <w:ins w:id="43" w:author="Thomas CARTERET" w:date="2021-06-11T11:10:00Z">
            <w:r>
              <w:rPr>
                <w:noProof/>
                <w:webHidden/>
              </w:rPr>
              <w:t>8</w:t>
            </w:r>
            <w:r>
              <w:rPr>
                <w:noProof/>
                <w:webHidden/>
              </w:rPr>
              <w:fldChar w:fldCharType="end"/>
            </w:r>
            <w:r w:rsidRPr="0045251E">
              <w:rPr>
                <w:rStyle w:val="Lienhypertexte"/>
                <w:noProof/>
              </w:rPr>
              <w:fldChar w:fldCharType="end"/>
            </w:r>
          </w:ins>
        </w:p>
        <w:p w14:paraId="64FE7F98" w14:textId="2E7936DB" w:rsidR="00B735EB" w:rsidRDefault="00B735EB">
          <w:pPr>
            <w:pStyle w:val="TM2"/>
            <w:tabs>
              <w:tab w:val="right" w:leader="dot" w:pos="9060"/>
            </w:tabs>
            <w:rPr>
              <w:ins w:id="44" w:author="Thomas CARTERET" w:date="2021-06-11T11:10:00Z"/>
              <w:noProof/>
              <w:sz w:val="22"/>
              <w:szCs w:val="22"/>
              <w:lang w:eastAsia="fr-FR"/>
            </w:rPr>
          </w:pPr>
          <w:ins w:id="45"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"_Toc74302234"</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2.2. Intelligent Entities</w:t>
            </w:r>
            <w:r>
              <w:rPr>
                <w:noProof/>
                <w:webHidden/>
              </w:rPr>
              <w:tab/>
            </w:r>
            <w:r>
              <w:rPr>
                <w:noProof/>
                <w:webHidden/>
              </w:rPr>
              <w:fldChar w:fldCharType="begin"/>
            </w:r>
            <w:r>
              <w:rPr>
                <w:noProof/>
                <w:webHidden/>
              </w:rPr>
              <w:instrText xml:space="preserve"> PAGEREF _Toc74302234 \h </w:instrText>
            </w:r>
            <w:r>
              <w:rPr>
                <w:noProof/>
                <w:webHidden/>
              </w:rPr>
            </w:r>
          </w:ins>
          <w:r>
            <w:rPr>
              <w:noProof/>
              <w:webHidden/>
            </w:rPr>
            <w:fldChar w:fldCharType="separate"/>
          </w:r>
          <w:ins w:id="46" w:author="Thomas CARTERET" w:date="2021-06-11T11:10:00Z">
            <w:r>
              <w:rPr>
                <w:noProof/>
                <w:webHidden/>
              </w:rPr>
              <w:t>9</w:t>
            </w:r>
            <w:r>
              <w:rPr>
                <w:noProof/>
                <w:webHidden/>
              </w:rPr>
              <w:fldChar w:fldCharType="end"/>
            </w:r>
            <w:r w:rsidRPr="0045251E">
              <w:rPr>
                <w:rStyle w:val="Lienhypertexte"/>
                <w:noProof/>
              </w:rPr>
              <w:fldChar w:fldCharType="end"/>
            </w:r>
          </w:ins>
        </w:p>
        <w:p w14:paraId="1271D239" w14:textId="18101C01" w:rsidR="00B735EB" w:rsidRDefault="00B735EB">
          <w:pPr>
            <w:pStyle w:val="TM3"/>
            <w:rPr>
              <w:ins w:id="47" w:author="Thomas CARTERET" w:date="2021-06-11T11:10:00Z"/>
              <w:noProof/>
              <w:sz w:val="22"/>
              <w:szCs w:val="22"/>
              <w:lang w:eastAsia="fr-FR"/>
            </w:rPr>
          </w:pPr>
          <w:ins w:id="48"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"_Toc74302235"</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2.2.1. Protester</w:t>
            </w:r>
            <w:r>
              <w:rPr>
                <w:noProof/>
                <w:webHidden/>
              </w:rPr>
              <w:tab/>
            </w:r>
            <w:r>
              <w:rPr>
                <w:noProof/>
                <w:webHidden/>
              </w:rPr>
              <w:fldChar w:fldCharType="begin"/>
            </w:r>
            <w:r>
              <w:rPr>
                <w:noProof/>
                <w:webHidden/>
              </w:rPr>
              <w:instrText xml:space="preserve"> PAGEREF _Toc74302235 \h </w:instrText>
            </w:r>
            <w:r>
              <w:rPr>
                <w:noProof/>
                <w:webHidden/>
              </w:rPr>
            </w:r>
          </w:ins>
          <w:r>
            <w:rPr>
              <w:noProof/>
              <w:webHidden/>
            </w:rPr>
            <w:fldChar w:fldCharType="separate"/>
          </w:r>
          <w:ins w:id="49" w:author="Thomas CARTERET" w:date="2021-06-11T11:10:00Z">
            <w:r>
              <w:rPr>
                <w:noProof/>
                <w:webHidden/>
              </w:rPr>
              <w:t>9</w:t>
            </w:r>
            <w:r>
              <w:rPr>
                <w:noProof/>
                <w:webHidden/>
              </w:rPr>
              <w:fldChar w:fldCharType="end"/>
            </w:r>
            <w:r w:rsidRPr="0045251E">
              <w:rPr>
                <w:rStyle w:val="Lienhypertexte"/>
                <w:noProof/>
              </w:rPr>
              <w:fldChar w:fldCharType="end"/>
            </w:r>
          </w:ins>
        </w:p>
        <w:p w14:paraId="339A8CAE" w14:textId="5293F271" w:rsidR="00B735EB" w:rsidRDefault="00B735EB">
          <w:pPr>
            <w:pStyle w:val="TM3"/>
            <w:rPr>
              <w:ins w:id="50" w:author="Thomas CARTERET" w:date="2021-06-11T11:10:00Z"/>
              <w:noProof/>
              <w:sz w:val="22"/>
              <w:szCs w:val="22"/>
              <w:lang w:eastAsia="fr-FR"/>
            </w:rPr>
          </w:pPr>
          <w:ins w:id="51"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"_Toc74302236"</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2.2.1. CRS</w:t>
            </w:r>
            <w:r>
              <w:rPr>
                <w:noProof/>
                <w:webHidden/>
              </w:rPr>
              <w:tab/>
            </w:r>
            <w:r>
              <w:rPr>
                <w:noProof/>
                <w:webHidden/>
              </w:rPr>
              <w:fldChar w:fldCharType="begin"/>
            </w:r>
            <w:r>
              <w:rPr>
                <w:noProof/>
                <w:webHidden/>
              </w:rPr>
              <w:instrText xml:space="preserve"> PAGEREF _Toc74302236 \h </w:instrText>
            </w:r>
            <w:r>
              <w:rPr>
                <w:noProof/>
                <w:webHidden/>
              </w:rPr>
            </w:r>
          </w:ins>
          <w:r>
            <w:rPr>
              <w:noProof/>
              <w:webHidden/>
            </w:rPr>
            <w:fldChar w:fldCharType="separate"/>
          </w:r>
          <w:ins w:id="52" w:author="Thomas CARTERET" w:date="2021-06-11T11:10:00Z">
            <w:r>
              <w:rPr>
                <w:noProof/>
                <w:webHidden/>
              </w:rPr>
              <w:t>10</w:t>
            </w:r>
            <w:r>
              <w:rPr>
                <w:noProof/>
                <w:webHidden/>
              </w:rPr>
              <w:fldChar w:fldCharType="end"/>
            </w:r>
            <w:r w:rsidRPr="0045251E">
              <w:rPr>
                <w:rStyle w:val="Lienhypertexte"/>
                <w:noProof/>
              </w:rPr>
              <w:fldChar w:fldCharType="end"/>
            </w:r>
          </w:ins>
        </w:p>
        <w:p w14:paraId="4B13BCFC" w14:textId="7320DE5A" w:rsidR="00B735EB" w:rsidRDefault="00B735EB">
          <w:pPr>
            <w:pStyle w:val="TM1"/>
            <w:rPr>
              <w:ins w:id="53" w:author="Thomas CARTERET" w:date="2021-06-11T11:10:00Z"/>
              <w:noProof/>
              <w:sz w:val="22"/>
              <w:szCs w:val="22"/>
              <w:lang w:eastAsia="fr-FR"/>
            </w:rPr>
          </w:pPr>
          <w:ins w:id="54"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"_Toc74302237"</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3</w:t>
            </w:r>
            <w:r w:rsidRPr="0045251E">
              <w:rPr>
                <w:rStyle w:val="Lienhypertexte"/>
                <w:rFonts w:cstheme="minorHAnsi"/>
                <w:noProof/>
                <w:lang w:val="en-US"/>
              </w:rPr>
              <w:t>. Technological Environment</w:t>
            </w:r>
            <w:r>
              <w:rPr>
                <w:noProof/>
                <w:webHidden/>
              </w:rPr>
              <w:tab/>
            </w:r>
            <w:r>
              <w:rPr>
                <w:noProof/>
                <w:webHidden/>
              </w:rPr>
              <w:fldChar w:fldCharType="begin"/>
            </w:r>
            <w:r>
              <w:rPr>
                <w:noProof/>
                <w:webHidden/>
              </w:rPr>
              <w:instrText xml:space="preserve"> PAGEREF _Toc74302237 \h </w:instrText>
            </w:r>
            <w:r>
              <w:rPr>
                <w:noProof/>
                <w:webHidden/>
              </w:rPr>
            </w:r>
          </w:ins>
          <w:r>
            <w:rPr>
              <w:noProof/>
              <w:webHidden/>
            </w:rPr>
            <w:fldChar w:fldCharType="separate"/>
          </w:r>
          <w:ins w:id="55" w:author="Thomas CARTERET" w:date="2021-06-11T11:10:00Z">
            <w:r>
              <w:rPr>
                <w:noProof/>
                <w:webHidden/>
              </w:rPr>
              <w:t>11</w:t>
            </w:r>
            <w:r>
              <w:rPr>
                <w:noProof/>
                <w:webHidden/>
              </w:rPr>
              <w:fldChar w:fldCharType="end"/>
            </w:r>
            <w:r w:rsidRPr="0045251E">
              <w:rPr>
                <w:rStyle w:val="Lienhypertexte"/>
                <w:noProof/>
              </w:rPr>
              <w:fldChar w:fldCharType="end"/>
            </w:r>
          </w:ins>
        </w:p>
        <w:p w14:paraId="4F45FE37" w14:textId="483BA2EE" w:rsidR="00B735EB" w:rsidRDefault="00B735EB">
          <w:pPr>
            <w:pStyle w:val="TM1"/>
            <w:rPr>
              <w:ins w:id="56" w:author="Thomas CARTERET" w:date="2021-06-11T11:10:00Z"/>
              <w:noProof/>
              <w:sz w:val="22"/>
              <w:szCs w:val="22"/>
              <w:lang w:eastAsia="fr-FR"/>
            </w:rPr>
          </w:pPr>
          <w:ins w:id="57"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"_Toc74302238"</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4</w:t>
            </w:r>
            <w:r w:rsidRPr="0045251E">
              <w:rPr>
                <w:rStyle w:val="Lienhypertexte"/>
                <w:rFonts w:cstheme="minorHAnsi"/>
                <w:noProof/>
                <w:lang w:val="en-US"/>
              </w:rPr>
              <w:t>. User Interface</w:t>
            </w:r>
            <w:r>
              <w:rPr>
                <w:noProof/>
                <w:webHidden/>
              </w:rPr>
              <w:tab/>
            </w:r>
            <w:r>
              <w:rPr>
                <w:noProof/>
                <w:webHidden/>
              </w:rPr>
              <w:fldChar w:fldCharType="begin"/>
            </w:r>
            <w:r>
              <w:rPr>
                <w:noProof/>
                <w:webHidden/>
              </w:rPr>
              <w:instrText xml:space="preserve"> PAGEREF _Toc74302238 \h </w:instrText>
            </w:r>
            <w:r>
              <w:rPr>
                <w:noProof/>
                <w:webHidden/>
              </w:rPr>
            </w:r>
          </w:ins>
          <w:r>
            <w:rPr>
              <w:noProof/>
              <w:webHidden/>
            </w:rPr>
            <w:fldChar w:fldCharType="separate"/>
          </w:r>
          <w:ins w:id="58" w:author="Thomas CARTERET" w:date="2021-06-11T11:10:00Z">
            <w:r>
              <w:rPr>
                <w:noProof/>
                <w:webHidden/>
              </w:rPr>
              <w:t>11</w:t>
            </w:r>
            <w:r>
              <w:rPr>
                <w:noProof/>
                <w:webHidden/>
              </w:rPr>
              <w:fldChar w:fldCharType="end"/>
            </w:r>
            <w:r w:rsidRPr="0045251E">
              <w:rPr>
                <w:rStyle w:val="Lienhypertexte"/>
                <w:noProof/>
              </w:rPr>
              <w:fldChar w:fldCharType="end"/>
            </w:r>
          </w:ins>
        </w:p>
        <w:p w14:paraId="4B3668AF" w14:textId="349153C3" w:rsidR="00B735EB" w:rsidRDefault="00B735EB">
          <w:pPr>
            <w:pStyle w:val="TM1"/>
            <w:rPr>
              <w:ins w:id="59" w:author="Thomas CARTERET" w:date="2021-06-11T11:10:00Z"/>
              <w:noProof/>
              <w:sz w:val="22"/>
              <w:szCs w:val="22"/>
              <w:lang w:eastAsia="fr-FR"/>
            </w:rPr>
          </w:pPr>
          <w:ins w:id="60"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"_Toc74302239"</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5</w:t>
            </w:r>
            <w:r w:rsidRPr="0045251E">
              <w:rPr>
                <w:rStyle w:val="Lienhypertexte"/>
                <w:rFonts w:cstheme="minorHAnsi"/>
                <w:noProof/>
                <w:lang w:val="en-US"/>
              </w:rPr>
              <w:t>. Work Packages</w:t>
            </w:r>
            <w:r>
              <w:rPr>
                <w:noProof/>
                <w:webHidden/>
              </w:rPr>
              <w:tab/>
            </w:r>
            <w:r>
              <w:rPr>
                <w:noProof/>
                <w:webHidden/>
              </w:rPr>
              <w:fldChar w:fldCharType="begin"/>
            </w:r>
            <w:r>
              <w:rPr>
                <w:noProof/>
                <w:webHidden/>
              </w:rPr>
              <w:instrText xml:space="preserve"> PAGEREF _Toc74302239 \h </w:instrText>
            </w:r>
            <w:r>
              <w:rPr>
                <w:noProof/>
                <w:webHidden/>
              </w:rPr>
            </w:r>
          </w:ins>
          <w:r>
            <w:rPr>
              <w:noProof/>
              <w:webHidden/>
            </w:rPr>
            <w:fldChar w:fldCharType="separate"/>
          </w:r>
          <w:ins w:id="61" w:author="Thomas CARTERET" w:date="2021-06-11T11:10:00Z">
            <w:r>
              <w:rPr>
                <w:noProof/>
                <w:webHidden/>
              </w:rPr>
              <w:t>12</w:t>
            </w:r>
            <w:r>
              <w:rPr>
                <w:noProof/>
                <w:webHidden/>
              </w:rPr>
              <w:fldChar w:fldCharType="end"/>
            </w:r>
            <w:r w:rsidRPr="0045251E">
              <w:rPr>
                <w:rStyle w:val="Lienhypertexte"/>
                <w:noProof/>
              </w:rPr>
              <w:fldChar w:fldCharType="end"/>
            </w:r>
          </w:ins>
        </w:p>
        <w:p w14:paraId="015AE036" w14:textId="66CC024C" w:rsidR="00B735EB" w:rsidRDefault="00B735EB">
          <w:pPr>
            <w:pStyle w:val="TM2"/>
            <w:tabs>
              <w:tab w:val="right" w:leader="dot" w:pos="9060"/>
            </w:tabs>
            <w:rPr>
              <w:ins w:id="62" w:author="Thomas CARTERET" w:date="2021-06-11T11:10:00Z"/>
              <w:noProof/>
              <w:sz w:val="22"/>
              <w:szCs w:val="22"/>
              <w:lang w:eastAsia="fr-FR"/>
            </w:rPr>
          </w:pPr>
          <w:ins w:id="63"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"_Toc74302240"</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5.1. What is a Work-Package ?</w:t>
            </w:r>
            <w:r>
              <w:rPr>
                <w:noProof/>
                <w:webHidden/>
              </w:rPr>
              <w:tab/>
            </w:r>
            <w:r>
              <w:rPr>
                <w:noProof/>
                <w:webHidden/>
              </w:rPr>
              <w:fldChar w:fldCharType="begin"/>
            </w:r>
            <w:r>
              <w:rPr>
                <w:noProof/>
                <w:webHidden/>
              </w:rPr>
              <w:instrText xml:space="preserve"> PAGEREF _Toc74302240 \h </w:instrText>
            </w:r>
            <w:r>
              <w:rPr>
                <w:noProof/>
                <w:webHidden/>
              </w:rPr>
            </w:r>
          </w:ins>
          <w:r>
            <w:rPr>
              <w:noProof/>
              <w:webHidden/>
            </w:rPr>
            <w:fldChar w:fldCharType="separate"/>
          </w:r>
          <w:ins w:id="64" w:author="Thomas CARTERET" w:date="2021-06-11T11:10:00Z">
            <w:r>
              <w:rPr>
                <w:noProof/>
                <w:webHidden/>
              </w:rPr>
              <w:t>12</w:t>
            </w:r>
            <w:r>
              <w:rPr>
                <w:noProof/>
                <w:webHidden/>
              </w:rPr>
              <w:fldChar w:fldCharType="end"/>
            </w:r>
            <w:r w:rsidRPr="0045251E">
              <w:rPr>
                <w:rStyle w:val="Lienhypertexte"/>
                <w:noProof/>
              </w:rPr>
              <w:fldChar w:fldCharType="end"/>
            </w:r>
          </w:ins>
        </w:p>
        <w:p w14:paraId="16583AE8" w14:textId="0DF0CE2C" w:rsidR="00B735EB" w:rsidRDefault="00B735EB">
          <w:pPr>
            <w:pStyle w:val="TM2"/>
            <w:tabs>
              <w:tab w:val="right" w:leader="dot" w:pos="9060"/>
            </w:tabs>
            <w:rPr>
              <w:ins w:id="65" w:author="Thomas CARTERET" w:date="2021-06-11T11:10:00Z"/>
              <w:noProof/>
              <w:sz w:val="22"/>
              <w:szCs w:val="22"/>
              <w:lang w:eastAsia="fr-FR"/>
            </w:rPr>
          </w:pPr>
          <w:ins w:id="66"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"_Toc74302241"</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5.1. Work Package 1: Environment</w:t>
            </w:r>
            <w:r>
              <w:rPr>
                <w:noProof/>
                <w:webHidden/>
              </w:rPr>
              <w:tab/>
            </w:r>
            <w:r>
              <w:rPr>
                <w:noProof/>
                <w:webHidden/>
              </w:rPr>
              <w:fldChar w:fldCharType="begin"/>
            </w:r>
            <w:r>
              <w:rPr>
                <w:noProof/>
                <w:webHidden/>
              </w:rPr>
              <w:instrText xml:space="preserve"> PAGEREF _Toc74302241 \h </w:instrText>
            </w:r>
            <w:r>
              <w:rPr>
                <w:noProof/>
                <w:webHidden/>
              </w:rPr>
            </w:r>
          </w:ins>
          <w:r>
            <w:rPr>
              <w:noProof/>
              <w:webHidden/>
            </w:rPr>
            <w:fldChar w:fldCharType="separate"/>
          </w:r>
          <w:ins w:id="67" w:author="Thomas CARTERET" w:date="2021-06-11T11:10:00Z">
            <w:r>
              <w:rPr>
                <w:noProof/>
                <w:webHidden/>
              </w:rPr>
              <w:t>12</w:t>
            </w:r>
            <w:r>
              <w:rPr>
                <w:noProof/>
                <w:webHidden/>
              </w:rPr>
              <w:fldChar w:fldCharType="end"/>
            </w:r>
            <w:r w:rsidRPr="0045251E">
              <w:rPr>
                <w:rStyle w:val="Lienhypertexte"/>
                <w:noProof/>
              </w:rPr>
              <w:fldChar w:fldCharType="end"/>
            </w:r>
          </w:ins>
        </w:p>
        <w:p w14:paraId="51D88E1A" w14:textId="4EC5640F" w:rsidR="00B735EB" w:rsidRDefault="00B735EB">
          <w:pPr>
            <w:pStyle w:val="TM3"/>
            <w:rPr>
              <w:ins w:id="68" w:author="Thomas CARTERET" w:date="2021-06-11T11:10:00Z"/>
              <w:noProof/>
              <w:sz w:val="22"/>
              <w:szCs w:val="22"/>
              <w:lang w:eastAsia="fr-FR"/>
            </w:rPr>
          </w:pPr>
          <w:ins w:id="69"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"_Toc74302242"</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5.1.1. Description</w:t>
            </w:r>
            <w:r>
              <w:rPr>
                <w:noProof/>
                <w:webHidden/>
              </w:rPr>
              <w:tab/>
            </w:r>
            <w:r>
              <w:rPr>
                <w:noProof/>
                <w:webHidden/>
              </w:rPr>
              <w:fldChar w:fldCharType="begin"/>
            </w:r>
            <w:r>
              <w:rPr>
                <w:noProof/>
                <w:webHidden/>
              </w:rPr>
              <w:instrText xml:space="preserve"> PAGEREF _Toc74302242 \h </w:instrText>
            </w:r>
            <w:r>
              <w:rPr>
                <w:noProof/>
                <w:webHidden/>
              </w:rPr>
            </w:r>
          </w:ins>
          <w:r>
            <w:rPr>
              <w:noProof/>
              <w:webHidden/>
            </w:rPr>
            <w:fldChar w:fldCharType="separate"/>
          </w:r>
          <w:ins w:id="70" w:author="Thomas CARTERET" w:date="2021-06-11T11:10:00Z">
            <w:r>
              <w:rPr>
                <w:noProof/>
                <w:webHidden/>
              </w:rPr>
              <w:t>12</w:t>
            </w:r>
            <w:r>
              <w:rPr>
                <w:noProof/>
                <w:webHidden/>
              </w:rPr>
              <w:fldChar w:fldCharType="end"/>
            </w:r>
            <w:r w:rsidRPr="0045251E">
              <w:rPr>
                <w:rStyle w:val="Lienhypertexte"/>
                <w:noProof/>
              </w:rPr>
              <w:fldChar w:fldCharType="end"/>
            </w:r>
          </w:ins>
        </w:p>
        <w:p w14:paraId="7BD06D25" w14:textId="17677243" w:rsidR="00B735EB" w:rsidRDefault="00B735EB">
          <w:pPr>
            <w:pStyle w:val="TM3"/>
            <w:rPr>
              <w:ins w:id="71" w:author="Thomas CARTERET" w:date="2021-06-11T11:10:00Z"/>
              <w:noProof/>
              <w:sz w:val="22"/>
              <w:szCs w:val="22"/>
              <w:lang w:eastAsia="fr-FR"/>
            </w:rPr>
          </w:pPr>
          <w:ins w:id="72"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"_Toc74302243"</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5.1.2. Inputs</w:t>
            </w:r>
            <w:r>
              <w:rPr>
                <w:noProof/>
                <w:webHidden/>
              </w:rPr>
              <w:tab/>
            </w:r>
            <w:r>
              <w:rPr>
                <w:noProof/>
                <w:webHidden/>
              </w:rPr>
              <w:fldChar w:fldCharType="begin"/>
            </w:r>
            <w:r>
              <w:rPr>
                <w:noProof/>
                <w:webHidden/>
              </w:rPr>
              <w:instrText xml:space="preserve"> PAGEREF _Toc74302243 \h </w:instrText>
            </w:r>
            <w:r>
              <w:rPr>
                <w:noProof/>
                <w:webHidden/>
              </w:rPr>
            </w:r>
          </w:ins>
          <w:r>
            <w:rPr>
              <w:noProof/>
              <w:webHidden/>
            </w:rPr>
            <w:fldChar w:fldCharType="separate"/>
          </w:r>
          <w:ins w:id="73" w:author="Thomas CARTERET" w:date="2021-06-11T11:10:00Z">
            <w:r>
              <w:rPr>
                <w:noProof/>
                <w:webHidden/>
              </w:rPr>
              <w:t>13</w:t>
            </w:r>
            <w:r>
              <w:rPr>
                <w:noProof/>
                <w:webHidden/>
              </w:rPr>
              <w:fldChar w:fldCharType="end"/>
            </w:r>
            <w:r w:rsidRPr="0045251E">
              <w:rPr>
                <w:rStyle w:val="Lienhypertexte"/>
                <w:noProof/>
              </w:rPr>
              <w:fldChar w:fldCharType="end"/>
            </w:r>
          </w:ins>
        </w:p>
        <w:p w14:paraId="05F829F8" w14:textId="3D9DC85B" w:rsidR="00B735EB" w:rsidRDefault="00B735EB">
          <w:pPr>
            <w:pStyle w:val="TM3"/>
            <w:rPr>
              <w:ins w:id="74" w:author="Thomas CARTERET" w:date="2021-06-11T11:10:00Z"/>
              <w:noProof/>
              <w:sz w:val="22"/>
              <w:szCs w:val="22"/>
              <w:lang w:eastAsia="fr-FR"/>
            </w:rPr>
          </w:pPr>
          <w:ins w:id="75"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"_Toc74302244"</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5.1.3. Outputs / Deliverables</w:t>
            </w:r>
            <w:r>
              <w:rPr>
                <w:noProof/>
                <w:webHidden/>
              </w:rPr>
              <w:tab/>
            </w:r>
            <w:r>
              <w:rPr>
                <w:noProof/>
                <w:webHidden/>
              </w:rPr>
              <w:fldChar w:fldCharType="begin"/>
            </w:r>
            <w:r>
              <w:rPr>
                <w:noProof/>
                <w:webHidden/>
              </w:rPr>
              <w:instrText xml:space="preserve"> PAGEREF _Toc74302244 \h </w:instrText>
            </w:r>
            <w:r>
              <w:rPr>
                <w:noProof/>
                <w:webHidden/>
              </w:rPr>
            </w:r>
          </w:ins>
          <w:r>
            <w:rPr>
              <w:noProof/>
              <w:webHidden/>
            </w:rPr>
            <w:fldChar w:fldCharType="separate"/>
          </w:r>
          <w:ins w:id="76" w:author="Thomas CARTERET" w:date="2021-06-11T11:10:00Z">
            <w:r>
              <w:rPr>
                <w:noProof/>
                <w:webHidden/>
              </w:rPr>
              <w:t>13</w:t>
            </w:r>
            <w:r>
              <w:rPr>
                <w:noProof/>
                <w:webHidden/>
              </w:rPr>
              <w:fldChar w:fldCharType="end"/>
            </w:r>
            <w:r w:rsidRPr="0045251E">
              <w:rPr>
                <w:rStyle w:val="Lienhypertexte"/>
                <w:noProof/>
              </w:rPr>
              <w:fldChar w:fldCharType="end"/>
            </w:r>
          </w:ins>
        </w:p>
        <w:p w14:paraId="1C6EB695" w14:textId="198CEC17" w:rsidR="00B735EB" w:rsidRDefault="00B735EB">
          <w:pPr>
            <w:pStyle w:val="TM2"/>
            <w:tabs>
              <w:tab w:val="right" w:leader="dot" w:pos="9060"/>
            </w:tabs>
            <w:rPr>
              <w:ins w:id="77" w:author="Thomas CARTERET" w:date="2021-06-11T11:10:00Z"/>
              <w:noProof/>
              <w:sz w:val="22"/>
              <w:szCs w:val="22"/>
              <w:lang w:eastAsia="fr-FR"/>
            </w:rPr>
          </w:pPr>
          <w:ins w:id="78"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"_Toc74302245"</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5.2. Work Package 2: Group 1 of Agents</w:t>
            </w:r>
            <w:r>
              <w:rPr>
                <w:noProof/>
                <w:webHidden/>
              </w:rPr>
              <w:tab/>
            </w:r>
            <w:r>
              <w:rPr>
                <w:noProof/>
                <w:webHidden/>
              </w:rPr>
              <w:fldChar w:fldCharType="begin"/>
            </w:r>
            <w:r>
              <w:rPr>
                <w:noProof/>
                <w:webHidden/>
              </w:rPr>
              <w:instrText xml:space="preserve"> PAGEREF _Toc74302245 \h </w:instrText>
            </w:r>
            <w:r>
              <w:rPr>
                <w:noProof/>
                <w:webHidden/>
              </w:rPr>
            </w:r>
          </w:ins>
          <w:r>
            <w:rPr>
              <w:noProof/>
              <w:webHidden/>
            </w:rPr>
            <w:fldChar w:fldCharType="separate"/>
          </w:r>
          <w:ins w:id="79" w:author="Thomas CARTERET" w:date="2021-06-11T11:10:00Z">
            <w:r>
              <w:rPr>
                <w:noProof/>
                <w:webHidden/>
              </w:rPr>
              <w:t>13</w:t>
            </w:r>
            <w:r>
              <w:rPr>
                <w:noProof/>
                <w:webHidden/>
              </w:rPr>
              <w:fldChar w:fldCharType="end"/>
            </w:r>
            <w:r w:rsidRPr="0045251E">
              <w:rPr>
                <w:rStyle w:val="Lienhypertexte"/>
                <w:noProof/>
              </w:rPr>
              <w:fldChar w:fldCharType="end"/>
            </w:r>
          </w:ins>
        </w:p>
        <w:p w14:paraId="5E5F4167" w14:textId="4D4F2616" w:rsidR="00B735EB" w:rsidRDefault="00B735EB">
          <w:pPr>
            <w:pStyle w:val="TM3"/>
            <w:rPr>
              <w:ins w:id="80" w:author="Thomas CARTERET" w:date="2021-06-11T11:10:00Z"/>
              <w:noProof/>
              <w:sz w:val="22"/>
              <w:szCs w:val="22"/>
              <w:lang w:eastAsia="fr-FR"/>
            </w:rPr>
          </w:pPr>
          <w:ins w:id="81"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"_Toc74302246"</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5.2.1. Description</w:t>
            </w:r>
            <w:r>
              <w:rPr>
                <w:noProof/>
                <w:webHidden/>
              </w:rPr>
              <w:tab/>
            </w:r>
            <w:r>
              <w:rPr>
                <w:noProof/>
                <w:webHidden/>
              </w:rPr>
              <w:fldChar w:fldCharType="begin"/>
            </w:r>
            <w:r>
              <w:rPr>
                <w:noProof/>
                <w:webHidden/>
              </w:rPr>
              <w:instrText xml:space="preserve"> PAGEREF _Toc74302246 \h </w:instrText>
            </w:r>
            <w:r>
              <w:rPr>
                <w:noProof/>
                <w:webHidden/>
              </w:rPr>
            </w:r>
          </w:ins>
          <w:r>
            <w:rPr>
              <w:noProof/>
              <w:webHidden/>
            </w:rPr>
            <w:fldChar w:fldCharType="separate"/>
          </w:r>
          <w:ins w:id="82" w:author="Thomas CARTERET" w:date="2021-06-11T11:10:00Z">
            <w:r>
              <w:rPr>
                <w:noProof/>
                <w:webHidden/>
              </w:rPr>
              <w:t>13</w:t>
            </w:r>
            <w:r>
              <w:rPr>
                <w:noProof/>
                <w:webHidden/>
              </w:rPr>
              <w:fldChar w:fldCharType="end"/>
            </w:r>
            <w:r w:rsidRPr="0045251E">
              <w:rPr>
                <w:rStyle w:val="Lienhypertexte"/>
                <w:noProof/>
              </w:rPr>
              <w:fldChar w:fldCharType="end"/>
            </w:r>
          </w:ins>
        </w:p>
        <w:p w14:paraId="075CED01" w14:textId="15126C54" w:rsidR="00B735EB" w:rsidRDefault="00B735EB">
          <w:pPr>
            <w:pStyle w:val="TM3"/>
            <w:rPr>
              <w:ins w:id="83" w:author="Thomas CARTERET" w:date="2021-06-11T11:10:00Z"/>
              <w:noProof/>
              <w:sz w:val="22"/>
              <w:szCs w:val="22"/>
              <w:lang w:eastAsia="fr-FR"/>
            </w:rPr>
          </w:pPr>
          <w:ins w:id="84"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"_Toc74302247"</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5.2.2. Inputs</w:t>
            </w:r>
            <w:r>
              <w:rPr>
                <w:noProof/>
                <w:webHidden/>
              </w:rPr>
              <w:tab/>
            </w:r>
            <w:r>
              <w:rPr>
                <w:noProof/>
                <w:webHidden/>
              </w:rPr>
              <w:fldChar w:fldCharType="begin"/>
            </w:r>
            <w:r>
              <w:rPr>
                <w:noProof/>
                <w:webHidden/>
              </w:rPr>
              <w:instrText xml:space="preserve"> PAGEREF _Toc74302247 \h </w:instrText>
            </w:r>
            <w:r>
              <w:rPr>
                <w:noProof/>
                <w:webHidden/>
              </w:rPr>
            </w:r>
          </w:ins>
          <w:r>
            <w:rPr>
              <w:noProof/>
              <w:webHidden/>
            </w:rPr>
            <w:fldChar w:fldCharType="separate"/>
          </w:r>
          <w:ins w:id="85" w:author="Thomas CARTERET" w:date="2021-06-11T11:10:00Z">
            <w:r>
              <w:rPr>
                <w:noProof/>
                <w:webHidden/>
              </w:rPr>
              <w:t>13</w:t>
            </w:r>
            <w:r>
              <w:rPr>
                <w:noProof/>
                <w:webHidden/>
              </w:rPr>
              <w:fldChar w:fldCharType="end"/>
            </w:r>
            <w:r w:rsidRPr="0045251E">
              <w:rPr>
                <w:rStyle w:val="Lienhypertexte"/>
                <w:noProof/>
              </w:rPr>
              <w:fldChar w:fldCharType="end"/>
            </w:r>
          </w:ins>
        </w:p>
        <w:p w14:paraId="12FCF803" w14:textId="616143CE" w:rsidR="00B735EB" w:rsidRDefault="00B735EB">
          <w:pPr>
            <w:pStyle w:val="TM3"/>
            <w:rPr>
              <w:ins w:id="86" w:author="Thomas CARTERET" w:date="2021-06-11T11:10:00Z"/>
              <w:noProof/>
              <w:sz w:val="22"/>
              <w:szCs w:val="22"/>
              <w:lang w:eastAsia="fr-FR"/>
            </w:rPr>
          </w:pPr>
          <w:ins w:id="87"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"_Toc74302248"</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5.2.3. Outputs / Deliverables</w:t>
            </w:r>
            <w:r>
              <w:rPr>
                <w:noProof/>
                <w:webHidden/>
              </w:rPr>
              <w:tab/>
            </w:r>
            <w:r>
              <w:rPr>
                <w:noProof/>
                <w:webHidden/>
              </w:rPr>
              <w:fldChar w:fldCharType="begin"/>
            </w:r>
            <w:r>
              <w:rPr>
                <w:noProof/>
                <w:webHidden/>
              </w:rPr>
              <w:instrText xml:space="preserve"> PAGEREF _Toc74302248 \h </w:instrText>
            </w:r>
            <w:r>
              <w:rPr>
                <w:noProof/>
                <w:webHidden/>
              </w:rPr>
            </w:r>
          </w:ins>
          <w:r>
            <w:rPr>
              <w:noProof/>
              <w:webHidden/>
            </w:rPr>
            <w:fldChar w:fldCharType="separate"/>
          </w:r>
          <w:ins w:id="88" w:author="Thomas CARTERET" w:date="2021-06-11T11:10:00Z">
            <w:r>
              <w:rPr>
                <w:noProof/>
                <w:webHidden/>
              </w:rPr>
              <w:t>13</w:t>
            </w:r>
            <w:r>
              <w:rPr>
                <w:noProof/>
                <w:webHidden/>
              </w:rPr>
              <w:fldChar w:fldCharType="end"/>
            </w:r>
            <w:r w:rsidRPr="0045251E">
              <w:rPr>
                <w:rStyle w:val="Lienhypertexte"/>
                <w:noProof/>
              </w:rPr>
              <w:fldChar w:fldCharType="end"/>
            </w:r>
          </w:ins>
        </w:p>
        <w:p w14:paraId="0DC34ADB" w14:textId="1B710733" w:rsidR="00B735EB" w:rsidRDefault="00B735EB">
          <w:pPr>
            <w:pStyle w:val="TM2"/>
            <w:tabs>
              <w:tab w:val="right" w:leader="dot" w:pos="9060"/>
            </w:tabs>
            <w:rPr>
              <w:ins w:id="89" w:author="Thomas CARTERET" w:date="2021-06-11T11:10:00Z"/>
              <w:noProof/>
              <w:sz w:val="22"/>
              <w:szCs w:val="22"/>
              <w:lang w:eastAsia="fr-FR"/>
            </w:rPr>
          </w:pPr>
          <w:ins w:id="90"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"_Toc74302249"</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5.3. Work Package 3: Group 2 of Agents</w:t>
            </w:r>
            <w:r>
              <w:rPr>
                <w:noProof/>
                <w:webHidden/>
              </w:rPr>
              <w:tab/>
            </w:r>
            <w:r>
              <w:rPr>
                <w:noProof/>
                <w:webHidden/>
              </w:rPr>
              <w:fldChar w:fldCharType="begin"/>
            </w:r>
            <w:r>
              <w:rPr>
                <w:noProof/>
                <w:webHidden/>
              </w:rPr>
              <w:instrText xml:space="preserve"> PAGEREF _Toc74302249 \h </w:instrText>
            </w:r>
            <w:r>
              <w:rPr>
                <w:noProof/>
                <w:webHidden/>
              </w:rPr>
            </w:r>
          </w:ins>
          <w:r>
            <w:rPr>
              <w:noProof/>
              <w:webHidden/>
            </w:rPr>
            <w:fldChar w:fldCharType="separate"/>
          </w:r>
          <w:ins w:id="91" w:author="Thomas CARTERET" w:date="2021-06-11T11:10:00Z">
            <w:r>
              <w:rPr>
                <w:noProof/>
                <w:webHidden/>
              </w:rPr>
              <w:t>13</w:t>
            </w:r>
            <w:r>
              <w:rPr>
                <w:noProof/>
                <w:webHidden/>
              </w:rPr>
              <w:fldChar w:fldCharType="end"/>
            </w:r>
            <w:r w:rsidRPr="0045251E">
              <w:rPr>
                <w:rStyle w:val="Lienhypertexte"/>
                <w:noProof/>
              </w:rPr>
              <w:fldChar w:fldCharType="end"/>
            </w:r>
          </w:ins>
        </w:p>
        <w:p w14:paraId="181B7D24" w14:textId="22131B33" w:rsidR="00B735EB" w:rsidRDefault="00B735EB">
          <w:pPr>
            <w:pStyle w:val="TM3"/>
            <w:rPr>
              <w:ins w:id="92" w:author="Thomas CARTERET" w:date="2021-06-11T11:10:00Z"/>
              <w:noProof/>
              <w:sz w:val="22"/>
              <w:szCs w:val="22"/>
              <w:lang w:eastAsia="fr-FR"/>
            </w:rPr>
          </w:pPr>
          <w:ins w:id="93"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"_Toc74302250"</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5.3.1. Description</w:t>
            </w:r>
            <w:r>
              <w:rPr>
                <w:noProof/>
                <w:webHidden/>
              </w:rPr>
              <w:tab/>
            </w:r>
            <w:r>
              <w:rPr>
                <w:noProof/>
                <w:webHidden/>
              </w:rPr>
              <w:fldChar w:fldCharType="begin"/>
            </w:r>
            <w:r>
              <w:rPr>
                <w:noProof/>
                <w:webHidden/>
              </w:rPr>
              <w:instrText xml:space="preserve"> PAGEREF _Toc74302250 \h </w:instrText>
            </w:r>
            <w:r>
              <w:rPr>
                <w:noProof/>
                <w:webHidden/>
              </w:rPr>
            </w:r>
          </w:ins>
          <w:r>
            <w:rPr>
              <w:noProof/>
              <w:webHidden/>
            </w:rPr>
            <w:fldChar w:fldCharType="separate"/>
          </w:r>
          <w:ins w:id="94" w:author="Thomas CARTERET" w:date="2021-06-11T11:10:00Z">
            <w:r>
              <w:rPr>
                <w:noProof/>
                <w:webHidden/>
              </w:rPr>
              <w:t>13</w:t>
            </w:r>
            <w:r>
              <w:rPr>
                <w:noProof/>
                <w:webHidden/>
              </w:rPr>
              <w:fldChar w:fldCharType="end"/>
            </w:r>
            <w:r w:rsidRPr="0045251E">
              <w:rPr>
                <w:rStyle w:val="Lienhypertexte"/>
                <w:noProof/>
              </w:rPr>
              <w:fldChar w:fldCharType="end"/>
            </w:r>
          </w:ins>
        </w:p>
        <w:p w14:paraId="719C8FCA" w14:textId="507F2D8F" w:rsidR="00B735EB" w:rsidRDefault="00B735EB">
          <w:pPr>
            <w:pStyle w:val="TM3"/>
            <w:rPr>
              <w:ins w:id="95" w:author="Thomas CARTERET" w:date="2021-06-11T11:10:00Z"/>
              <w:noProof/>
              <w:sz w:val="22"/>
              <w:szCs w:val="22"/>
              <w:lang w:eastAsia="fr-FR"/>
            </w:rPr>
          </w:pPr>
          <w:ins w:id="96"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"_Toc74302251"</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5.3.2. Inputs</w:t>
            </w:r>
            <w:r>
              <w:rPr>
                <w:noProof/>
                <w:webHidden/>
              </w:rPr>
              <w:tab/>
            </w:r>
            <w:r>
              <w:rPr>
                <w:noProof/>
                <w:webHidden/>
              </w:rPr>
              <w:fldChar w:fldCharType="begin"/>
            </w:r>
            <w:r>
              <w:rPr>
                <w:noProof/>
                <w:webHidden/>
              </w:rPr>
              <w:instrText xml:space="preserve"> PAGEREF _Toc74302251 \h </w:instrText>
            </w:r>
            <w:r>
              <w:rPr>
                <w:noProof/>
                <w:webHidden/>
              </w:rPr>
            </w:r>
          </w:ins>
          <w:r>
            <w:rPr>
              <w:noProof/>
              <w:webHidden/>
            </w:rPr>
            <w:fldChar w:fldCharType="separate"/>
          </w:r>
          <w:ins w:id="97" w:author="Thomas CARTERET" w:date="2021-06-11T11:10:00Z">
            <w:r>
              <w:rPr>
                <w:noProof/>
                <w:webHidden/>
              </w:rPr>
              <w:t>13</w:t>
            </w:r>
            <w:r>
              <w:rPr>
                <w:noProof/>
                <w:webHidden/>
              </w:rPr>
              <w:fldChar w:fldCharType="end"/>
            </w:r>
            <w:r w:rsidRPr="0045251E">
              <w:rPr>
                <w:rStyle w:val="Lienhypertexte"/>
                <w:noProof/>
              </w:rPr>
              <w:fldChar w:fldCharType="end"/>
            </w:r>
          </w:ins>
        </w:p>
        <w:p w14:paraId="1E451DB0" w14:textId="31A788D8" w:rsidR="00B735EB" w:rsidRDefault="00B735EB">
          <w:pPr>
            <w:pStyle w:val="TM3"/>
            <w:rPr>
              <w:ins w:id="98" w:author="Thomas CARTERET" w:date="2021-06-11T11:10:00Z"/>
              <w:noProof/>
              <w:sz w:val="22"/>
              <w:szCs w:val="22"/>
              <w:lang w:eastAsia="fr-FR"/>
            </w:rPr>
          </w:pPr>
          <w:ins w:id="99"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"_Toc74302252"</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5.3.3. Outputs / Deliverables</w:t>
            </w:r>
            <w:r>
              <w:rPr>
                <w:noProof/>
                <w:webHidden/>
              </w:rPr>
              <w:tab/>
            </w:r>
            <w:r>
              <w:rPr>
                <w:noProof/>
                <w:webHidden/>
              </w:rPr>
              <w:fldChar w:fldCharType="begin"/>
            </w:r>
            <w:r>
              <w:rPr>
                <w:noProof/>
                <w:webHidden/>
              </w:rPr>
              <w:instrText xml:space="preserve"> PAGEREF _Toc74302252 \h </w:instrText>
            </w:r>
            <w:r>
              <w:rPr>
                <w:noProof/>
                <w:webHidden/>
              </w:rPr>
            </w:r>
          </w:ins>
          <w:r>
            <w:rPr>
              <w:noProof/>
              <w:webHidden/>
            </w:rPr>
            <w:fldChar w:fldCharType="separate"/>
          </w:r>
          <w:ins w:id="100" w:author="Thomas CARTERET" w:date="2021-06-11T11:10:00Z">
            <w:r>
              <w:rPr>
                <w:noProof/>
                <w:webHidden/>
              </w:rPr>
              <w:t>14</w:t>
            </w:r>
            <w:r>
              <w:rPr>
                <w:noProof/>
                <w:webHidden/>
              </w:rPr>
              <w:fldChar w:fldCharType="end"/>
            </w:r>
            <w:r w:rsidRPr="0045251E">
              <w:rPr>
                <w:rStyle w:val="Lienhypertexte"/>
                <w:noProof/>
              </w:rPr>
              <w:fldChar w:fldCharType="end"/>
            </w:r>
          </w:ins>
        </w:p>
        <w:p w14:paraId="5C90B297" w14:textId="1B8353E8" w:rsidR="00B735EB" w:rsidRDefault="00B735EB">
          <w:pPr>
            <w:pStyle w:val="TM2"/>
            <w:tabs>
              <w:tab w:val="right" w:leader="dot" w:pos="9060"/>
            </w:tabs>
            <w:rPr>
              <w:ins w:id="101" w:author="Thomas CARTERET" w:date="2021-06-11T11:10:00Z"/>
              <w:noProof/>
              <w:sz w:val="22"/>
              <w:szCs w:val="22"/>
              <w:lang w:eastAsia="fr-FR"/>
            </w:rPr>
          </w:pPr>
          <w:ins w:id="102"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"_Toc74302253"</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5.4. Work Package 4: User Interface</w:t>
            </w:r>
            <w:r>
              <w:rPr>
                <w:noProof/>
                <w:webHidden/>
              </w:rPr>
              <w:tab/>
            </w:r>
            <w:r>
              <w:rPr>
                <w:noProof/>
                <w:webHidden/>
              </w:rPr>
              <w:fldChar w:fldCharType="begin"/>
            </w:r>
            <w:r>
              <w:rPr>
                <w:noProof/>
                <w:webHidden/>
              </w:rPr>
              <w:instrText xml:space="preserve"> PAGEREF _Toc74302253 \h </w:instrText>
            </w:r>
            <w:r>
              <w:rPr>
                <w:noProof/>
                <w:webHidden/>
              </w:rPr>
            </w:r>
          </w:ins>
          <w:r>
            <w:rPr>
              <w:noProof/>
              <w:webHidden/>
            </w:rPr>
            <w:fldChar w:fldCharType="separate"/>
          </w:r>
          <w:ins w:id="103" w:author="Thomas CARTERET" w:date="2021-06-11T11:10:00Z">
            <w:r>
              <w:rPr>
                <w:noProof/>
                <w:webHidden/>
              </w:rPr>
              <w:t>14</w:t>
            </w:r>
            <w:r>
              <w:rPr>
                <w:noProof/>
                <w:webHidden/>
              </w:rPr>
              <w:fldChar w:fldCharType="end"/>
            </w:r>
            <w:r w:rsidRPr="0045251E">
              <w:rPr>
                <w:rStyle w:val="Lienhypertexte"/>
                <w:noProof/>
              </w:rPr>
              <w:fldChar w:fldCharType="end"/>
            </w:r>
          </w:ins>
        </w:p>
        <w:p w14:paraId="362039E6" w14:textId="384991F5" w:rsidR="00B735EB" w:rsidRDefault="00B735EB">
          <w:pPr>
            <w:pStyle w:val="TM3"/>
            <w:rPr>
              <w:ins w:id="104" w:author="Thomas CARTERET" w:date="2021-06-11T11:10:00Z"/>
              <w:noProof/>
              <w:sz w:val="22"/>
              <w:szCs w:val="22"/>
              <w:lang w:eastAsia="fr-FR"/>
            </w:rPr>
          </w:pPr>
          <w:ins w:id="105"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"_Toc74302254"</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5.4.1. Description</w:t>
            </w:r>
            <w:r>
              <w:rPr>
                <w:noProof/>
                <w:webHidden/>
              </w:rPr>
              <w:tab/>
            </w:r>
            <w:r>
              <w:rPr>
                <w:noProof/>
                <w:webHidden/>
              </w:rPr>
              <w:fldChar w:fldCharType="begin"/>
            </w:r>
            <w:r>
              <w:rPr>
                <w:noProof/>
                <w:webHidden/>
              </w:rPr>
              <w:instrText xml:space="preserve"> PAGEREF _Toc74302254 \h </w:instrText>
            </w:r>
            <w:r>
              <w:rPr>
                <w:noProof/>
                <w:webHidden/>
              </w:rPr>
            </w:r>
          </w:ins>
          <w:r>
            <w:rPr>
              <w:noProof/>
              <w:webHidden/>
            </w:rPr>
            <w:fldChar w:fldCharType="separate"/>
          </w:r>
          <w:ins w:id="106" w:author="Thomas CARTERET" w:date="2021-06-11T11:10:00Z">
            <w:r>
              <w:rPr>
                <w:noProof/>
                <w:webHidden/>
              </w:rPr>
              <w:t>14</w:t>
            </w:r>
            <w:r>
              <w:rPr>
                <w:noProof/>
                <w:webHidden/>
              </w:rPr>
              <w:fldChar w:fldCharType="end"/>
            </w:r>
            <w:r w:rsidRPr="0045251E">
              <w:rPr>
                <w:rStyle w:val="Lienhypertexte"/>
                <w:noProof/>
              </w:rPr>
              <w:fldChar w:fldCharType="end"/>
            </w:r>
          </w:ins>
        </w:p>
        <w:p w14:paraId="0D5A0DBD" w14:textId="0797F015" w:rsidR="00B735EB" w:rsidRDefault="00B735EB">
          <w:pPr>
            <w:pStyle w:val="TM3"/>
            <w:rPr>
              <w:ins w:id="107" w:author="Thomas CARTERET" w:date="2021-06-11T11:10:00Z"/>
              <w:noProof/>
              <w:sz w:val="22"/>
              <w:szCs w:val="22"/>
              <w:lang w:eastAsia="fr-FR"/>
            </w:rPr>
          </w:pPr>
          <w:ins w:id="108"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"_Toc74302255"</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5.4.2. Inputs</w:t>
            </w:r>
            <w:r>
              <w:rPr>
                <w:noProof/>
                <w:webHidden/>
              </w:rPr>
              <w:tab/>
            </w:r>
            <w:r>
              <w:rPr>
                <w:noProof/>
                <w:webHidden/>
              </w:rPr>
              <w:fldChar w:fldCharType="begin"/>
            </w:r>
            <w:r>
              <w:rPr>
                <w:noProof/>
                <w:webHidden/>
              </w:rPr>
              <w:instrText xml:space="preserve"> PAGEREF _Toc74302255 \h </w:instrText>
            </w:r>
            <w:r>
              <w:rPr>
                <w:noProof/>
                <w:webHidden/>
              </w:rPr>
            </w:r>
          </w:ins>
          <w:r>
            <w:rPr>
              <w:noProof/>
              <w:webHidden/>
            </w:rPr>
            <w:fldChar w:fldCharType="separate"/>
          </w:r>
          <w:ins w:id="109" w:author="Thomas CARTERET" w:date="2021-06-11T11:10:00Z">
            <w:r>
              <w:rPr>
                <w:noProof/>
                <w:webHidden/>
              </w:rPr>
              <w:t>14</w:t>
            </w:r>
            <w:r>
              <w:rPr>
                <w:noProof/>
                <w:webHidden/>
              </w:rPr>
              <w:fldChar w:fldCharType="end"/>
            </w:r>
            <w:r w:rsidRPr="0045251E">
              <w:rPr>
                <w:rStyle w:val="Lienhypertexte"/>
                <w:noProof/>
              </w:rPr>
              <w:fldChar w:fldCharType="end"/>
            </w:r>
          </w:ins>
        </w:p>
        <w:p w14:paraId="52CDD5B0" w14:textId="58D48B23" w:rsidR="00B735EB" w:rsidRDefault="00B735EB">
          <w:pPr>
            <w:pStyle w:val="TM3"/>
            <w:rPr>
              <w:ins w:id="110" w:author="Thomas CARTERET" w:date="2021-06-11T11:10:00Z"/>
              <w:noProof/>
              <w:sz w:val="22"/>
              <w:szCs w:val="22"/>
              <w:lang w:eastAsia="fr-FR"/>
            </w:rPr>
          </w:pPr>
          <w:ins w:id="111"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"_Toc74302256"</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5.4.3. Outputs / Deliverables</w:t>
            </w:r>
            <w:r>
              <w:rPr>
                <w:noProof/>
                <w:webHidden/>
              </w:rPr>
              <w:tab/>
            </w:r>
            <w:r>
              <w:rPr>
                <w:noProof/>
                <w:webHidden/>
              </w:rPr>
              <w:fldChar w:fldCharType="begin"/>
            </w:r>
            <w:r>
              <w:rPr>
                <w:noProof/>
                <w:webHidden/>
              </w:rPr>
              <w:instrText xml:space="preserve"> PAGEREF _Toc74302256 \h </w:instrText>
            </w:r>
            <w:r>
              <w:rPr>
                <w:noProof/>
                <w:webHidden/>
              </w:rPr>
            </w:r>
          </w:ins>
          <w:r>
            <w:rPr>
              <w:noProof/>
              <w:webHidden/>
            </w:rPr>
            <w:fldChar w:fldCharType="separate"/>
          </w:r>
          <w:ins w:id="112" w:author="Thomas CARTERET" w:date="2021-06-11T11:10:00Z">
            <w:r>
              <w:rPr>
                <w:noProof/>
                <w:webHidden/>
              </w:rPr>
              <w:t>14</w:t>
            </w:r>
            <w:r>
              <w:rPr>
                <w:noProof/>
                <w:webHidden/>
              </w:rPr>
              <w:fldChar w:fldCharType="end"/>
            </w:r>
            <w:r w:rsidRPr="0045251E">
              <w:rPr>
                <w:rStyle w:val="Lienhypertexte"/>
                <w:noProof/>
              </w:rPr>
              <w:fldChar w:fldCharType="end"/>
            </w:r>
          </w:ins>
        </w:p>
        <w:p w14:paraId="3D8BAC76" w14:textId="76E74CB5" w:rsidR="00B735EB" w:rsidRDefault="00B735EB">
          <w:pPr>
            <w:pStyle w:val="TM2"/>
            <w:tabs>
              <w:tab w:val="right" w:leader="dot" w:pos="9060"/>
            </w:tabs>
            <w:rPr>
              <w:ins w:id="113" w:author="Thomas CARTERET" w:date="2021-06-11T11:10:00Z"/>
              <w:noProof/>
              <w:sz w:val="22"/>
              <w:szCs w:val="22"/>
              <w:lang w:eastAsia="fr-FR"/>
            </w:rPr>
          </w:pPr>
          <w:ins w:id="114" w:author="Thomas CARTERET" w:date="2021-06-11T11:10:00Z">
            <w:r w:rsidRPr="0045251E">
              <w:rPr>
                <w:rStyle w:val="Lienhypertexte"/>
                <w:noProof/>
              </w:rPr>
              <w:lastRenderedPageBreak/>
              <w:fldChar w:fldCharType="begin"/>
            </w:r>
            <w:r w:rsidRPr="0045251E">
              <w:rPr>
                <w:rStyle w:val="Lienhypertexte"/>
                <w:noProof/>
              </w:rPr>
              <w:instrText xml:space="preserve"> </w:instrText>
            </w:r>
            <w:r>
              <w:rPr>
                <w:noProof/>
              </w:rPr>
              <w:instrText>HYPERLINK \l "_Toc74302257"</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5.5. Work Package 5: Integration</w:t>
            </w:r>
            <w:r>
              <w:rPr>
                <w:noProof/>
                <w:webHidden/>
              </w:rPr>
              <w:tab/>
            </w:r>
            <w:r>
              <w:rPr>
                <w:noProof/>
                <w:webHidden/>
              </w:rPr>
              <w:fldChar w:fldCharType="begin"/>
            </w:r>
            <w:r>
              <w:rPr>
                <w:noProof/>
                <w:webHidden/>
              </w:rPr>
              <w:instrText xml:space="preserve"> PAGEREF _Toc74302257 \h </w:instrText>
            </w:r>
            <w:r>
              <w:rPr>
                <w:noProof/>
                <w:webHidden/>
              </w:rPr>
            </w:r>
          </w:ins>
          <w:r>
            <w:rPr>
              <w:noProof/>
              <w:webHidden/>
            </w:rPr>
            <w:fldChar w:fldCharType="separate"/>
          </w:r>
          <w:ins w:id="115" w:author="Thomas CARTERET" w:date="2021-06-11T11:10:00Z">
            <w:r>
              <w:rPr>
                <w:noProof/>
                <w:webHidden/>
              </w:rPr>
              <w:t>14</w:t>
            </w:r>
            <w:r>
              <w:rPr>
                <w:noProof/>
                <w:webHidden/>
              </w:rPr>
              <w:fldChar w:fldCharType="end"/>
            </w:r>
            <w:r w:rsidRPr="0045251E">
              <w:rPr>
                <w:rStyle w:val="Lienhypertexte"/>
                <w:noProof/>
              </w:rPr>
              <w:fldChar w:fldCharType="end"/>
            </w:r>
          </w:ins>
        </w:p>
        <w:p w14:paraId="3263F772" w14:textId="70EF8CFC" w:rsidR="00B735EB" w:rsidRDefault="00B735EB">
          <w:pPr>
            <w:pStyle w:val="TM3"/>
            <w:rPr>
              <w:ins w:id="116" w:author="Thomas CARTERET" w:date="2021-06-11T11:10:00Z"/>
              <w:noProof/>
              <w:sz w:val="22"/>
              <w:szCs w:val="22"/>
              <w:lang w:eastAsia="fr-FR"/>
            </w:rPr>
          </w:pPr>
          <w:ins w:id="117"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"_Toc74302258"</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5.5.1. Description</w:t>
            </w:r>
            <w:r>
              <w:rPr>
                <w:noProof/>
                <w:webHidden/>
              </w:rPr>
              <w:tab/>
            </w:r>
            <w:r>
              <w:rPr>
                <w:noProof/>
                <w:webHidden/>
              </w:rPr>
              <w:fldChar w:fldCharType="begin"/>
            </w:r>
            <w:r>
              <w:rPr>
                <w:noProof/>
                <w:webHidden/>
              </w:rPr>
              <w:instrText xml:space="preserve"> PAGEREF _Toc74302258 \h </w:instrText>
            </w:r>
            <w:r>
              <w:rPr>
                <w:noProof/>
                <w:webHidden/>
              </w:rPr>
            </w:r>
          </w:ins>
          <w:r>
            <w:rPr>
              <w:noProof/>
              <w:webHidden/>
            </w:rPr>
            <w:fldChar w:fldCharType="separate"/>
          </w:r>
          <w:ins w:id="118" w:author="Thomas CARTERET" w:date="2021-06-11T11:10:00Z">
            <w:r>
              <w:rPr>
                <w:noProof/>
                <w:webHidden/>
              </w:rPr>
              <w:t>14</w:t>
            </w:r>
            <w:r>
              <w:rPr>
                <w:noProof/>
                <w:webHidden/>
              </w:rPr>
              <w:fldChar w:fldCharType="end"/>
            </w:r>
            <w:r w:rsidRPr="0045251E">
              <w:rPr>
                <w:rStyle w:val="Lienhypertexte"/>
                <w:noProof/>
              </w:rPr>
              <w:fldChar w:fldCharType="end"/>
            </w:r>
          </w:ins>
        </w:p>
        <w:p w14:paraId="40189C51" w14:textId="2D82D794" w:rsidR="00B735EB" w:rsidRDefault="00B735EB">
          <w:pPr>
            <w:pStyle w:val="TM3"/>
            <w:rPr>
              <w:ins w:id="119" w:author="Thomas CARTERET" w:date="2021-06-11T11:10:00Z"/>
              <w:noProof/>
              <w:sz w:val="22"/>
              <w:szCs w:val="22"/>
              <w:lang w:eastAsia="fr-FR"/>
            </w:rPr>
          </w:pPr>
          <w:ins w:id="120"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"_Toc74302259"</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5.5.2. Inputs</w:t>
            </w:r>
            <w:r>
              <w:rPr>
                <w:noProof/>
                <w:webHidden/>
              </w:rPr>
              <w:tab/>
            </w:r>
            <w:r>
              <w:rPr>
                <w:noProof/>
                <w:webHidden/>
              </w:rPr>
              <w:fldChar w:fldCharType="begin"/>
            </w:r>
            <w:r>
              <w:rPr>
                <w:noProof/>
                <w:webHidden/>
              </w:rPr>
              <w:instrText xml:space="preserve"> PAGEREF _Toc74302259 \h </w:instrText>
            </w:r>
            <w:r>
              <w:rPr>
                <w:noProof/>
                <w:webHidden/>
              </w:rPr>
            </w:r>
          </w:ins>
          <w:r>
            <w:rPr>
              <w:noProof/>
              <w:webHidden/>
            </w:rPr>
            <w:fldChar w:fldCharType="separate"/>
          </w:r>
          <w:ins w:id="121" w:author="Thomas CARTERET" w:date="2021-06-11T11:10:00Z">
            <w:r>
              <w:rPr>
                <w:noProof/>
                <w:webHidden/>
              </w:rPr>
              <w:t>14</w:t>
            </w:r>
            <w:r>
              <w:rPr>
                <w:noProof/>
                <w:webHidden/>
              </w:rPr>
              <w:fldChar w:fldCharType="end"/>
            </w:r>
            <w:r w:rsidRPr="0045251E">
              <w:rPr>
                <w:rStyle w:val="Lienhypertexte"/>
                <w:noProof/>
              </w:rPr>
              <w:fldChar w:fldCharType="end"/>
            </w:r>
          </w:ins>
        </w:p>
        <w:p w14:paraId="0B31A958" w14:textId="41C7EFBD" w:rsidR="00B735EB" w:rsidRDefault="00B735EB">
          <w:pPr>
            <w:pStyle w:val="TM3"/>
            <w:rPr>
              <w:ins w:id="122" w:author="Thomas CARTERET" w:date="2021-06-11T11:10:00Z"/>
              <w:noProof/>
              <w:sz w:val="22"/>
              <w:szCs w:val="22"/>
              <w:lang w:eastAsia="fr-FR"/>
            </w:rPr>
          </w:pPr>
          <w:ins w:id="123"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"_Toc74302260"</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5.5.3. Outputs / Deliverables</w:t>
            </w:r>
            <w:r>
              <w:rPr>
                <w:noProof/>
                <w:webHidden/>
              </w:rPr>
              <w:tab/>
            </w:r>
            <w:r>
              <w:rPr>
                <w:noProof/>
                <w:webHidden/>
              </w:rPr>
              <w:fldChar w:fldCharType="begin"/>
            </w:r>
            <w:r>
              <w:rPr>
                <w:noProof/>
                <w:webHidden/>
              </w:rPr>
              <w:instrText xml:space="preserve"> PAGEREF _Toc74302260 \h </w:instrText>
            </w:r>
            <w:r>
              <w:rPr>
                <w:noProof/>
                <w:webHidden/>
              </w:rPr>
            </w:r>
          </w:ins>
          <w:r>
            <w:rPr>
              <w:noProof/>
              <w:webHidden/>
            </w:rPr>
            <w:fldChar w:fldCharType="separate"/>
          </w:r>
          <w:ins w:id="124" w:author="Thomas CARTERET" w:date="2021-06-11T11:10:00Z">
            <w:r>
              <w:rPr>
                <w:noProof/>
                <w:webHidden/>
              </w:rPr>
              <w:t>14</w:t>
            </w:r>
            <w:r>
              <w:rPr>
                <w:noProof/>
                <w:webHidden/>
              </w:rPr>
              <w:fldChar w:fldCharType="end"/>
            </w:r>
            <w:r w:rsidRPr="0045251E">
              <w:rPr>
                <w:rStyle w:val="Lienhypertexte"/>
                <w:noProof/>
              </w:rPr>
              <w:fldChar w:fldCharType="end"/>
            </w:r>
          </w:ins>
        </w:p>
        <w:p w14:paraId="0B3A4740" w14:textId="7AE6716C" w:rsidR="00B735EB" w:rsidRDefault="00B735EB">
          <w:pPr>
            <w:pStyle w:val="TM1"/>
            <w:rPr>
              <w:ins w:id="125" w:author="Thomas CARTERET" w:date="2021-06-11T11:10:00Z"/>
              <w:noProof/>
              <w:sz w:val="22"/>
              <w:szCs w:val="22"/>
              <w:lang w:eastAsia="fr-FR"/>
            </w:rPr>
          </w:pPr>
          <w:ins w:id="126"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"_Toc74302261"</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6. Risk Assessments</w:t>
            </w:r>
            <w:r>
              <w:rPr>
                <w:noProof/>
                <w:webHidden/>
              </w:rPr>
              <w:tab/>
            </w:r>
            <w:r>
              <w:rPr>
                <w:noProof/>
                <w:webHidden/>
              </w:rPr>
              <w:fldChar w:fldCharType="begin"/>
            </w:r>
            <w:r>
              <w:rPr>
                <w:noProof/>
                <w:webHidden/>
              </w:rPr>
              <w:instrText xml:space="preserve"> PAGEREF _Toc74302261 \h </w:instrText>
            </w:r>
            <w:r>
              <w:rPr>
                <w:noProof/>
                <w:webHidden/>
              </w:rPr>
            </w:r>
          </w:ins>
          <w:r>
            <w:rPr>
              <w:noProof/>
              <w:webHidden/>
            </w:rPr>
            <w:fldChar w:fldCharType="separate"/>
          </w:r>
          <w:ins w:id="127" w:author="Thomas CARTERET" w:date="2021-06-11T11:10:00Z">
            <w:r>
              <w:rPr>
                <w:noProof/>
                <w:webHidden/>
              </w:rPr>
              <w:t>15</w:t>
            </w:r>
            <w:r>
              <w:rPr>
                <w:noProof/>
                <w:webHidden/>
              </w:rPr>
              <w:fldChar w:fldCharType="end"/>
            </w:r>
            <w:r w:rsidRPr="0045251E">
              <w:rPr>
                <w:rStyle w:val="Lienhypertexte"/>
                <w:noProof/>
              </w:rPr>
              <w:fldChar w:fldCharType="end"/>
            </w:r>
          </w:ins>
        </w:p>
        <w:p w14:paraId="55CC1127" w14:textId="5113031D" w:rsidR="00B735EB" w:rsidRDefault="00B735EB">
          <w:pPr>
            <w:pStyle w:val="TM1"/>
            <w:rPr>
              <w:ins w:id="128" w:author="Thomas CARTERET" w:date="2021-06-11T11:10:00Z"/>
              <w:noProof/>
              <w:sz w:val="22"/>
              <w:szCs w:val="22"/>
              <w:lang w:eastAsia="fr-FR"/>
            </w:rPr>
          </w:pPr>
          <w:ins w:id="129"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"_Toc74302262"</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A1. Reports for the Sprint Meetings</w:t>
            </w:r>
            <w:r>
              <w:rPr>
                <w:noProof/>
                <w:webHidden/>
              </w:rPr>
              <w:tab/>
            </w:r>
            <w:r>
              <w:rPr>
                <w:noProof/>
                <w:webHidden/>
              </w:rPr>
              <w:fldChar w:fldCharType="begin"/>
            </w:r>
            <w:r>
              <w:rPr>
                <w:noProof/>
                <w:webHidden/>
              </w:rPr>
              <w:instrText xml:space="preserve"> PAGEREF _Toc74302262 \h </w:instrText>
            </w:r>
            <w:r>
              <w:rPr>
                <w:noProof/>
                <w:webHidden/>
              </w:rPr>
            </w:r>
          </w:ins>
          <w:r>
            <w:rPr>
              <w:noProof/>
              <w:webHidden/>
            </w:rPr>
            <w:fldChar w:fldCharType="separate"/>
          </w:r>
          <w:ins w:id="130" w:author="Thomas CARTERET" w:date="2021-06-11T11:10:00Z">
            <w:r>
              <w:rPr>
                <w:noProof/>
                <w:webHidden/>
              </w:rPr>
              <w:t>17</w:t>
            </w:r>
            <w:r>
              <w:rPr>
                <w:noProof/>
                <w:webHidden/>
              </w:rPr>
              <w:fldChar w:fldCharType="end"/>
            </w:r>
            <w:r w:rsidRPr="0045251E">
              <w:rPr>
                <w:rStyle w:val="Lienhypertexte"/>
                <w:noProof/>
              </w:rPr>
              <w:fldChar w:fldCharType="end"/>
            </w:r>
          </w:ins>
        </w:p>
        <w:p w14:paraId="10BAFA22" w14:textId="2B09B775" w:rsidR="00B735EB" w:rsidRDefault="00B735EB">
          <w:pPr>
            <w:pStyle w:val="TM2"/>
            <w:tabs>
              <w:tab w:val="right" w:leader="dot" w:pos="9060"/>
            </w:tabs>
            <w:rPr>
              <w:ins w:id="131" w:author="Thomas CARTERET" w:date="2021-06-11T11:10:00Z"/>
              <w:noProof/>
              <w:sz w:val="22"/>
              <w:szCs w:val="22"/>
              <w:lang w:eastAsia="fr-FR"/>
            </w:rPr>
          </w:pPr>
          <w:ins w:id="132"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"_Toc74302263"</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A1.1. Sprint Meeting #1</w:t>
            </w:r>
            <w:r>
              <w:rPr>
                <w:noProof/>
                <w:webHidden/>
              </w:rPr>
              <w:tab/>
            </w:r>
            <w:r>
              <w:rPr>
                <w:noProof/>
                <w:webHidden/>
              </w:rPr>
              <w:fldChar w:fldCharType="begin"/>
            </w:r>
            <w:r>
              <w:rPr>
                <w:noProof/>
                <w:webHidden/>
              </w:rPr>
              <w:instrText xml:space="preserve"> PAGEREF _Toc74302263 \h </w:instrText>
            </w:r>
            <w:r>
              <w:rPr>
                <w:noProof/>
                <w:webHidden/>
              </w:rPr>
            </w:r>
          </w:ins>
          <w:r>
            <w:rPr>
              <w:noProof/>
              <w:webHidden/>
            </w:rPr>
            <w:fldChar w:fldCharType="separate"/>
          </w:r>
          <w:ins w:id="133" w:author="Thomas CARTERET" w:date="2021-06-11T11:10:00Z">
            <w:r>
              <w:rPr>
                <w:noProof/>
                <w:webHidden/>
              </w:rPr>
              <w:t>17</w:t>
            </w:r>
            <w:r>
              <w:rPr>
                <w:noProof/>
                <w:webHidden/>
              </w:rPr>
              <w:fldChar w:fldCharType="end"/>
            </w:r>
            <w:r w:rsidRPr="0045251E">
              <w:rPr>
                <w:rStyle w:val="Lienhypertexte"/>
                <w:noProof/>
              </w:rPr>
              <w:fldChar w:fldCharType="end"/>
            </w:r>
          </w:ins>
        </w:p>
        <w:p w14:paraId="701AB294" w14:textId="73805E1F" w:rsidR="00B735EB" w:rsidRDefault="00B735EB">
          <w:pPr>
            <w:pStyle w:val="TM3"/>
            <w:rPr>
              <w:ins w:id="134" w:author="Thomas CARTERET" w:date="2021-06-11T11:10:00Z"/>
              <w:noProof/>
              <w:sz w:val="22"/>
              <w:szCs w:val="22"/>
              <w:lang w:eastAsia="fr-FR"/>
            </w:rPr>
          </w:pPr>
          <w:ins w:id="135"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"_Toc74302264"</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A1.1.1. List of tasks for the current sprint</w:t>
            </w:r>
            <w:r>
              <w:rPr>
                <w:noProof/>
                <w:webHidden/>
              </w:rPr>
              <w:tab/>
            </w:r>
            <w:r>
              <w:rPr>
                <w:noProof/>
                <w:webHidden/>
              </w:rPr>
              <w:fldChar w:fldCharType="begin"/>
            </w:r>
            <w:r>
              <w:rPr>
                <w:noProof/>
                <w:webHidden/>
              </w:rPr>
              <w:instrText xml:space="preserve"> PAGEREF _Toc74302264 \h </w:instrText>
            </w:r>
            <w:r>
              <w:rPr>
                <w:noProof/>
                <w:webHidden/>
              </w:rPr>
            </w:r>
          </w:ins>
          <w:r>
            <w:rPr>
              <w:noProof/>
              <w:webHidden/>
            </w:rPr>
            <w:fldChar w:fldCharType="separate"/>
          </w:r>
          <w:ins w:id="136" w:author="Thomas CARTERET" w:date="2021-06-11T11:10:00Z">
            <w:r>
              <w:rPr>
                <w:noProof/>
                <w:webHidden/>
              </w:rPr>
              <w:t>17</w:t>
            </w:r>
            <w:r>
              <w:rPr>
                <w:noProof/>
                <w:webHidden/>
              </w:rPr>
              <w:fldChar w:fldCharType="end"/>
            </w:r>
            <w:r w:rsidRPr="0045251E">
              <w:rPr>
                <w:rStyle w:val="Lienhypertexte"/>
                <w:noProof/>
              </w:rPr>
              <w:fldChar w:fldCharType="end"/>
            </w:r>
          </w:ins>
        </w:p>
        <w:p w14:paraId="4B41DBDD" w14:textId="2F6EECD3" w:rsidR="00B735EB" w:rsidRDefault="00B735EB">
          <w:pPr>
            <w:pStyle w:val="TM3"/>
            <w:rPr>
              <w:ins w:id="137" w:author="Thomas CARTERET" w:date="2021-06-11T11:10:00Z"/>
              <w:noProof/>
              <w:sz w:val="22"/>
              <w:szCs w:val="22"/>
              <w:lang w:eastAsia="fr-FR"/>
            </w:rPr>
          </w:pPr>
          <w:ins w:id="138"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"_Toc74302265"</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A1.1.2. General Comments</w:t>
            </w:r>
            <w:r>
              <w:rPr>
                <w:noProof/>
                <w:webHidden/>
              </w:rPr>
              <w:tab/>
            </w:r>
            <w:r>
              <w:rPr>
                <w:noProof/>
                <w:webHidden/>
              </w:rPr>
              <w:fldChar w:fldCharType="begin"/>
            </w:r>
            <w:r>
              <w:rPr>
                <w:noProof/>
                <w:webHidden/>
              </w:rPr>
              <w:instrText xml:space="preserve"> PAGEREF _Toc74302265 \h </w:instrText>
            </w:r>
            <w:r>
              <w:rPr>
                <w:noProof/>
                <w:webHidden/>
              </w:rPr>
            </w:r>
          </w:ins>
          <w:r>
            <w:rPr>
              <w:noProof/>
              <w:webHidden/>
            </w:rPr>
            <w:fldChar w:fldCharType="separate"/>
          </w:r>
          <w:ins w:id="139" w:author="Thomas CARTERET" w:date="2021-06-11T11:10:00Z">
            <w:r>
              <w:rPr>
                <w:noProof/>
                <w:webHidden/>
              </w:rPr>
              <w:t>17</w:t>
            </w:r>
            <w:r>
              <w:rPr>
                <w:noProof/>
                <w:webHidden/>
              </w:rPr>
              <w:fldChar w:fldCharType="end"/>
            </w:r>
            <w:r w:rsidRPr="0045251E">
              <w:rPr>
                <w:rStyle w:val="Lienhypertexte"/>
                <w:noProof/>
              </w:rPr>
              <w:fldChar w:fldCharType="end"/>
            </w:r>
          </w:ins>
        </w:p>
        <w:p w14:paraId="389C901E" w14:textId="47AEFEBA" w:rsidR="00B735EB" w:rsidRDefault="00B735EB">
          <w:pPr>
            <w:pStyle w:val="TM2"/>
            <w:tabs>
              <w:tab w:val="right" w:leader="dot" w:pos="9060"/>
            </w:tabs>
            <w:rPr>
              <w:ins w:id="140" w:author="Thomas CARTERET" w:date="2021-06-11T11:10:00Z"/>
              <w:noProof/>
              <w:sz w:val="22"/>
              <w:szCs w:val="22"/>
              <w:lang w:eastAsia="fr-FR"/>
            </w:rPr>
          </w:pPr>
          <w:ins w:id="141"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"_Toc74302266"</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A1.2. Sprint Meeting #2</w:t>
            </w:r>
            <w:r>
              <w:rPr>
                <w:noProof/>
                <w:webHidden/>
              </w:rPr>
              <w:tab/>
            </w:r>
            <w:r>
              <w:rPr>
                <w:noProof/>
                <w:webHidden/>
              </w:rPr>
              <w:fldChar w:fldCharType="begin"/>
            </w:r>
            <w:r>
              <w:rPr>
                <w:noProof/>
                <w:webHidden/>
              </w:rPr>
              <w:instrText xml:space="preserve"> PAGEREF _Toc74302266 \h </w:instrText>
            </w:r>
            <w:r>
              <w:rPr>
                <w:noProof/>
                <w:webHidden/>
              </w:rPr>
            </w:r>
          </w:ins>
          <w:r>
            <w:rPr>
              <w:noProof/>
              <w:webHidden/>
            </w:rPr>
            <w:fldChar w:fldCharType="separate"/>
          </w:r>
          <w:ins w:id="142" w:author="Thomas CARTERET" w:date="2021-06-11T11:10:00Z">
            <w:r>
              <w:rPr>
                <w:noProof/>
                <w:webHidden/>
              </w:rPr>
              <w:t>17</w:t>
            </w:r>
            <w:r>
              <w:rPr>
                <w:noProof/>
                <w:webHidden/>
              </w:rPr>
              <w:fldChar w:fldCharType="end"/>
            </w:r>
            <w:r w:rsidRPr="0045251E">
              <w:rPr>
                <w:rStyle w:val="Lienhypertexte"/>
                <w:noProof/>
              </w:rPr>
              <w:fldChar w:fldCharType="end"/>
            </w:r>
          </w:ins>
        </w:p>
        <w:p w14:paraId="695198C7" w14:textId="65B54970" w:rsidR="00B735EB" w:rsidRDefault="00B735EB">
          <w:pPr>
            <w:pStyle w:val="TM3"/>
            <w:rPr>
              <w:ins w:id="143" w:author="Thomas CARTERET" w:date="2021-06-11T11:10:00Z"/>
              <w:noProof/>
              <w:sz w:val="22"/>
              <w:szCs w:val="22"/>
              <w:lang w:eastAsia="fr-FR"/>
            </w:rPr>
          </w:pPr>
          <w:ins w:id="144"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"_Toc74302267"</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A1.2.1 Status of the tasks of the Finished Sprint</w:t>
            </w:r>
            <w:r>
              <w:rPr>
                <w:noProof/>
                <w:webHidden/>
              </w:rPr>
              <w:tab/>
            </w:r>
            <w:r>
              <w:rPr>
                <w:noProof/>
                <w:webHidden/>
              </w:rPr>
              <w:fldChar w:fldCharType="begin"/>
            </w:r>
            <w:r>
              <w:rPr>
                <w:noProof/>
                <w:webHidden/>
              </w:rPr>
              <w:instrText xml:space="preserve"> PAGEREF _Toc74302267 \h </w:instrText>
            </w:r>
            <w:r>
              <w:rPr>
                <w:noProof/>
                <w:webHidden/>
              </w:rPr>
            </w:r>
          </w:ins>
          <w:r>
            <w:rPr>
              <w:noProof/>
              <w:webHidden/>
            </w:rPr>
            <w:fldChar w:fldCharType="separate"/>
          </w:r>
          <w:ins w:id="145" w:author="Thomas CARTERET" w:date="2021-06-11T11:10:00Z">
            <w:r>
              <w:rPr>
                <w:noProof/>
                <w:webHidden/>
              </w:rPr>
              <w:t>17</w:t>
            </w:r>
            <w:r>
              <w:rPr>
                <w:noProof/>
                <w:webHidden/>
              </w:rPr>
              <w:fldChar w:fldCharType="end"/>
            </w:r>
            <w:r w:rsidRPr="0045251E">
              <w:rPr>
                <w:rStyle w:val="Lienhypertexte"/>
                <w:noProof/>
              </w:rPr>
              <w:fldChar w:fldCharType="end"/>
            </w:r>
          </w:ins>
        </w:p>
        <w:p w14:paraId="7A5EE7E0" w14:textId="0110C483" w:rsidR="00B735EB" w:rsidRDefault="00B735EB">
          <w:pPr>
            <w:pStyle w:val="TM3"/>
            <w:rPr>
              <w:ins w:id="146" w:author="Thomas CARTERET" w:date="2021-06-11T11:10:00Z"/>
              <w:noProof/>
              <w:sz w:val="22"/>
              <w:szCs w:val="22"/>
              <w:lang w:eastAsia="fr-FR"/>
            </w:rPr>
          </w:pPr>
          <w:ins w:id="147"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"_Toc74302268"</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A1.2.2. List of tasks for the current sprint</w:t>
            </w:r>
            <w:r>
              <w:rPr>
                <w:noProof/>
                <w:webHidden/>
              </w:rPr>
              <w:tab/>
            </w:r>
            <w:r>
              <w:rPr>
                <w:noProof/>
                <w:webHidden/>
              </w:rPr>
              <w:fldChar w:fldCharType="begin"/>
            </w:r>
            <w:r>
              <w:rPr>
                <w:noProof/>
                <w:webHidden/>
              </w:rPr>
              <w:instrText xml:space="preserve"> PAGEREF _Toc74302268 \h </w:instrText>
            </w:r>
            <w:r>
              <w:rPr>
                <w:noProof/>
                <w:webHidden/>
              </w:rPr>
            </w:r>
          </w:ins>
          <w:r>
            <w:rPr>
              <w:noProof/>
              <w:webHidden/>
            </w:rPr>
            <w:fldChar w:fldCharType="separate"/>
          </w:r>
          <w:ins w:id="148" w:author="Thomas CARTERET" w:date="2021-06-11T11:10:00Z">
            <w:r>
              <w:rPr>
                <w:noProof/>
                <w:webHidden/>
              </w:rPr>
              <w:t>17</w:t>
            </w:r>
            <w:r>
              <w:rPr>
                <w:noProof/>
                <w:webHidden/>
              </w:rPr>
              <w:fldChar w:fldCharType="end"/>
            </w:r>
            <w:r w:rsidRPr="0045251E">
              <w:rPr>
                <w:rStyle w:val="Lienhypertexte"/>
                <w:noProof/>
              </w:rPr>
              <w:fldChar w:fldCharType="end"/>
            </w:r>
          </w:ins>
        </w:p>
        <w:p w14:paraId="25F2778F" w14:textId="00BEAB03" w:rsidR="00B735EB" w:rsidRDefault="00B735EB">
          <w:pPr>
            <w:pStyle w:val="TM3"/>
            <w:rPr>
              <w:ins w:id="149" w:author="Thomas CARTERET" w:date="2021-06-11T11:10:00Z"/>
              <w:noProof/>
              <w:sz w:val="22"/>
              <w:szCs w:val="22"/>
              <w:lang w:eastAsia="fr-FR"/>
            </w:rPr>
          </w:pPr>
          <w:ins w:id="150"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"_Toc74302269"</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A1.2.2. General Comments</w:t>
            </w:r>
            <w:r>
              <w:rPr>
                <w:noProof/>
                <w:webHidden/>
              </w:rPr>
              <w:tab/>
            </w:r>
            <w:r>
              <w:rPr>
                <w:noProof/>
                <w:webHidden/>
              </w:rPr>
              <w:fldChar w:fldCharType="begin"/>
            </w:r>
            <w:r>
              <w:rPr>
                <w:noProof/>
                <w:webHidden/>
              </w:rPr>
              <w:instrText xml:space="preserve"> PAGEREF _Toc74302269 \h </w:instrText>
            </w:r>
            <w:r>
              <w:rPr>
                <w:noProof/>
                <w:webHidden/>
              </w:rPr>
            </w:r>
          </w:ins>
          <w:r>
            <w:rPr>
              <w:noProof/>
              <w:webHidden/>
            </w:rPr>
            <w:fldChar w:fldCharType="separate"/>
          </w:r>
          <w:ins w:id="151" w:author="Thomas CARTERET" w:date="2021-06-11T11:10:00Z">
            <w:r>
              <w:rPr>
                <w:noProof/>
                <w:webHidden/>
              </w:rPr>
              <w:t>18</w:t>
            </w:r>
            <w:r>
              <w:rPr>
                <w:noProof/>
                <w:webHidden/>
              </w:rPr>
              <w:fldChar w:fldCharType="end"/>
            </w:r>
            <w:r w:rsidRPr="0045251E">
              <w:rPr>
                <w:rStyle w:val="Lienhypertexte"/>
                <w:noProof/>
              </w:rPr>
              <w:fldChar w:fldCharType="end"/>
            </w:r>
          </w:ins>
        </w:p>
        <w:p w14:paraId="61E1741A" w14:textId="7D54F0E4" w:rsidR="00B735EB" w:rsidRDefault="00B735EB">
          <w:pPr>
            <w:pStyle w:val="TM2"/>
            <w:tabs>
              <w:tab w:val="right" w:leader="dot" w:pos="9060"/>
            </w:tabs>
            <w:rPr>
              <w:ins w:id="152" w:author="Thomas CARTERET" w:date="2021-06-11T11:10:00Z"/>
              <w:noProof/>
              <w:sz w:val="22"/>
              <w:szCs w:val="22"/>
              <w:lang w:eastAsia="fr-FR"/>
            </w:rPr>
          </w:pPr>
          <w:ins w:id="153"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"_Toc74302270"</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A1.2. Sprint Meeting #3</w:t>
            </w:r>
            <w:r>
              <w:rPr>
                <w:noProof/>
                <w:webHidden/>
              </w:rPr>
              <w:tab/>
            </w:r>
            <w:r>
              <w:rPr>
                <w:noProof/>
                <w:webHidden/>
              </w:rPr>
              <w:fldChar w:fldCharType="begin"/>
            </w:r>
            <w:r>
              <w:rPr>
                <w:noProof/>
                <w:webHidden/>
              </w:rPr>
              <w:instrText xml:space="preserve"> PAGEREF _Toc74302270 \h </w:instrText>
            </w:r>
            <w:r>
              <w:rPr>
                <w:noProof/>
                <w:webHidden/>
              </w:rPr>
            </w:r>
          </w:ins>
          <w:r>
            <w:rPr>
              <w:noProof/>
              <w:webHidden/>
            </w:rPr>
            <w:fldChar w:fldCharType="separate"/>
          </w:r>
          <w:ins w:id="154" w:author="Thomas CARTERET" w:date="2021-06-11T11:10:00Z">
            <w:r>
              <w:rPr>
                <w:noProof/>
                <w:webHidden/>
              </w:rPr>
              <w:t>18</w:t>
            </w:r>
            <w:r>
              <w:rPr>
                <w:noProof/>
                <w:webHidden/>
              </w:rPr>
              <w:fldChar w:fldCharType="end"/>
            </w:r>
            <w:r w:rsidRPr="0045251E">
              <w:rPr>
                <w:rStyle w:val="Lienhypertexte"/>
                <w:noProof/>
              </w:rPr>
              <w:fldChar w:fldCharType="end"/>
            </w:r>
          </w:ins>
        </w:p>
        <w:p w14:paraId="212FEA68" w14:textId="50CAC9A6" w:rsidR="00B735EB" w:rsidRDefault="00B735EB">
          <w:pPr>
            <w:pStyle w:val="TM3"/>
            <w:rPr>
              <w:ins w:id="155" w:author="Thomas CARTERET" w:date="2021-06-11T11:10:00Z"/>
              <w:noProof/>
              <w:sz w:val="22"/>
              <w:szCs w:val="22"/>
              <w:lang w:eastAsia="fr-FR"/>
            </w:rPr>
          </w:pPr>
          <w:ins w:id="156"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"_Toc74302271"</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A1.3.1 Status of the tasks of the Finished Sprint</w:t>
            </w:r>
            <w:r>
              <w:rPr>
                <w:noProof/>
                <w:webHidden/>
              </w:rPr>
              <w:tab/>
            </w:r>
            <w:r>
              <w:rPr>
                <w:noProof/>
                <w:webHidden/>
              </w:rPr>
              <w:fldChar w:fldCharType="begin"/>
            </w:r>
            <w:r>
              <w:rPr>
                <w:noProof/>
                <w:webHidden/>
              </w:rPr>
              <w:instrText xml:space="preserve"> PAGEREF _Toc74302271 \h </w:instrText>
            </w:r>
            <w:r>
              <w:rPr>
                <w:noProof/>
                <w:webHidden/>
              </w:rPr>
            </w:r>
          </w:ins>
          <w:r>
            <w:rPr>
              <w:noProof/>
              <w:webHidden/>
            </w:rPr>
            <w:fldChar w:fldCharType="separate"/>
          </w:r>
          <w:ins w:id="157" w:author="Thomas CARTERET" w:date="2021-06-11T11:10:00Z">
            <w:r>
              <w:rPr>
                <w:noProof/>
                <w:webHidden/>
              </w:rPr>
              <w:t>18</w:t>
            </w:r>
            <w:r>
              <w:rPr>
                <w:noProof/>
                <w:webHidden/>
              </w:rPr>
              <w:fldChar w:fldCharType="end"/>
            </w:r>
            <w:r w:rsidRPr="0045251E">
              <w:rPr>
                <w:rStyle w:val="Lienhypertexte"/>
                <w:noProof/>
              </w:rPr>
              <w:fldChar w:fldCharType="end"/>
            </w:r>
          </w:ins>
        </w:p>
        <w:p w14:paraId="46404CE8" w14:textId="7A9C6846" w:rsidR="00B735EB" w:rsidRDefault="00B735EB">
          <w:pPr>
            <w:pStyle w:val="TM3"/>
            <w:rPr>
              <w:ins w:id="158" w:author="Thomas CARTERET" w:date="2021-06-11T11:10:00Z"/>
              <w:noProof/>
              <w:sz w:val="22"/>
              <w:szCs w:val="22"/>
              <w:lang w:eastAsia="fr-FR"/>
            </w:rPr>
          </w:pPr>
          <w:ins w:id="159"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"_Toc74302272"</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A1.3.2. List of tasks for the current sprint</w:t>
            </w:r>
            <w:r>
              <w:rPr>
                <w:noProof/>
                <w:webHidden/>
              </w:rPr>
              <w:tab/>
            </w:r>
            <w:r>
              <w:rPr>
                <w:noProof/>
                <w:webHidden/>
              </w:rPr>
              <w:fldChar w:fldCharType="begin"/>
            </w:r>
            <w:r>
              <w:rPr>
                <w:noProof/>
                <w:webHidden/>
              </w:rPr>
              <w:instrText xml:space="preserve"> PAGEREF _Toc74302272 \h </w:instrText>
            </w:r>
            <w:r>
              <w:rPr>
                <w:noProof/>
                <w:webHidden/>
              </w:rPr>
            </w:r>
          </w:ins>
          <w:r>
            <w:rPr>
              <w:noProof/>
              <w:webHidden/>
            </w:rPr>
            <w:fldChar w:fldCharType="separate"/>
          </w:r>
          <w:ins w:id="160" w:author="Thomas CARTERET" w:date="2021-06-11T11:10:00Z">
            <w:r>
              <w:rPr>
                <w:noProof/>
                <w:webHidden/>
              </w:rPr>
              <w:t>18</w:t>
            </w:r>
            <w:r>
              <w:rPr>
                <w:noProof/>
                <w:webHidden/>
              </w:rPr>
              <w:fldChar w:fldCharType="end"/>
            </w:r>
            <w:r w:rsidRPr="0045251E">
              <w:rPr>
                <w:rStyle w:val="Lienhypertexte"/>
                <w:noProof/>
              </w:rPr>
              <w:fldChar w:fldCharType="end"/>
            </w:r>
          </w:ins>
        </w:p>
        <w:p w14:paraId="2BD331CE" w14:textId="02616B87" w:rsidR="00B735EB" w:rsidRDefault="00B735EB">
          <w:pPr>
            <w:pStyle w:val="TM3"/>
            <w:rPr>
              <w:ins w:id="161" w:author="Thomas CARTERET" w:date="2021-06-11T11:10:00Z"/>
              <w:noProof/>
              <w:sz w:val="22"/>
              <w:szCs w:val="22"/>
              <w:lang w:eastAsia="fr-FR"/>
            </w:rPr>
          </w:pPr>
          <w:ins w:id="162" w:author="Thomas CARTERET" w:date="2021-06-11T11:10:00Z">
            <w:r w:rsidRPr="0045251E">
              <w:rPr>
                <w:rStyle w:val="Lienhypertexte"/>
                <w:noProof/>
              </w:rPr>
              <w:fldChar w:fldCharType="begin"/>
            </w:r>
            <w:r w:rsidRPr="0045251E">
              <w:rPr>
                <w:rStyle w:val="Lienhypertexte"/>
                <w:noProof/>
              </w:rPr>
              <w:instrText xml:space="preserve"> </w:instrText>
            </w:r>
            <w:r>
              <w:rPr>
                <w:noProof/>
              </w:rPr>
              <w:instrText>HYPERLINK \l "_Toc74302273"</w:instrText>
            </w:r>
            <w:r w:rsidRPr="0045251E">
              <w:rPr>
                <w:rStyle w:val="Lienhypertexte"/>
                <w:noProof/>
              </w:rPr>
              <w:instrText xml:space="preserve"> </w:instrText>
            </w:r>
            <w:r w:rsidRPr="0045251E">
              <w:rPr>
                <w:rStyle w:val="Lienhypertexte"/>
                <w:noProof/>
              </w:rPr>
            </w:r>
            <w:r w:rsidRPr="0045251E">
              <w:rPr>
                <w:rStyle w:val="Lienhypertexte"/>
                <w:noProof/>
              </w:rPr>
              <w:fldChar w:fldCharType="separate"/>
            </w:r>
            <w:r w:rsidRPr="0045251E">
              <w:rPr>
                <w:rStyle w:val="Lienhypertexte"/>
                <w:noProof/>
                <w:lang w:val="en-US"/>
              </w:rPr>
              <w:t>A1.3.2. General Comments</w:t>
            </w:r>
            <w:r>
              <w:rPr>
                <w:noProof/>
                <w:webHidden/>
              </w:rPr>
              <w:tab/>
            </w:r>
            <w:r>
              <w:rPr>
                <w:noProof/>
                <w:webHidden/>
              </w:rPr>
              <w:fldChar w:fldCharType="begin"/>
            </w:r>
            <w:r>
              <w:rPr>
                <w:noProof/>
                <w:webHidden/>
              </w:rPr>
              <w:instrText xml:space="preserve"> PAGEREF _Toc74302273 \h </w:instrText>
            </w:r>
            <w:r>
              <w:rPr>
                <w:noProof/>
                <w:webHidden/>
              </w:rPr>
            </w:r>
          </w:ins>
          <w:r>
            <w:rPr>
              <w:noProof/>
              <w:webHidden/>
            </w:rPr>
            <w:fldChar w:fldCharType="separate"/>
          </w:r>
          <w:ins w:id="163" w:author="Thomas CARTERET" w:date="2021-06-11T11:10:00Z">
            <w:r>
              <w:rPr>
                <w:noProof/>
                <w:webHidden/>
              </w:rPr>
              <w:t>18</w:t>
            </w:r>
            <w:r>
              <w:rPr>
                <w:noProof/>
                <w:webHidden/>
              </w:rPr>
              <w:fldChar w:fldCharType="end"/>
            </w:r>
            <w:r w:rsidRPr="0045251E">
              <w:rPr>
                <w:rStyle w:val="Lienhypertexte"/>
                <w:noProof/>
              </w:rPr>
              <w:fldChar w:fldCharType="end"/>
            </w:r>
          </w:ins>
        </w:p>
        <w:p w14:paraId="1B5FC3DE" w14:textId="602A7749" w:rsidR="00E77741" w:rsidRPr="006A4396" w:rsidDel="00B735EB" w:rsidRDefault="00E77741">
          <w:pPr>
            <w:pStyle w:val="TM1"/>
            <w:rPr>
              <w:del w:id="164" w:author="Thomas CARTERET" w:date="2021-06-11T11:10:00Z"/>
              <w:noProof/>
              <w:sz w:val="22"/>
              <w:szCs w:val="22"/>
              <w:lang w:val="en-US" w:eastAsia="fr-FR"/>
            </w:rPr>
          </w:pPr>
        </w:p>
        <w:p w14:paraId="43E9D498" w14:textId="7B0F2028" w:rsidR="00E77741" w:rsidRPr="006A4396" w:rsidDel="00B735EB" w:rsidRDefault="00FE1FAA">
          <w:pPr>
            <w:pStyle w:val="TM1"/>
            <w:rPr>
              <w:del w:id="165" w:author="Thomas CARTERET" w:date="2021-06-11T11:10:00Z"/>
              <w:noProof/>
              <w:sz w:val="22"/>
              <w:szCs w:val="22"/>
              <w:lang w:val="en-US" w:eastAsia="fr-FR"/>
            </w:rPr>
          </w:pPr>
          <w:del w:id="166" w:author="Thomas CARTERET" w:date="2021-06-11T11:10:00Z">
            <w:r w:rsidRPr="006A4396" w:rsidDel="00B735EB">
              <w:rPr>
                <w:noProof/>
                <w:lang w:val="en-US"/>
                <w:rPrChange w:id="167" w:author="Thomas Carteret" w:date="2021-04-07T16:08:00Z">
                  <w:rPr/>
                </w:rPrChange>
              </w:rPr>
              <w:fldChar w:fldCharType="begin"/>
            </w:r>
            <w:r w:rsidRPr="006A4396" w:rsidDel="00B735EB">
              <w:rPr>
                <w:noProof/>
                <w:lang w:val="en-US"/>
                <w:rPrChange w:id="168" w:author="Thomas Carteret" w:date="2021-04-07T16:08:00Z">
                  <w:rPr/>
                </w:rPrChange>
              </w:rPr>
              <w:delInstrText xml:space="preserve"> HYPERLINK \l "_Toc36812825" </w:delInstrText>
            </w:r>
            <w:r w:rsidRPr="006A4396" w:rsidDel="00B735EB">
              <w:rPr>
                <w:noProof/>
                <w:lang w:val="en-US"/>
                <w:rPrChange w:id="169" w:author="Thomas Carteret" w:date="2021-04-07T16:08:00Z">
                  <w:rPr>
                    <w:noProof/>
                    <w:lang w:val="en-US"/>
                  </w:rPr>
                </w:rPrChange>
              </w:rPr>
              <w:fldChar w:fldCharType="separate"/>
            </w:r>
          </w:del>
          <w:ins w:id="170" w:author="Thomas CARTERET" w:date="2021-06-11T11:10:00Z">
            <w:r w:rsidR="00B735EB">
              <w:rPr>
                <w:b/>
                <w:bCs/>
                <w:noProof/>
              </w:rPr>
              <w:t>Erreur ! Référence de lien hypertexte non valide.</w:t>
            </w:r>
          </w:ins>
          <w:del w:id="171" w:author="Thomas CARTERET" w:date="2021-06-11T11:10:00Z">
            <w:r w:rsidR="00E77741" w:rsidRPr="006A4396" w:rsidDel="00B735EB">
              <w:rPr>
                <w:rStyle w:val="Lienhypertexte"/>
                <w:noProof/>
                <w:lang w:val="en-US"/>
              </w:rPr>
              <w:delText>1</w:delText>
            </w:r>
            <w:r w:rsidR="00E77741" w:rsidRPr="006A4396" w:rsidDel="00B735EB">
              <w:rPr>
                <w:rStyle w:val="Lienhypertexte"/>
                <w:rFonts w:cstheme="minorHAnsi"/>
                <w:noProof/>
                <w:lang w:val="en-US"/>
              </w:rPr>
              <w:delText>. General Presentation</w:delText>
            </w:r>
            <w:r w:rsidR="00E77741" w:rsidRPr="006A4396" w:rsidDel="00B735EB">
              <w:rPr>
                <w:noProof/>
                <w:webHidden/>
                <w:lang w:val="en-US"/>
              </w:rPr>
              <w:tab/>
            </w:r>
            <w:r w:rsidR="00E77741" w:rsidRPr="006A4396" w:rsidDel="00B735EB">
              <w:rPr>
                <w:noProof/>
                <w:webHidden/>
                <w:lang w:val="en-US"/>
                <w:rPrChange w:id="172"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_Toc36812825 \h </w:delInstrText>
            </w:r>
            <w:r w:rsidR="00E77741" w:rsidRPr="006A4396" w:rsidDel="00B735EB">
              <w:rPr>
                <w:noProof/>
                <w:webHidden/>
                <w:lang w:val="en-US"/>
                <w:rPrChange w:id="173" w:author="Thomas Carteret" w:date="2021-04-07T16:08:00Z">
                  <w:rPr>
                    <w:noProof/>
                    <w:webHidden/>
                    <w:lang w:val="en-US"/>
                  </w:rPr>
                </w:rPrChange>
              </w:rPr>
            </w:r>
            <w:r w:rsidR="00E77741" w:rsidRPr="006A4396" w:rsidDel="00B735EB">
              <w:rPr>
                <w:noProof/>
                <w:webHidden/>
                <w:lang w:val="en-US"/>
                <w:rPrChange w:id="174" w:author="Thomas Carteret" w:date="2021-04-07T16:08:00Z">
                  <w:rPr>
                    <w:noProof/>
                    <w:webHidden/>
                    <w:lang w:val="en-US"/>
                  </w:rPr>
                </w:rPrChange>
              </w:rPr>
              <w:fldChar w:fldCharType="separate"/>
            </w:r>
            <w:r w:rsidR="00E77741" w:rsidRPr="006A4396" w:rsidDel="00B735EB">
              <w:rPr>
                <w:noProof/>
                <w:webHidden/>
                <w:lang w:val="en-US"/>
              </w:rPr>
              <w:delText>4</w:delText>
            </w:r>
            <w:r w:rsidR="00E77741" w:rsidRPr="006A4396" w:rsidDel="00B735EB">
              <w:rPr>
                <w:noProof/>
                <w:webHidden/>
                <w:lang w:val="en-US"/>
                <w:rPrChange w:id="175" w:author="Thomas Carteret" w:date="2021-04-07T16:08:00Z">
                  <w:rPr>
                    <w:noProof/>
                    <w:webHidden/>
                    <w:lang w:val="en-US"/>
                  </w:rPr>
                </w:rPrChange>
              </w:rPr>
              <w:fldChar w:fldCharType="end"/>
            </w:r>
            <w:r w:rsidRPr="006A4396" w:rsidDel="00B735EB">
              <w:rPr>
                <w:noProof/>
                <w:lang w:val="en-US"/>
                <w:rPrChange w:id="176" w:author="Thomas Carteret" w:date="2021-04-07T16:08:00Z">
                  <w:rPr>
                    <w:noProof/>
                    <w:lang w:val="en-US"/>
                  </w:rPr>
                </w:rPrChange>
              </w:rPr>
              <w:fldChar w:fldCharType="end"/>
            </w:r>
          </w:del>
        </w:p>
        <w:p w14:paraId="7C8DA6DA" w14:textId="6C0FA65F" w:rsidR="00E77741" w:rsidRPr="006A4396" w:rsidDel="00B735EB" w:rsidRDefault="00FE1FAA">
          <w:pPr>
            <w:pStyle w:val="TM2"/>
            <w:tabs>
              <w:tab w:val="right" w:leader="dot" w:pos="9060"/>
            </w:tabs>
            <w:rPr>
              <w:del w:id="177" w:author="Thomas CARTERET" w:date="2021-06-11T11:10:00Z"/>
              <w:noProof/>
              <w:sz w:val="22"/>
              <w:szCs w:val="22"/>
              <w:lang w:val="en-US" w:eastAsia="fr-FR"/>
            </w:rPr>
          </w:pPr>
          <w:del w:id="178" w:author="Thomas CARTERET" w:date="2021-06-11T11:10:00Z">
            <w:r w:rsidRPr="006A4396" w:rsidDel="00B735EB">
              <w:rPr>
                <w:noProof/>
                <w:lang w:val="en-US"/>
                <w:rPrChange w:id="179" w:author="Thomas Carteret" w:date="2021-04-07T16:08:00Z">
                  <w:rPr/>
                </w:rPrChange>
              </w:rPr>
              <w:fldChar w:fldCharType="begin"/>
            </w:r>
            <w:r w:rsidRPr="006A4396" w:rsidDel="00B735EB">
              <w:rPr>
                <w:noProof/>
                <w:lang w:val="en-US"/>
                <w:rPrChange w:id="180" w:author="Thomas Carteret" w:date="2021-04-07T16:08:00Z">
                  <w:rPr/>
                </w:rPrChange>
              </w:rPr>
              <w:delInstrText xml:space="preserve"> HYPERLINK \l "_Toc36812826" </w:delInstrText>
            </w:r>
            <w:r w:rsidRPr="006A4396" w:rsidDel="00B735EB">
              <w:rPr>
                <w:noProof/>
                <w:lang w:val="en-US"/>
                <w:rPrChange w:id="181" w:author="Thomas Carteret" w:date="2021-04-07T16:08:00Z">
                  <w:rPr>
                    <w:noProof/>
                    <w:lang w:val="en-US"/>
                  </w:rPr>
                </w:rPrChange>
              </w:rPr>
              <w:fldChar w:fldCharType="separate"/>
            </w:r>
          </w:del>
          <w:ins w:id="182" w:author="Thomas CARTERET" w:date="2021-06-11T11:10:00Z">
            <w:r w:rsidR="00B735EB">
              <w:rPr>
                <w:b/>
                <w:bCs/>
                <w:noProof/>
              </w:rPr>
              <w:t>Erreur ! Référence de lien hypertexte non valide.</w:t>
            </w:r>
          </w:ins>
          <w:del w:id="183" w:author="Thomas CARTERET" w:date="2021-06-11T11:10:00Z">
            <w:r w:rsidR="00E77741" w:rsidRPr="006A4396" w:rsidDel="00B735EB">
              <w:rPr>
                <w:rStyle w:val="Lienhypertexte"/>
                <w:noProof/>
                <w:lang w:val="en-US"/>
              </w:rPr>
              <w:delText>1.1. General Description of the Application</w:delText>
            </w:r>
            <w:r w:rsidR="00E77741" w:rsidRPr="006A4396" w:rsidDel="00B735EB">
              <w:rPr>
                <w:noProof/>
                <w:webHidden/>
                <w:lang w:val="en-US"/>
              </w:rPr>
              <w:tab/>
            </w:r>
            <w:r w:rsidR="00E77741" w:rsidRPr="006A4396" w:rsidDel="00B735EB">
              <w:rPr>
                <w:noProof/>
                <w:webHidden/>
                <w:lang w:val="en-US"/>
                <w:rPrChange w:id="184"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_Toc36812826 \h </w:delInstrText>
            </w:r>
            <w:r w:rsidR="00E77741" w:rsidRPr="006A4396" w:rsidDel="00B735EB">
              <w:rPr>
                <w:noProof/>
                <w:webHidden/>
                <w:lang w:val="en-US"/>
                <w:rPrChange w:id="185" w:author="Thomas Carteret" w:date="2021-04-07T16:08:00Z">
                  <w:rPr>
                    <w:noProof/>
                    <w:webHidden/>
                    <w:lang w:val="en-US"/>
                  </w:rPr>
                </w:rPrChange>
              </w:rPr>
            </w:r>
            <w:r w:rsidR="00E77741" w:rsidRPr="006A4396" w:rsidDel="00B735EB">
              <w:rPr>
                <w:noProof/>
                <w:webHidden/>
                <w:lang w:val="en-US"/>
                <w:rPrChange w:id="186" w:author="Thomas Carteret" w:date="2021-04-07T16:08:00Z">
                  <w:rPr>
                    <w:noProof/>
                    <w:webHidden/>
                    <w:lang w:val="en-US"/>
                  </w:rPr>
                </w:rPrChange>
              </w:rPr>
              <w:fldChar w:fldCharType="separate"/>
            </w:r>
            <w:r w:rsidR="00E77741" w:rsidRPr="006A4396" w:rsidDel="00B735EB">
              <w:rPr>
                <w:noProof/>
                <w:webHidden/>
                <w:lang w:val="en-US"/>
              </w:rPr>
              <w:delText>4</w:delText>
            </w:r>
            <w:r w:rsidR="00E77741" w:rsidRPr="006A4396" w:rsidDel="00B735EB">
              <w:rPr>
                <w:noProof/>
                <w:webHidden/>
                <w:lang w:val="en-US"/>
                <w:rPrChange w:id="187" w:author="Thomas Carteret" w:date="2021-04-07T16:08:00Z">
                  <w:rPr>
                    <w:noProof/>
                    <w:webHidden/>
                    <w:lang w:val="en-US"/>
                  </w:rPr>
                </w:rPrChange>
              </w:rPr>
              <w:fldChar w:fldCharType="end"/>
            </w:r>
            <w:r w:rsidRPr="006A4396" w:rsidDel="00B735EB">
              <w:rPr>
                <w:noProof/>
                <w:lang w:val="en-US"/>
                <w:rPrChange w:id="188" w:author="Thomas Carteret" w:date="2021-04-07T16:08:00Z">
                  <w:rPr>
                    <w:noProof/>
                    <w:lang w:val="en-US"/>
                  </w:rPr>
                </w:rPrChange>
              </w:rPr>
              <w:fldChar w:fldCharType="end"/>
            </w:r>
          </w:del>
        </w:p>
        <w:p w14:paraId="6146FF04" w14:textId="39A4FB83" w:rsidR="00E77741" w:rsidRPr="006A4396" w:rsidDel="00B735EB" w:rsidRDefault="00FE1FAA">
          <w:pPr>
            <w:pStyle w:val="TM2"/>
            <w:tabs>
              <w:tab w:val="right" w:leader="dot" w:pos="9060"/>
            </w:tabs>
            <w:rPr>
              <w:del w:id="189" w:author="Thomas CARTERET" w:date="2021-06-11T11:10:00Z"/>
              <w:noProof/>
              <w:sz w:val="22"/>
              <w:szCs w:val="22"/>
              <w:lang w:val="en-US" w:eastAsia="fr-FR"/>
            </w:rPr>
          </w:pPr>
          <w:del w:id="190" w:author="Thomas CARTERET" w:date="2021-06-11T11:10:00Z">
            <w:r w:rsidRPr="006A4396" w:rsidDel="00B735EB">
              <w:rPr>
                <w:noProof/>
                <w:lang w:val="en-US"/>
                <w:rPrChange w:id="191" w:author="Thomas Carteret" w:date="2021-04-07T16:08:00Z">
                  <w:rPr/>
                </w:rPrChange>
              </w:rPr>
              <w:fldChar w:fldCharType="begin"/>
            </w:r>
            <w:r w:rsidRPr="006A4396" w:rsidDel="00B735EB">
              <w:rPr>
                <w:noProof/>
                <w:lang w:val="en-US"/>
                <w:rPrChange w:id="192" w:author="Thomas Carteret" w:date="2021-04-07T16:08:00Z">
                  <w:rPr/>
                </w:rPrChange>
              </w:rPr>
              <w:delInstrText xml:space="preserve"> HYPERLINK \l "_Toc36812827" </w:delInstrText>
            </w:r>
            <w:r w:rsidRPr="006A4396" w:rsidDel="00B735EB">
              <w:rPr>
                <w:noProof/>
                <w:lang w:val="en-US"/>
                <w:rPrChange w:id="193" w:author="Thomas Carteret" w:date="2021-04-07T16:08:00Z">
                  <w:rPr>
                    <w:noProof/>
                    <w:lang w:val="en-US"/>
                  </w:rPr>
                </w:rPrChange>
              </w:rPr>
              <w:fldChar w:fldCharType="separate"/>
            </w:r>
          </w:del>
          <w:ins w:id="194" w:author="Thomas CARTERET" w:date="2021-06-11T11:10:00Z">
            <w:r w:rsidR="00B735EB">
              <w:rPr>
                <w:b/>
                <w:bCs/>
                <w:noProof/>
              </w:rPr>
              <w:t>Erreur ! Référence de lien hypertexte non valide.</w:t>
            </w:r>
          </w:ins>
          <w:del w:id="195" w:author="Thomas CARTERET" w:date="2021-06-11T11:10:00Z">
            <w:r w:rsidR="00E77741" w:rsidRPr="006A4396" w:rsidDel="00B735EB">
              <w:rPr>
                <w:rStyle w:val="Lienhypertexte"/>
                <w:noProof/>
                <w:lang w:val="en-US"/>
              </w:rPr>
              <w:delText>1.2. Expected Measurements</w:delText>
            </w:r>
            <w:r w:rsidR="00E77741" w:rsidRPr="006A4396" w:rsidDel="00B735EB">
              <w:rPr>
                <w:noProof/>
                <w:webHidden/>
                <w:lang w:val="en-US"/>
              </w:rPr>
              <w:tab/>
            </w:r>
            <w:r w:rsidR="00E77741" w:rsidRPr="006A4396" w:rsidDel="00B735EB">
              <w:rPr>
                <w:noProof/>
                <w:webHidden/>
                <w:lang w:val="en-US"/>
                <w:rPrChange w:id="196"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_Toc36812827 \h </w:delInstrText>
            </w:r>
            <w:r w:rsidR="00E77741" w:rsidRPr="006A4396" w:rsidDel="00B735EB">
              <w:rPr>
                <w:noProof/>
                <w:webHidden/>
                <w:lang w:val="en-US"/>
                <w:rPrChange w:id="197" w:author="Thomas Carteret" w:date="2021-04-07T16:08:00Z">
                  <w:rPr>
                    <w:noProof/>
                    <w:webHidden/>
                    <w:lang w:val="en-US"/>
                  </w:rPr>
                </w:rPrChange>
              </w:rPr>
            </w:r>
            <w:r w:rsidR="00E77741" w:rsidRPr="006A4396" w:rsidDel="00B735EB">
              <w:rPr>
                <w:noProof/>
                <w:webHidden/>
                <w:lang w:val="en-US"/>
                <w:rPrChange w:id="198" w:author="Thomas Carteret" w:date="2021-04-07T16:08:00Z">
                  <w:rPr>
                    <w:noProof/>
                    <w:webHidden/>
                    <w:lang w:val="en-US"/>
                  </w:rPr>
                </w:rPrChange>
              </w:rPr>
              <w:fldChar w:fldCharType="separate"/>
            </w:r>
            <w:r w:rsidR="00E77741" w:rsidRPr="006A4396" w:rsidDel="00B735EB">
              <w:rPr>
                <w:noProof/>
                <w:webHidden/>
                <w:lang w:val="en-US"/>
              </w:rPr>
              <w:delText>4</w:delText>
            </w:r>
            <w:r w:rsidR="00E77741" w:rsidRPr="006A4396" w:rsidDel="00B735EB">
              <w:rPr>
                <w:noProof/>
                <w:webHidden/>
                <w:lang w:val="en-US"/>
                <w:rPrChange w:id="199" w:author="Thomas Carteret" w:date="2021-04-07T16:08:00Z">
                  <w:rPr>
                    <w:noProof/>
                    <w:webHidden/>
                    <w:lang w:val="en-US"/>
                  </w:rPr>
                </w:rPrChange>
              </w:rPr>
              <w:fldChar w:fldCharType="end"/>
            </w:r>
            <w:r w:rsidRPr="006A4396" w:rsidDel="00B735EB">
              <w:rPr>
                <w:noProof/>
                <w:lang w:val="en-US"/>
                <w:rPrChange w:id="200" w:author="Thomas Carteret" w:date="2021-04-07T16:08:00Z">
                  <w:rPr>
                    <w:noProof/>
                    <w:lang w:val="en-US"/>
                  </w:rPr>
                </w:rPrChange>
              </w:rPr>
              <w:fldChar w:fldCharType="end"/>
            </w:r>
          </w:del>
        </w:p>
        <w:p w14:paraId="7BB2262C" w14:textId="1EB61C1B" w:rsidR="00E77741" w:rsidRPr="006A4396" w:rsidDel="00B735EB" w:rsidRDefault="00FE1FAA">
          <w:pPr>
            <w:pStyle w:val="TM1"/>
            <w:rPr>
              <w:del w:id="201" w:author="Thomas CARTERET" w:date="2021-06-11T11:10:00Z"/>
              <w:noProof/>
              <w:sz w:val="22"/>
              <w:szCs w:val="22"/>
              <w:lang w:val="en-US" w:eastAsia="fr-FR"/>
            </w:rPr>
          </w:pPr>
          <w:del w:id="202" w:author="Thomas CARTERET" w:date="2021-06-11T11:10:00Z">
            <w:r w:rsidRPr="006A4396" w:rsidDel="00B735EB">
              <w:rPr>
                <w:noProof/>
                <w:lang w:val="en-US"/>
                <w:rPrChange w:id="203" w:author="Thomas Carteret" w:date="2021-04-07T16:08:00Z">
                  <w:rPr/>
                </w:rPrChange>
              </w:rPr>
              <w:fldChar w:fldCharType="begin"/>
            </w:r>
            <w:r w:rsidRPr="006A4396" w:rsidDel="00B735EB">
              <w:rPr>
                <w:noProof/>
                <w:lang w:val="en-US"/>
                <w:rPrChange w:id="204" w:author="Thomas Carteret" w:date="2021-04-07T16:08:00Z">
                  <w:rPr/>
                </w:rPrChange>
              </w:rPr>
              <w:delInstrText xml:space="preserve"> HYPERLINK \l "_Toc36812828" </w:delInstrText>
            </w:r>
            <w:r w:rsidRPr="006A4396" w:rsidDel="00B735EB">
              <w:rPr>
                <w:noProof/>
                <w:lang w:val="en-US"/>
                <w:rPrChange w:id="205" w:author="Thomas Carteret" w:date="2021-04-07T16:08:00Z">
                  <w:rPr>
                    <w:noProof/>
                    <w:lang w:val="en-US"/>
                  </w:rPr>
                </w:rPrChange>
              </w:rPr>
              <w:fldChar w:fldCharType="separate"/>
            </w:r>
          </w:del>
          <w:ins w:id="206" w:author="Thomas CARTERET" w:date="2021-06-11T11:10:00Z">
            <w:r w:rsidR="00B735EB">
              <w:rPr>
                <w:b/>
                <w:bCs/>
                <w:noProof/>
              </w:rPr>
              <w:t>Erreur ! Référence de lien hypertexte non valide.</w:t>
            </w:r>
          </w:ins>
          <w:del w:id="207" w:author="Thomas CARTERET" w:date="2021-06-11T11:10:00Z">
            <w:r w:rsidR="00E77741" w:rsidRPr="006A4396" w:rsidDel="00B735EB">
              <w:rPr>
                <w:rStyle w:val="Lienhypertexte"/>
                <w:noProof/>
                <w:lang w:val="en-US"/>
              </w:rPr>
              <w:delText>2</w:delText>
            </w:r>
            <w:r w:rsidR="00E77741" w:rsidRPr="006A4396" w:rsidDel="00B735EB">
              <w:rPr>
                <w:rStyle w:val="Lienhypertexte"/>
                <w:rFonts w:cstheme="minorHAnsi"/>
                <w:noProof/>
                <w:lang w:val="en-US"/>
              </w:rPr>
              <w:delText>. Detailled Description</w:delText>
            </w:r>
            <w:r w:rsidR="00E77741" w:rsidRPr="006A4396" w:rsidDel="00B735EB">
              <w:rPr>
                <w:noProof/>
                <w:webHidden/>
                <w:lang w:val="en-US"/>
              </w:rPr>
              <w:tab/>
            </w:r>
            <w:r w:rsidR="00E77741" w:rsidRPr="006A4396" w:rsidDel="00B735EB">
              <w:rPr>
                <w:noProof/>
                <w:webHidden/>
                <w:lang w:val="en-US"/>
                <w:rPrChange w:id="208"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_Toc36812828 \h </w:delInstrText>
            </w:r>
            <w:r w:rsidR="00E77741" w:rsidRPr="006A4396" w:rsidDel="00B735EB">
              <w:rPr>
                <w:noProof/>
                <w:webHidden/>
                <w:lang w:val="en-US"/>
                <w:rPrChange w:id="209" w:author="Thomas Carteret" w:date="2021-04-07T16:08:00Z">
                  <w:rPr>
                    <w:noProof/>
                    <w:webHidden/>
                    <w:lang w:val="en-US"/>
                  </w:rPr>
                </w:rPrChange>
              </w:rPr>
            </w:r>
            <w:r w:rsidR="00E77741" w:rsidRPr="006A4396" w:rsidDel="00B735EB">
              <w:rPr>
                <w:noProof/>
                <w:webHidden/>
                <w:lang w:val="en-US"/>
                <w:rPrChange w:id="210" w:author="Thomas Carteret" w:date="2021-04-07T16:08:00Z">
                  <w:rPr>
                    <w:noProof/>
                    <w:webHidden/>
                    <w:lang w:val="en-US"/>
                  </w:rPr>
                </w:rPrChange>
              </w:rPr>
              <w:fldChar w:fldCharType="separate"/>
            </w:r>
            <w:r w:rsidR="00E77741" w:rsidRPr="006A4396" w:rsidDel="00B735EB">
              <w:rPr>
                <w:noProof/>
                <w:webHidden/>
                <w:lang w:val="en-US"/>
              </w:rPr>
              <w:delText>4</w:delText>
            </w:r>
            <w:r w:rsidR="00E77741" w:rsidRPr="006A4396" w:rsidDel="00B735EB">
              <w:rPr>
                <w:noProof/>
                <w:webHidden/>
                <w:lang w:val="en-US"/>
                <w:rPrChange w:id="211" w:author="Thomas Carteret" w:date="2021-04-07T16:08:00Z">
                  <w:rPr>
                    <w:noProof/>
                    <w:webHidden/>
                    <w:lang w:val="en-US"/>
                  </w:rPr>
                </w:rPrChange>
              </w:rPr>
              <w:fldChar w:fldCharType="end"/>
            </w:r>
            <w:r w:rsidRPr="006A4396" w:rsidDel="00B735EB">
              <w:rPr>
                <w:noProof/>
                <w:lang w:val="en-US"/>
                <w:rPrChange w:id="212" w:author="Thomas Carteret" w:date="2021-04-07T16:08:00Z">
                  <w:rPr>
                    <w:noProof/>
                    <w:lang w:val="en-US"/>
                  </w:rPr>
                </w:rPrChange>
              </w:rPr>
              <w:fldChar w:fldCharType="end"/>
            </w:r>
          </w:del>
        </w:p>
        <w:p w14:paraId="7C6F717F" w14:textId="6498CE5D" w:rsidR="00E77741" w:rsidRPr="006A4396" w:rsidDel="00B735EB" w:rsidRDefault="00FE1FAA">
          <w:pPr>
            <w:pStyle w:val="TM2"/>
            <w:tabs>
              <w:tab w:val="right" w:leader="dot" w:pos="9060"/>
            </w:tabs>
            <w:rPr>
              <w:del w:id="213" w:author="Thomas CARTERET" w:date="2021-06-11T11:10:00Z"/>
              <w:noProof/>
              <w:sz w:val="22"/>
              <w:szCs w:val="22"/>
              <w:lang w:val="en-US" w:eastAsia="fr-FR"/>
            </w:rPr>
          </w:pPr>
          <w:del w:id="214" w:author="Thomas CARTERET" w:date="2021-06-11T11:10:00Z">
            <w:r w:rsidRPr="006A4396" w:rsidDel="00B735EB">
              <w:rPr>
                <w:noProof/>
                <w:lang w:val="en-US"/>
                <w:rPrChange w:id="215" w:author="Thomas Carteret" w:date="2021-04-07T16:08:00Z">
                  <w:rPr/>
                </w:rPrChange>
              </w:rPr>
              <w:fldChar w:fldCharType="begin"/>
            </w:r>
            <w:r w:rsidRPr="006A4396" w:rsidDel="00B735EB">
              <w:rPr>
                <w:noProof/>
                <w:lang w:val="en-US"/>
                <w:rPrChange w:id="216" w:author="Thomas Carteret" w:date="2021-04-07T16:08:00Z">
                  <w:rPr/>
                </w:rPrChange>
              </w:rPr>
              <w:delInstrText xml:space="preserve"> HYPERLINK \l "_Toc36812829" </w:delInstrText>
            </w:r>
            <w:r w:rsidRPr="006A4396" w:rsidDel="00B735EB">
              <w:rPr>
                <w:noProof/>
                <w:lang w:val="en-US"/>
                <w:rPrChange w:id="217" w:author="Thomas Carteret" w:date="2021-04-07T16:08:00Z">
                  <w:rPr>
                    <w:noProof/>
                    <w:lang w:val="en-US"/>
                  </w:rPr>
                </w:rPrChange>
              </w:rPr>
              <w:fldChar w:fldCharType="separate"/>
            </w:r>
          </w:del>
          <w:ins w:id="218" w:author="Thomas CARTERET" w:date="2021-06-11T11:10:00Z">
            <w:r w:rsidR="00B735EB">
              <w:rPr>
                <w:b/>
                <w:bCs/>
                <w:noProof/>
              </w:rPr>
              <w:t>Erreur ! Référence de lien hypertexte non valide.</w:t>
            </w:r>
          </w:ins>
          <w:del w:id="219" w:author="Thomas CARTERET" w:date="2021-06-11T11:10:00Z">
            <w:r w:rsidR="00E77741" w:rsidRPr="006A4396" w:rsidDel="00B735EB">
              <w:rPr>
                <w:rStyle w:val="Lienhypertexte"/>
                <w:noProof/>
                <w:lang w:val="en-US"/>
              </w:rPr>
              <w:delText>2.1. Environment Description</w:delText>
            </w:r>
            <w:r w:rsidR="00E77741" w:rsidRPr="006A4396" w:rsidDel="00B735EB">
              <w:rPr>
                <w:noProof/>
                <w:webHidden/>
                <w:lang w:val="en-US"/>
              </w:rPr>
              <w:tab/>
            </w:r>
            <w:r w:rsidR="00E77741" w:rsidRPr="006A4396" w:rsidDel="00B735EB">
              <w:rPr>
                <w:noProof/>
                <w:webHidden/>
                <w:lang w:val="en-US"/>
                <w:rPrChange w:id="220"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_Toc36812829 \h </w:delInstrText>
            </w:r>
            <w:r w:rsidR="00E77741" w:rsidRPr="006A4396" w:rsidDel="00B735EB">
              <w:rPr>
                <w:noProof/>
                <w:webHidden/>
                <w:lang w:val="en-US"/>
                <w:rPrChange w:id="221" w:author="Thomas Carteret" w:date="2021-04-07T16:08:00Z">
                  <w:rPr>
                    <w:noProof/>
                    <w:webHidden/>
                    <w:lang w:val="en-US"/>
                  </w:rPr>
                </w:rPrChange>
              </w:rPr>
            </w:r>
            <w:r w:rsidR="00E77741" w:rsidRPr="006A4396" w:rsidDel="00B735EB">
              <w:rPr>
                <w:noProof/>
                <w:webHidden/>
                <w:lang w:val="en-US"/>
                <w:rPrChange w:id="222" w:author="Thomas Carteret" w:date="2021-04-07T16:08:00Z">
                  <w:rPr>
                    <w:noProof/>
                    <w:webHidden/>
                    <w:lang w:val="en-US"/>
                  </w:rPr>
                </w:rPrChange>
              </w:rPr>
              <w:fldChar w:fldCharType="separate"/>
            </w:r>
            <w:r w:rsidR="00E77741" w:rsidRPr="006A4396" w:rsidDel="00B735EB">
              <w:rPr>
                <w:noProof/>
                <w:webHidden/>
                <w:lang w:val="en-US"/>
              </w:rPr>
              <w:delText>4</w:delText>
            </w:r>
            <w:r w:rsidR="00E77741" w:rsidRPr="006A4396" w:rsidDel="00B735EB">
              <w:rPr>
                <w:noProof/>
                <w:webHidden/>
                <w:lang w:val="en-US"/>
                <w:rPrChange w:id="223" w:author="Thomas Carteret" w:date="2021-04-07T16:08:00Z">
                  <w:rPr>
                    <w:noProof/>
                    <w:webHidden/>
                    <w:lang w:val="en-US"/>
                  </w:rPr>
                </w:rPrChange>
              </w:rPr>
              <w:fldChar w:fldCharType="end"/>
            </w:r>
            <w:r w:rsidRPr="006A4396" w:rsidDel="00B735EB">
              <w:rPr>
                <w:noProof/>
                <w:lang w:val="en-US"/>
                <w:rPrChange w:id="224" w:author="Thomas Carteret" w:date="2021-04-07T16:08:00Z">
                  <w:rPr>
                    <w:noProof/>
                    <w:lang w:val="en-US"/>
                  </w:rPr>
                </w:rPrChange>
              </w:rPr>
              <w:fldChar w:fldCharType="end"/>
            </w:r>
          </w:del>
        </w:p>
        <w:p w14:paraId="5A621DBB" w14:textId="7034FBB6" w:rsidR="00E77741" w:rsidRPr="006A4396" w:rsidDel="00B735EB" w:rsidRDefault="00FE1FAA">
          <w:pPr>
            <w:pStyle w:val="TM3"/>
            <w:rPr>
              <w:del w:id="225" w:author="Thomas CARTERET" w:date="2021-06-11T11:10:00Z"/>
              <w:noProof/>
              <w:sz w:val="22"/>
              <w:szCs w:val="22"/>
              <w:lang w:val="en-US" w:eastAsia="fr-FR"/>
            </w:rPr>
          </w:pPr>
          <w:del w:id="226" w:author="Thomas CARTERET" w:date="2021-06-11T11:10:00Z">
            <w:r w:rsidRPr="006A4396" w:rsidDel="00B735EB">
              <w:rPr>
                <w:noProof/>
                <w:lang w:val="en-US"/>
                <w:rPrChange w:id="227" w:author="Thomas Carteret" w:date="2021-04-07T16:08:00Z">
                  <w:rPr/>
                </w:rPrChange>
              </w:rPr>
              <w:fldChar w:fldCharType="begin"/>
            </w:r>
            <w:r w:rsidRPr="006A4396" w:rsidDel="00B735EB">
              <w:rPr>
                <w:noProof/>
                <w:lang w:val="en-US"/>
                <w:rPrChange w:id="228" w:author="Thomas Carteret" w:date="2021-04-07T16:08:00Z">
                  <w:rPr/>
                </w:rPrChange>
              </w:rPr>
              <w:delInstrText xml:space="preserve"> HYPERLINK \l "_Toc36812830" </w:delInstrText>
            </w:r>
            <w:r w:rsidRPr="006A4396" w:rsidDel="00B735EB">
              <w:rPr>
                <w:noProof/>
                <w:lang w:val="en-US"/>
                <w:rPrChange w:id="229" w:author="Thomas Carteret" w:date="2021-04-07T16:08:00Z">
                  <w:rPr>
                    <w:noProof/>
                    <w:lang w:val="en-US"/>
                  </w:rPr>
                </w:rPrChange>
              </w:rPr>
              <w:fldChar w:fldCharType="separate"/>
            </w:r>
          </w:del>
          <w:ins w:id="230" w:author="Thomas CARTERET" w:date="2021-06-11T11:10:00Z">
            <w:r w:rsidR="00B735EB">
              <w:rPr>
                <w:b/>
                <w:bCs/>
                <w:noProof/>
              </w:rPr>
              <w:t>Erreur ! Référence de lien hypertexte non valide.</w:t>
            </w:r>
          </w:ins>
          <w:del w:id="231" w:author="Thomas CARTERET" w:date="2021-06-11T11:10:00Z">
            <w:r w:rsidR="00E77741" w:rsidRPr="006A4396" w:rsidDel="00B735EB">
              <w:rPr>
                <w:rStyle w:val="Lienhypertexte"/>
                <w:noProof/>
                <w:lang w:val="en-US"/>
              </w:rPr>
              <w:delText>2.1.1. Environment Content</w:delText>
            </w:r>
            <w:r w:rsidR="00E77741" w:rsidRPr="006A4396" w:rsidDel="00B735EB">
              <w:rPr>
                <w:noProof/>
                <w:webHidden/>
                <w:lang w:val="en-US"/>
              </w:rPr>
              <w:tab/>
            </w:r>
            <w:r w:rsidR="00E77741" w:rsidRPr="006A4396" w:rsidDel="00B735EB">
              <w:rPr>
                <w:noProof/>
                <w:webHidden/>
                <w:lang w:val="en-US"/>
                <w:rPrChange w:id="232"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_Toc36812830 \h </w:delInstrText>
            </w:r>
            <w:r w:rsidR="00E77741" w:rsidRPr="006A4396" w:rsidDel="00B735EB">
              <w:rPr>
                <w:noProof/>
                <w:webHidden/>
                <w:lang w:val="en-US"/>
                <w:rPrChange w:id="233" w:author="Thomas Carteret" w:date="2021-04-07T16:08:00Z">
                  <w:rPr>
                    <w:noProof/>
                    <w:webHidden/>
                    <w:lang w:val="en-US"/>
                  </w:rPr>
                </w:rPrChange>
              </w:rPr>
            </w:r>
            <w:r w:rsidR="00E77741" w:rsidRPr="006A4396" w:rsidDel="00B735EB">
              <w:rPr>
                <w:noProof/>
                <w:webHidden/>
                <w:lang w:val="en-US"/>
                <w:rPrChange w:id="234" w:author="Thomas Carteret" w:date="2021-04-07T16:08:00Z">
                  <w:rPr>
                    <w:noProof/>
                    <w:webHidden/>
                    <w:lang w:val="en-US"/>
                  </w:rPr>
                </w:rPrChange>
              </w:rPr>
              <w:fldChar w:fldCharType="separate"/>
            </w:r>
            <w:r w:rsidR="00E77741" w:rsidRPr="006A4396" w:rsidDel="00B735EB">
              <w:rPr>
                <w:noProof/>
                <w:webHidden/>
                <w:lang w:val="en-US"/>
              </w:rPr>
              <w:delText>4</w:delText>
            </w:r>
            <w:r w:rsidR="00E77741" w:rsidRPr="006A4396" w:rsidDel="00B735EB">
              <w:rPr>
                <w:noProof/>
                <w:webHidden/>
                <w:lang w:val="en-US"/>
                <w:rPrChange w:id="235" w:author="Thomas Carteret" w:date="2021-04-07T16:08:00Z">
                  <w:rPr>
                    <w:noProof/>
                    <w:webHidden/>
                    <w:lang w:val="en-US"/>
                  </w:rPr>
                </w:rPrChange>
              </w:rPr>
              <w:fldChar w:fldCharType="end"/>
            </w:r>
            <w:r w:rsidRPr="006A4396" w:rsidDel="00B735EB">
              <w:rPr>
                <w:noProof/>
                <w:lang w:val="en-US"/>
                <w:rPrChange w:id="236" w:author="Thomas Carteret" w:date="2021-04-07T16:08:00Z">
                  <w:rPr>
                    <w:noProof/>
                    <w:lang w:val="en-US"/>
                  </w:rPr>
                </w:rPrChange>
              </w:rPr>
              <w:fldChar w:fldCharType="end"/>
            </w:r>
          </w:del>
        </w:p>
        <w:p w14:paraId="011B6DDF" w14:textId="6C7A19D1" w:rsidR="00E77741" w:rsidRPr="006A4396" w:rsidDel="00B735EB" w:rsidRDefault="00FE1FAA">
          <w:pPr>
            <w:pStyle w:val="TM3"/>
            <w:rPr>
              <w:del w:id="237" w:author="Thomas CARTERET" w:date="2021-06-11T11:10:00Z"/>
              <w:noProof/>
              <w:sz w:val="22"/>
              <w:szCs w:val="22"/>
              <w:lang w:val="en-US" w:eastAsia="fr-FR"/>
            </w:rPr>
          </w:pPr>
          <w:del w:id="238" w:author="Thomas CARTERET" w:date="2021-06-11T11:10:00Z">
            <w:r w:rsidRPr="006A4396" w:rsidDel="00B735EB">
              <w:rPr>
                <w:noProof/>
                <w:lang w:val="en-US"/>
                <w:rPrChange w:id="239" w:author="Thomas Carteret" w:date="2021-04-07T16:08:00Z">
                  <w:rPr/>
                </w:rPrChange>
              </w:rPr>
              <w:fldChar w:fldCharType="begin"/>
            </w:r>
            <w:r w:rsidRPr="006A4396" w:rsidDel="00B735EB">
              <w:rPr>
                <w:noProof/>
                <w:lang w:val="en-US"/>
                <w:rPrChange w:id="240" w:author="Thomas Carteret" w:date="2021-04-07T16:08:00Z">
                  <w:rPr/>
                </w:rPrChange>
              </w:rPr>
              <w:delInstrText xml:space="preserve"> HYPERLINK \l "_Toc36812831" </w:delInstrText>
            </w:r>
            <w:r w:rsidRPr="006A4396" w:rsidDel="00B735EB">
              <w:rPr>
                <w:noProof/>
                <w:lang w:val="en-US"/>
                <w:rPrChange w:id="241" w:author="Thomas Carteret" w:date="2021-04-07T16:08:00Z">
                  <w:rPr>
                    <w:noProof/>
                    <w:lang w:val="en-US"/>
                  </w:rPr>
                </w:rPrChange>
              </w:rPr>
              <w:fldChar w:fldCharType="separate"/>
            </w:r>
          </w:del>
          <w:ins w:id="242" w:author="Thomas CARTERET" w:date="2021-06-11T11:10:00Z">
            <w:r w:rsidR="00B735EB">
              <w:rPr>
                <w:b/>
                <w:bCs/>
                <w:noProof/>
              </w:rPr>
              <w:t>Erreur ! Référence de lien hypertexte non valide.</w:t>
            </w:r>
          </w:ins>
          <w:del w:id="243" w:author="Thomas CARTERET" w:date="2021-06-11T11:10:00Z">
            <w:r w:rsidR="00E77741" w:rsidRPr="006A4396" w:rsidDel="00B735EB">
              <w:rPr>
                <w:rStyle w:val="Lienhypertexte"/>
                <w:noProof/>
                <w:lang w:val="en-US"/>
              </w:rPr>
              <w:delText>2.1.2. Environment Dynamics</w:delText>
            </w:r>
            <w:r w:rsidR="00E77741" w:rsidRPr="006A4396" w:rsidDel="00B735EB">
              <w:rPr>
                <w:noProof/>
                <w:webHidden/>
                <w:lang w:val="en-US"/>
              </w:rPr>
              <w:tab/>
            </w:r>
            <w:r w:rsidR="00E77741" w:rsidRPr="006A4396" w:rsidDel="00B735EB">
              <w:rPr>
                <w:noProof/>
                <w:webHidden/>
                <w:lang w:val="en-US"/>
                <w:rPrChange w:id="244"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_Toc36812831 \h </w:delInstrText>
            </w:r>
            <w:r w:rsidR="00E77741" w:rsidRPr="006A4396" w:rsidDel="00B735EB">
              <w:rPr>
                <w:noProof/>
                <w:webHidden/>
                <w:lang w:val="en-US"/>
                <w:rPrChange w:id="245" w:author="Thomas Carteret" w:date="2021-04-07T16:08:00Z">
                  <w:rPr>
                    <w:noProof/>
                    <w:webHidden/>
                    <w:lang w:val="en-US"/>
                  </w:rPr>
                </w:rPrChange>
              </w:rPr>
            </w:r>
            <w:r w:rsidR="00E77741" w:rsidRPr="006A4396" w:rsidDel="00B735EB">
              <w:rPr>
                <w:noProof/>
                <w:webHidden/>
                <w:lang w:val="en-US"/>
                <w:rPrChange w:id="246" w:author="Thomas Carteret" w:date="2021-04-07T16:08:00Z">
                  <w:rPr>
                    <w:noProof/>
                    <w:webHidden/>
                    <w:lang w:val="en-US"/>
                  </w:rPr>
                </w:rPrChange>
              </w:rPr>
              <w:fldChar w:fldCharType="separate"/>
            </w:r>
            <w:r w:rsidR="00E77741" w:rsidRPr="006A4396" w:rsidDel="00B735EB">
              <w:rPr>
                <w:noProof/>
                <w:webHidden/>
                <w:lang w:val="en-US"/>
              </w:rPr>
              <w:delText>4</w:delText>
            </w:r>
            <w:r w:rsidR="00E77741" w:rsidRPr="006A4396" w:rsidDel="00B735EB">
              <w:rPr>
                <w:noProof/>
                <w:webHidden/>
                <w:lang w:val="en-US"/>
                <w:rPrChange w:id="247" w:author="Thomas Carteret" w:date="2021-04-07T16:08:00Z">
                  <w:rPr>
                    <w:noProof/>
                    <w:webHidden/>
                    <w:lang w:val="en-US"/>
                  </w:rPr>
                </w:rPrChange>
              </w:rPr>
              <w:fldChar w:fldCharType="end"/>
            </w:r>
            <w:r w:rsidRPr="006A4396" w:rsidDel="00B735EB">
              <w:rPr>
                <w:noProof/>
                <w:lang w:val="en-US"/>
                <w:rPrChange w:id="248" w:author="Thomas Carteret" w:date="2021-04-07T16:08:00Z">
                  <w:rPr>
                    <w:noProof/>
                    <w:lang w:val="en-US"/>
                  </w:rPr>
                </w:rPrChange>
              </w:rPr>
              <w:fldChar w:fldCharType="end"/>
            </w:r>
          </w:del>
        </w:p>
        <w:p w14:paraId="1452BCCF" w14:textId="020F7854" w:rsidR="00E77741" w:rsidRPr="006A4396" w:rsidDel="00B735EB" w:rsidRDefault="00FE1FAA">
          <w:pPr>
            <w:pStyle w:val="TM2"/>
            <w:tabs>
              <w:tab w:val="right" w:leader="dot" w:pos="9060"/>
            </w:tabs>
            <w:rPr>
              <w:del w:id="249" w:author="Thomas CARTERET" w:date="2021-06-11T11:10:00Z"/>
              <w:noProof/>
              <w:sz w:val="22"/>
              <w:szCs w:val="22"/>
              <w:lang w:val="en-US" w:eastAsia="fr-FR"/>
            </w:rPr>
          </w:pPr>
          <w:del w:id="250" w:author="Thomas CARTERET" w:date="2021-06-11T11:10:00Z">
            <w:r w:rsidRPr="006A4396" w:rsidDel="00B735EB">
              <w:rPr>
                <w:noProof/>
                <w:lang w:val="en-US"/>
                <w:rPrChange w:id="251" w:author="Thomas Carteret" w:date="2021-04-07T16:08:00Z">
                  <w:rPr/>
                </w:rPrChange>
              </w:rPr>
              <w:fldChar w:fldCharType="begin"/>
            </w:r>
            <w:r w:rsidRPr="006A4396" w:rsidDel="00B735EB">
              <w:rPr>
                <w:noProof/>
                <w:lang w:val="en-US"/>
                <w:rPrChange w:id="252" w:author="Thomas Carteret" w:date="2021-04-07T16:08:00Z">
                  <w:rPr/>
                </w:rPrChange>
              </w:rPr>
              <w:delInstrText xml:space="preserve"> HYPERLINK \l "_Toc36812832" </w:delInstrText>
            </w:r>
            <w:r w:rsidRPr="006A4396" w:rsidDel="00B735EB">
              <w:rPr>
                <w:noProof/>
                <w:lang w:val="en-US"/>
                <w:rPrChange w:id="253" w:author="Thomas Carteret" w:date="2021-04-07T16:08:00Z">
                  <w:rPr>
                    <w:noProof/>
                    <w:lang w:val="en-US"/>
                  </w:rPr>
                </w:rPrChange>
              </w:rPr>
              <w:fldChar w:fldCharType="separate"/>
            </w:r>
          </w:del>
          <w:ins w:id="254" w:author="Thomas CARTERET" w:date="2021-06-11T11:10:00Z">
            <w:r w:rsidR="00B735EB">
              <w:rPr>
                <w:b/>
                <w:bCs/>
                <w:noProof/>
              </w:rPr>
              <w:t>Erreur ! Référence de lien hypertexte non valide.</w:t>
            </w:r>
          </w:ins>
          <w:del w:id="255" w:author="Thomas CARTERET" w:date="2021-06-11T11:10:00Z">
            <w:r w:rsidR="00E77741" w:rsidRPr="006A4396" w:rsidDel="00B735EB">
              <w:rPr>
                <w:rStyle w:val="Lienhypertexte"/>
                <w:noProof/>
                <w:lang w:val="en-US"/>
              </w:rPr>
              <w:delText>2.2. Intelligent Entities</w:delText>
            </w:r>
            <w:r w:rsidR="00E77741" w:rsidRPr="006A4396" w:rsidDel="00B735EB">
              <w:rPr>
                <w:noProof/>
                <w:webHidden/>
                <w:lang w:val="en-US"/>
              </w:rPr>
              <w:tab/>
            </w:r>
            <w:r w:rsidR="00E77741" w:rsidRPr="006A4396" w:rsidDel="00B735EB">
              <w:rPr>
                <w:noProof/>
                <w:webHidden/>
                <w:lang w:val="en-US"/>
                <w:rPrChange w:id="256"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_Toc36812832 \h </w:delInstrText>
            </w:r>
            <w:r w:rsidR="00E77741" w:rsidRPr="006A4396" w:rsidDel="00B735EB">
              <w:rPr>
                <w:noProof/>
                <w:webHidden/>
                <w:lang w:val="en-US"/>
                <w:rPrChange w:id="257" w:author="Thomas Carteret" w:date="2021-04-07T16:08:00Z">
                  <w:rPr>
                    <w:noProof/>
                    <w:webHidden/>
                    <w:lang w:val="en-US"/>
                  </w:rPr>
                </w:rPrChange>
              </w:rPr>
            </w:r>
            <w:r w:rsidR="00E77741" w:rsidRPr="006A4396" w:rsidDel="00B735EB">
              <w:rPr>
                <w:noProof/>
                <w:webHidden/>
                <w:lang w:val="en-US"/>
                <w:rPrChange w:id="258" w:author="Thomas Carteret" w:date="2021-04-07T16:08:00Z">
                  <w:rPr>
                    <w:noProof/>
                    <w:webHidden/>
                    <w:lang w:val="en-US"/>
                  </w:rPr>
                </w:rPrChange>
              </w:rPr>
              <w:fldChar w:fldCharType="separate"/>
            </w:r>
            <w:r w:rsidR="00E77741" w:rsidRPr="006A4396" w:rsidDel="00B735EB">
              <w:rPr>
                <w:noProof/>
                <w:webHidden/>
                <w:lang w:val="en-US"/>
              </w:rPr>
              <w:delText>4</w:delText>
            </w:r>
            <w:r w:rsidR="00E77741" w:rsidRPr="006A4396" w:rsidDel="00B735EB">
              <w:rPr>
                <w:noProof/>
                <w:webHidden/>
                <w:lang w:val="en-US"/>
                <w:rPrChange w:id="259" w:author="Thomas Carteret" w:date="2021-04-07T16:08:00Z">
                  <w:rPr>
                    <w:noProof/>
                    <w:webHidden/>
                    <w:lang w:val="en-US"/>
                  </w:rPr>
                </w:rPrChange>
              </w:rPr>
              <w:fldChar w:fldCharType="end"/>
            </w:r>
            <w:r w:rsidRPr="006A4396" w:rsidDel="00B735EB">
              <w:rPr>
                <w:noProof/>
                <w:lang w:val="en-US"/>
                <w:rPrChange w:id="260" w:author="Thomas Carteret" w:date="2021-04-07T16:08:00Z">
                  <w:rPr>
                    <w:noProof/>
                    <w:lang w:val="en-US"/>
                  </w:rPr>
                </w:rPrChange>
              </w:rPr>
              <w:fldChar w:fldCharType="end"/>
            </w:r>
          </w:del>
        </w:p>
        <w:p w14:paraId="45221EE7" w14:textId="450149F1" w:rsidR="00E77741" w:rsidRPr="006A4396" w:rsidDel="00B735EB" w:rsidRDefault="00FE1FAA">
          <w:pPr>
            <w:pStyle w:val="TM3"/>
            <w:rPr>
              <w:del w:id="261" w:author="Thomas CARTERET" w:date="2021-06-11T11:10:00Z"/>
              <w:noProof/>
              <w:sz w:val="22"/>
              <w:szCs w:val="22"/>
              <w:lang w:val="en-US" w:eastAsia="fr-FR"/>
            </w:rPr>
          </w:pPr>
          <w:del w:id="262" w:author="Thomas CARTERET" w:date="2021-06-11T11:10:00Z">
            <w:r w:rsidRPr="006A4396" w:rsidDel="00B735EB">
              <w:rPr>
                <w:noProof/>
                <w:lang w:val="en-US"/>
                <w:rPrChange w:id="263" w:author="Thomas Carteret" w:date="2021-04-07T16:08:00Z">
                  <w:rPr/>
                </w:rPrChange>
              </w:rPr>
              <w:fldChar w:fldCharType="begin"/>
            </w:r>
            <w:r w:rsidRPr="006A4396" w:rsidDel="00B735EB">
              <w:rPr>
                <w:noProof/>
                <w:lang w:val="en-US"/>
                <w:rPrChange w:id="264" w:author="Thomas Carteret" w:date="2021-04-07T16:08:00Z">
                  <w:rPr/>
                </w:rPrChange>
              </w:rPr>
              <w:delInstrText xml:space="preserve"> HYPERLINK \l "_Toc36812833" </w:delInstrText>
            </w:r>
            <w:r w:rsidRPr="006A4396" w:rsidDel="00B735EB">
              <w:rPr>
                <w:noProof/>
                <w:lang w:val="en-US"/>
                <w:rPrChange w:id="265" w:author="Thomas Carteret" w:date="2021-04-07T16:08:00Z">
                  <w:rPr>
                    <w:noProof/>
                    <w:lang w:val="en-US"/>
                  </w:rPr>
                </w:rPrChange>
              </w:rPr>
              <w:fldChar w:fldCharType="separate"/>
            </w:r>
          </w:del>
          <w:ins w:id="266" w:author="Thomas CARTERET" w:date="2021-06-11T11:10:00Z">
            <w:r w:rsidR="00B735EB">
              <w:rPr>
                <w:b/>
                <w:bCs/>
                <w:noProof/>
              </w:rPr>
              <w:t>Erreur ! Référence de lien hypertexte non valide.</w:t>
            </w:r>
          </w:ins>
          <w:del w:id="267" w:author="Thomas CARTERET" w:date="2021-06-11T11:10:00Z">
            <w:r w:rsidR="00E77741" w:rsidRPr="006A4396" w:rsidDel="00B735EB">
              <w:rPr>
                <w:rStyle w:val="Lienhypertexte"/>
                <w:noProof/>
                <w:lang w:val="en-US"/>
              </w:rPr>
              <w:delText>2.2.1. Agent Type 1</w:delText>
            </w:r>
            <w:r w:rsidR="00E77741" w:rsidRPr="006A4396" w:rsidDel="00B735EB">
              <w:rPr>
                <w:noProof/>
                <w:webHidden/>
                <w:lang w:val="en-US"/>
              </w:rPr>
              <w:tab/>
            </w:r>
            <w:r w:rsidR="00E77741" w:rsidRPr="006A4396" w:rsidDel="00B735EB">
              <w:rPr>
                <w:noProof/>
                <w:webHidden/>
                <w:lang w:val="en-US"/>
                <w:rPrChange w:id="268"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_Toc36812833 \h </w:delInstrText>
            </w:r>
            <w:r w:rsidR="00E77741" w:rsidRPr="006A4396" w:rsidDel="00B735EB">
              <w:rPr>
                <w:noProof/>
                <w:webHidden/>
                <w:lang w:val="en-US"/>
                <w:rPrChange w:id="269" w:author="Thomas Carteret" w:date="2021-04-07T16:08:00Z">
                  <w:rPr>
                    <w:noProof/>
                    <w:webHidden/>
                    <w:lang w:val="en-US"/>
                  </w:rPr>
                </w:rPrChange>
              </w:rPr>
            </w:r>
            <w:r w:rsidR="00E77741" w:rsidRPr="006A4396" w:rsidDel="00B735EB">
              <w:rPr>
                <w:noProof/>
                <w:webHidden/>
                <w:lang w:val="en-US"/>
                <w:rPrChange w:id="270" w:author="Thomas Carteret" w:date="2021-04-07T16:08:00Z">
                  <w:rPr>
                    <w:noProof/>
                    <w:webHidden/>
                    <w:lang w:val="en-US"/>
                  </w:rPr>
                </w:rPrChange>
              </w:rPr>
              <w:fldChar w:fldCharType="separate"/>
            </w:r>
            <w:r w:rsidR="00E77741" w:rsidRPr="006A4396" w:rsidDel="00B735EB">
              <w:rPr>
                <w:noProof/>
                <w:webHidden/>
                <w:lang w:val="en-US"/>
              </w:rPr>
              <w:delText>4</w:delText>
            </w:r>
            <w:r w:rsidR="00E77741" w:rsidRPr="006A4396" w:rsidDel="00B735EB">
              <w:rPr>
                <w:noProof/>
                <w:webHidden/>
                <w:lang w:val="en-US"/>
                <w:rPrChange w:id="271" w:author="Thomas Carteret" w:date="2021-04-07T16:08:00Z">
                  <w:rPr>
                    <w:noProof/>
                    <w:webHidden/>
                    <w:lang w:val="en-US"/>
                  </w:rPr>
                </w:rPrChange>
              </w:rPr>
              <w:fldChar w:fldCharType="end"/>
            </w:r>
            <w:r w:rsidRPr="006A4396" w:rsidDel="00B735EB">
              <w:rPr>
                <w:noProof/>
                <w:lang w:val="en-US"/>
                <w:rPrChange w:id="272" w:author="Thomas Carteret" w:date="2021-04-07T16:08:00Z">
                  <w:rPr>
                    <w:noProof/>
                    <w:lang w:val="en-US"/>
                  </w:rPr>
                </w:rPrChange>
              </w:rPr>
              <w:fldChar w:fldCharType="end"/>
            </w:r>
          </w:del>
        </w:p>
        <w:p w14:paraId="490850C2" w14:textId="56D8EC9F" w:rsidR="00E77741" w:rsidRPr="006A4396" w:rsidDel="00B735EB" w:rsidRDefault="00FE1FAA">
          <w:pPr>
            <w:pStyle w:val="TM1"/>
            <w:rPr>
              <w:del w:id="273" w:author="Thomas CARTERET" w:date="2021-06-11T11:10:00Z"/>
              <w:noProof/>
              <w:sz w:val="22"/>
              <w:szCs w:val="22"/>
              <w:lang w:val="en-US" w:eastAsia="fr-FR"/>
            </w:rPr>
          </w:pPr>
          <w:del w:id="274" w:author="Thomas CARTERET" w:date="2021-06-11T11:10:00Z">
            <w:r w:rsidRPr="006A4396" w:rsidDel="00B735EB">
              <w:rPr>
                <w:noProof/>
                <w:lang w:val="en-US"/>
                <w:rPrChange w:id="275" w:author="Thomas Carteret" w:date="2021-04-07T16:08:00Z">
                  <w:rPr/>
                </w:rPrChange>
              </w:rPr>
              <w:fldChar w:fldCharType="begin"/>
            </w:r>
            <w:r w:rsidRPr="006A4396" w:rsidDel="00B735EB">
              <w:rPr>
                <w:noProof/>
                <w:lang w:val="en-US"/>
                <w:rPrChange w:id="276" w:author="Thomas Carteret" w:date="2021-04-07T16:08:00Z">
                  <w:rPr/>
                </w:rPrChange>
              </w:rPr>
              <w:delInstrText xml:space="preserve"> HYPERLINK \l "_Toc36812834" </w:delInstrText>
            </w:r>
            <w:r w:rsidRPr="006A4396" w:rsidDel="00B735EB">
              <w:rPr>
                <w:noProof/>
                <w:lang w:val="en-US"/>
                <w:rPrChange w:id="277" w:author="Thomas Carteret" w:date="2021-04-07T16:08:00Z">
                  <w:rPr>
                    <w:noProof/>
                    <w:lang w:val="en-US"/>
                  </w:rPr>
                </w:rPrChange>
              </w:rPr>
              <w:fldChar w:fldCharType="separate"/>
            </w:r>
          </w:del>
          <w:ins w:id="278" w:author="Thomas CARTERET" w:date="2021-06-11T11:10:00Z">
            <w:r w:rsidR="00B735EB">
              <w:rPr>
                <w:b/>
                <w:bCs/>
                <w:noProof/>
              </w:rPr>
              <w:t>Erreur ! Référence de lien hypertexte non valide.</w:t>
            </w:r>
          </w:ins>
          <w:del w:id="279" w:author="Thomas CARTERET" w:date="2021-06-11T11:10:00Z">
            <w:r w:rsidR="00E77741" w:rsidRPr="006A4396" w:rsidDel="00B735EB">
              <w:rPr>
                <w:rStyle w:val="Lienhypertexte"/>
                <w:noProof/>
                <w:lang w:val="en-US"/>
              </w:rPr>
              <w:delText>3</w:delText>
            </w:r>
            <w:r w:rsidR="00E77741" w:rsidRPr="006A4396" w:rsidDel="00B735EB">
              <w:rPr>
                <w:rStyle w:val="Lienhypertexte"/>
                <w:rFonts w:cstheme="minorHAnsi"/>
                <w:noProof/>
                <w:lang w:val="en-US"/>
              </w:rPr>
              <w:delText>. Technological Environment</w:delText>
            </w:r>
            <w:r w:rsidR="00E77741" w:rsidRPr="006A4396" w:rsidDel="00B735EB">
              <w:rPr>
                <w:noProof/>
                <w:webHidden/>
                <w:lang w:val="en-US"/>
              </w:rPr>
              <w:tab/>
            </w:r>
            <w:r w:rsidR="00E77741" w:rsidRPr="006A4396" w:rsidDel="00B735EB">
              <w:rPr>
                <w:noProof/>
                <w:webHidden/>
                <w:lang w:val="en-US"/>
                <w:rPrChange w:id="280"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_Toc36812834 \h </w:delInstrText>
            </w:r>
            <w:r w:rsidR="00E77741" w:rsidRPr="006A4396" w:rsidDel="00B735EB">
              <w:rPr>
                <w:noProof/>
                <w:webHidden/>
                <w:lang w:val="en-US"/>
                <w:rPrChange w:id="281" w:author="Thomas Carteret" w:date="2021-04-07T16:08:00Z">
                  <w:rPr>
                    <w:noProof/>
                    <w:webHidden/>
                    <w:lang w:val="en-US"/>
                  </w:rPr>
                </w:rPrChange>
              </w:rPr>
            </w:r>
            <w:r w:rsidR="00E77741" w:rsidRPr="006A4396" w:rsidDel="00B735EB">
              <w:rPr>
                <w:noProof/>
                <w:webHidden/>
                <w:lang w:val="en-US"/>
                <w:rPrChange w:id="282" w:author="Thomas Carteret" w:date="2021-04-07T16:08:00Z">
                  <w:rPr>
                    <w:noProof/>
                    <w:webHidden/>
                    <w:lang w:val="en-US"/>
                  </w:rPr>
                </w:rPrChange>
              </w:rPr>
              <w:fldChar w:fldCharType="separate"/>
            </w:r>
            <w:r w:rsidR="00E77741" w:rsidRPr="006A4396" w:rsidDel="00B735EB">
              <w:rPr>
                <w:noProof/>
                <w:webHidden/>
                <w:lang w:val="en-US"/>
              </w:rPr>
              <w:delText>5</w:delText>
            </w:r>
            <w:r w:rsidR="00E77741" w:rsidRPr="006A4396" w:rsidDel="00B735EB">
              <w:rPr>
                <w:noProof/>
                <w:webHidden/>
                <w:lang w:val="en-US"/>
                <w:rPrChange w:id="283" w:author="Thomas Carteret" w:date="2021-04-07T16:08:00Z">
                  <w:rPr>
                    <w:noProof/>
                    <w:webHidden/>
                    <w:lang w:val="en-US"/>
                  </w:rPr>
                </w:rPrChange>
              </w:rPr>
              <w:fldChar w:fldCharType="end"/>
            </w:r>
            <w:r w:rsidRPr="006A4396" w:rsidDel="00B735EB">
              <w:rPr>
                <w:noProof/>
                <w:lang w:val="en-US"/>
                <w:rPrChange w:id="284" w:author="Thomas Carteret" w:date="2021-04-07T16:08:00Z">
                  <w:rPr>
                    <w:noProof/>
                    <w:lang w:val="en-US"/>
                  </w:rPr>
                </w:rPrChange>
              </w:rPr>
              <w:fldChar w:fldCharType="end"/>
            </w:r>
          </w:del>
        </w:p>
        <w:p w14:paraId="5F0EF38C" w14:textId="5652AC5B" w:rsidR="00E77741" w:rsidRPr="006A4396" w:rsidDel="00B735EB" w:rsidRDefault="00FE1FAA">
          <w:pPr>
            <w:pStyle w:val="TM1"/>
            <w:rPr>
              <w:del w:id="285" w:author="Thomas CARTERET" w:date="2021-06-11T11:10:00Z"/>
              <w:noProof/>
              <w:sz w:val="22"/>
              <w:szCs w:val="22"/>
              <w:lang w:val="en-US" w:eastAsia="fr-FR"/>
            </w:rPr>
          </w:pPr>
          <w:del w:id="286" w:author="Thomas CARTERET" w:date="2021-06-11T11:10:00Z">
            <w:r w:rsidRPr="006A4396" w:rsidDel="00B735EB">
              <w:rPr>
                <w:noProof/>
                <w:lang w:val="en-US"/>
                <w:rPrChange w:id="287" w:author="Thomas Carteret" w:date="2021-04-07T16:08:00Z">
                  <w:rPr/>
                </w:rPrChange>
              </w:rPr>
              <w:fldChar w:fldCharType="begin"/>
            </w:r>
            <w:r w:rsidRPr="006A4396" w:rsidDel="00B735EB">
              <w:rPr>
                <w:noProof/>
                <w:lang w:val="en-US"/>
                <w:rPrChange w:id="288" w:author="Thomas Carteret" w:date="2021-04-07T16:08:00Z">
                  <w:rPr/>
                </w:rPrChange>
              </w:rPr>
              <w:delInstrText xml:space="preserve"> HYPERLINK \l "_Toc36812835" </w:delInstrText>
            </w:r>
            <w:r w:rsidRPr="006A4396" w:rsidDel="00B735EB">
              <w:rPr>
                <w:noProof/>
                <w:lang w:val="en-US"/>
                <w:rPrChange w:id="289" w:author="Thomas Carteret" w:date="2021-04-07T16:08:00Z">
                  <w:rPr>
                    <w:noProof/>
                    <w:lang w:val="en-US"/>
                  </w:rPr>
                </w:rPrChange>
              </w:rPr>
              <w:fldChar w:fldCharType="separate"/>
            </w:r>
          </w:del>
          <w:ins w:id="290" w:author="Thomas CARTERET" w:date="2021-06-11T11:10:00Z">
            <w:r w:rsidR="00B735EB">
              <w:rPr>
                <w:b/>
                <w:bCs/>
                <w:noProof/>
              </w:rPr>
              <w:t>Erreur ! Référence de lien hypertexte non valide.</w:t>
            </w:r>
          </w:ins>
          <w:del w:id="291" w:author="Thomas CARTERET" w:date="2021-06-11T11:10:00Z">
            <w:r w:rsidR="00E77741" w:rsidRPr="006A4396" w:rsidDel="00B735EB">
              <w:rPr>
                <w:rStyle w:val="Lienhypertexte"/>
                <w:noProof/>
                <w:lang w:val="en-US"/>
              </w:rPr>
              <w:delText>4</w:delText>
            </w:r>
            <w:r w:rsidR="00E77741" w:rsidRPr="006A4396" w:rsidDel="00B735EB">
              <w:rPr>
                <w:rStyle w:val="Lienhypertexte"/>
                <w:rFonts w:cstheme="minorHAnsi"/>
                <w:noProof/>
                <w:lang w:val="en-US"/>
              </w:rPr>
              <w:delText>. User Interface</w:delText>
            </w:r>
            <w:r w:rsidR="00E77741" w:rsidRPr="006A4396" w:rsidDel="00B735EB">
              <w:rPr>
                <w:noProof/>
                <w:webHidden/>
                <w:lang w:val="en-US"/>
              </w:rPr>
              <w:tab/>
            </w:r>
            <w:r w:rsidR="00E77741" w:rsidRPr="006A4396" w:rsidDel="00B735EB">
              <w:rPr>
                <w:noProof/>
                <w:webHidden/>
                <w:lang w:val="en-US"/>
                <w:rPrChange w:id="292"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_Toc36812835 \h </w:delInstrText>
            </w:r>
            <w:r w:rsidR="00E77741" w:rsidRPr="006A4396" w:rsidDel="00B735EB">
              <w:rPr>
                <w:noProof/>
                <w:webHidden/>
                <w:lang w:val="en-US"/>
                <w:rPrChange w:id="293" w:author="Thomas Carteret" w:date="2021-04-07T16:08:00Z">
                  <w:rPr>
                    <w:noProof/>
                    <w:webHidden/>
                    <w:lang w:val="en-US"/>
                  </w:rPr>
                </w:rPrChange>
              </w:rPr>
            </w:r>
            <w:r w:rsidR="00E77741" w:rsidRPr="006A4396" w:rsidDel="00B735EB">
              <w:rPr>
                <w:noProof/>
                <w:webHidden/>
                <w:lang w:val="en-US"/>
                <w:rPrChange w:id="294" w:author="Thomas Carteret" w:date="2021-04-07T16:08:00Z">
                  <w:rPr>
                    <w:noProof/>
                    <w:webHidden/>
                    <w:lang w:val="en-US"/>
                  </w:rPr>
                </w:rPrChange>
              </w:rPr>
              <w:fldChar w:fldCharType="separate"/>
            </w:r>
            <w:r w:rsidR="00E77741" w:rsidRPr="006A4396" w:rsidDel="00B735EB">
              <w:rPr>
                <w:noProof/>
                <w:webHidden/>
                <w:lang w:val="en-US"/>
              </w:rPr>
              <w:delText>5</w:delText>
            </w:r>
            <w:r w:rsidR="00E77741" w:rsidRPr="006A4396" w:rsidDel="00B735EB">
              <w:rPr>
                <w:noProof/>
                <w:webHidden/>
                <w:lang w:val="en-US"/>
                <w:rPrChange w:id="295" w:author="Thomas Carteret" w:date="2021-04-07T16:08:00Z">
                  <w:rPr>
                    <w:noProof/>
                    <w:webHidden/>
                    <w:lang w:val="en-US"/>
                  </w:rPr>
                </w:rPrChange>
              </w:rPr>
              <w:fldChar w:fldCharType="end"/>
            </w:r>
            <w:r w:rsidRPr="006A4396" w:rsidDel="00B735EB">
              <w:rPr>
                <w:noProof/>
                <w:lang w:val="en-US"/>
                <w:rPrChange w:id="296" w:author="Thomas Carteret" w:date="2021-04-07T16:08:00Z">
                  <w:rPr>
                    <w:noProof/>
                    <w:lang w:val="en-US"/>
                  </w:rPr>
                </w:rPrChange>
              </w:rPr>
              <w:fldChar w:fldCharType="end"/>
            </w:r>
          </w:del>
        </w:p>
        <w:p w14:paraId="5BA2303A" w14:textId="0540EB0F" w:rsidR="00E77741" w:rsidRPr="006A4396" w:rsidDel="00B735EB" w:rsidRDefault="00FE1FAA">
          <w:pPr>
            <w:pStyle w:val="TM1"/>
            <w:rPr>
              <w:del w:id="297" w:author="Thomas CARTERET" w:date="2021-06-11T11:10:00Z"/>
              <w:noProof/>
              <w:sz w:val="22"/>
              <w:szCs w:val="22"/>
              <w:lang w:val="en-US" w:eastAsia="fr-FR"/>
            </w:rPr>
          </w:pPr>
          <w:del w:id="298" w:author="Thomas CARTERET" w:date="2021-06-11T11:10:00Z">
            <w:r w:rsidRPr="006A4396" w:rsidDel="00B735EB">
              <w:rPr>
                <w:noProof/>
                <w:lang w:val="en-US"/>
                <w:rPrChange w:id="299" w:author="Thomas Carteret" w:date="2021-04-07T16:08:00Z">
                  <w:rPr/>
                </w:rPrChange>
              </w:rPr>
              <w:fldChar w:fldCharType="begin"/>
            </w:r>
            <w:r w:rsidRPr="006A4396" w:rsidDel="00B735EB">
              <w:rPr>
                <w:noProof/>
                <w:lang w:val="en-US"/>
                <w:rPrChange w:id="300" w:author="Thomas Carteret" w:date="2021-04-07T16:08:00Z">
                  <w:rPr/>
                </w:rPrChange>
              </w:rPr>
              <w:delInstrText xml:space="preserve"> HYPERLINK \l "_Toc36812836" </w:delInstrText>
            </w:r>
            <w:r w:rsidRPr="006A4396" w:rsidDel="00B735EB">
              <w:rPr>
                <w:noProof/>
                <w:lang w:val="en-US"/>
                <w:rPrChange w:id="301" w:author="Thomas Carteret" w:date="2021-04-07T16:08:00Z">
                  <w:rPr>
                    <w:noProof/>
                    <w:lang w:val="en-US"/>
                  </w:rPr>
                </w:rPrChange>
              </w:rPr>
              <w:fldChar w:fldCharType="separate"/>
            </w:r>
          </w:del>
          <w:ins w:id="302" w:author="Thomas CARTERET" w:date="2021-06-11T11:10:00Z">
            <w:r w:rsidR="00B735EB">
              <w:rPr>
                <w:b/>
                <w:bCs/>
                <w:noProof/>
              </w:rPr>
              <w:t>Erreur ! Référence de lien hypertexte non valide.</w:t>
            </w:r>
          </w:ins>
          <w:del w:id="303" w:author="Thomas CARTERET" w:date="2021-06-11T11:10:00Z">
            <w:r w:rsidR="00E77741" w:rsidRPr="006A4396" w:rsidDel="00B735EB">
              <w:rPr>
                <w:rStyle w:val="Lienhypertexte"/>
                <w:noProof/>
                <w:lang w:val="en-US"/>
              </w:rPr>
              <w:delText>5</w:delText>
            </w:r>
            <w:r w:rsidR="00E77741" w:rsidRPr="006A4396" w:rsidDel="00B735EB">
              <w:rPr>
                <w:rStyle w:val="Lienhypertexte"/>
                <w:rFonts w:cstheme="minorHAnsi"/>
                <w:noProof/>
                <w:lang w:val="en-US"/>
              </w:rPr>
              <w:delText>. Work Packages</w:delText>
            </w:r>
            <w:r w:rsidR="00E77741" w:rsidRPr="006A4396" w:rsidDel="00B735EB">
              <w:rPr>
                <w:noProof/>
                <w:webHidden/>
                <w:lang w:val="en-US"/>
              </w:rPr>
              <w:tab/>
            </w:r>
            <w:r w:rsidR="00E77741" w:rsidRPr="006A4396" w:rsidDel="00B735EB">
              <w:rPr>
                <w:noProof/>
                <w:webHidden/>
                <w:lang w:val="en-US"/>
                <w:rPrChange w:id="304"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_Toc36812836 \h </w:delInstrText>
            </w:r>
            <w:r w:rsidR="00E77741" w:rsidRPr="006A4396" w:rsidDel="00B735EB">
              <w:rPr>
                <w:noProof/>
                <w:webHidden/>
                <w:lang w:val="en-US"/>
                <w:rPrChange w:id="305" w:author="Thomas Carteret" w:date="2021-04-07T16:08:00Z">
                  <w:rPr>
                    <w:noProof/>
                    <w:webHidden/>
                    <w:lang w:val="en-US"/>
                  </w:rPr>
                </w:rPrChange>
              </w:rPr>
            </w:r>
            <w:r w:rsidR="00E77741" w:rsidRPr="006A4396" w:rsidDel="00B735EB">
              <w:rPr>
                <w:noProof/>
                <w:webHidden/>
                <w:lang w:val="en-US"/>
                <w:rPrChange w:id="306" w:author="Thomas Carteret" w:date="2021-04-07T16:08:00Z">
                  <w:rPr>
                    <w:noProof/>
                    <w:webHidden/>
                    <w:lang w:val="en-US"/>
                  </w:rPr>
                </w:rPrChange>
              </w:rPr>
              <w:fldChar w:fldCharType="separate"/>
            </w:r>
            <w:r w:rsidR="00E77741" w:rsidRPr="006A4396" w:rsidDel="00B735EB">
              <w:rPr>
                <w:noProof/>
                <w:webHidden/>
                <w:lang w:val="en-US"/>
              </w:rPr>
              <w:delText>5</w:delText>
            </w:r>
            <w:r w:rsidR="00E77741" w:rsidRPr="006A4396" w:rsidDel="00B735EB">
              <w:rPr>
                <w:noProof/>
                <w:webHidden/>
                <w:lang w:val="en-US"/>
                <w:rPrChange w:id="307" w:author="Thomas Carteret" w:date="2021-04-07T16:08:00Z">
                  <w:rPr>
                    <w:noProof/>
                    <w:webHidden/>
                    <w:lang w:val="en-US"/>
                  </w:rPr>
                </w:rPrChange>
              </w:rPr>
              <w:fldChar w:fldCharType="end"/>
            </w:r>
            <w:r w:rsidRPr="006A4396" w:rsidDel="00B735EB">
              <w:rPr>
                <w:noProof/>
                <w:lang w:val="en-US"/>
                <w:rPrChange w:id="308" w:author="Thomas Carteret" w:date="2021-04-07T16:08:00Z">
                  <w:rPr>
                    <w:noProof/>
                    <w:lang w:val="en-US"/>
                  </w:rPr>
                </w:rPrChange>
              </w:rPr>
              <w:fldChar w:fldCharType="end"/>
            </w:r>
          </w:del>
        </w:p>
        <w:p w14:paraId="78211043" w14:textId="0AE1F8B0" w:rsidR="00E77741" w:rsidRPr="006A4396" w:rsidDel="00B735EB" w:rsidRDefault="00FE1FAA">
          <w:pPr>
            <w:pStyle w:val="TM2"/>
            <w:tabs>
              <w:tab w:val="right" w:leader="dot" w:pos="9060"/>
            </w:tabs>
            <w:rPr>
              <w:del w:id="309" w:author="Thomas CARTERET" w:date="2021-06-11T11:10:00Z"/>
              <w:noProof/>
              <w:sz w:val="22"/>
              <w:szCs w:val="22"/>
              <w:lang w:val="en-US" w:eastAsia="fr-FR"/>
            </w:rPr>
          </w:pPr>
          <w:del w:id="310" w:author="Thomas CARTERET" w:date="2021-06-11T11:10:00Z">
            <w:r w:rsidRPr="006A4396" w:rsidDel="00B735EB">
              <w:rPr>
                <w:noProof/>
                <w:lang w:val="en-US"/>
                <w:rPrChange w:id="311" w:author="Thomas Carteret" w:date="2021-04-07T16:08:00Z">
                  <w:rPr/>
                </w:rPrChange>
              </w:rPr>
              <w:fldChar w:fldCharType="begin"/>
            </w:r>
            <w:r w:rsidRPr="006A4396" w:rsidDel="00B735EB">
              <w:rPr>
                <w:noProof/>
                <w:lang w:val="en-US"/>
                <w:rPrChange w:id="312" w:author="Thomas Carteret" w:date="2021-04-07T16:08:00Z">
                  <w:rPr/>
                </w:rPrChange>
              </w:rPr>
              <w:delInstrText xml:space="preserve"> HYPERLINK \l "_Toc36812837" </w:delInstrText>
            </w:r>
            <w:r w:rsidRPr="006A4396" w:rsidDel="00B735EB">
              <w:rPr>
                <w:noProof/>
                <w:lang w:val="en-US"/>
                <w:rPrChange w:id="313" w:author="Thomas Carteret" w:date="2021-04-07T16:08:00Z">
                  <w:rPr>
                    <w:noProof/>
                    <w:lang w:val="en-US"/>
                  </w:rPr>
                </w:rPrChange>
              </w:rPr>
              <w:fldChar w:fldCharType="separate"/>
            </w:r>
          </w:del>
          <w:ins w:id="314" w:author="Thomas CARTERET" w:date="2021-06-11T11:10:00Z">
            <w:r w:rsidR="00B735EB">
              <w:rPr>
                <w:b/>
                <w:bCs/>
                <w:noProof/>
              </w:rPr>
              <w:t>Erreur ! Référence de lien hypertexte non valide.</w:t>
            </w:r>
          </w:ins>
          <w:del w:id="315" w:author="Thomas CARTERET" w:date="2021-06-11T11:10:00Z">
            <w:r w:rsidR="00E77741" w:rsidRPr="006A4396" w:rsidDel="00B735EB">
              <w:rPr>
                <w:rStyle w:val="Lienhypertexte"/>
                <w:noProof/>
                <w:lang w:val="en-US"/>
              </w:rPr>
              <w:delText>5.1. What is a Work-Package ?</w:delText>
            </w:r>
            <w:r w:rsidR="00E77741" w:rsidRPr="006A4396" w:rsidDel="00B735EB">
              <w:rPr>
                <w:noProof/>
                <w:webHidden/>
                <w:lang w:val="en-US"/>
              </w:rPr>
              <w:tab/>
            </w:r>
            <w:r w:rsidR="00E77741" w:rsidRPr="006A4396" w:rsidDel="00B735EB">
              <w:rPr>
                <w:noProof/>
                <w:webHidden/>
                <w:lang w:val="en-US"/>
                <w:rPrChange w:id="316"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_Toc36812837 \h </w:delInstrText>
            </w:r>
            <w:r w:rsidR="00E77741" w:rsidRPr="006A4396" w:rsidDel="00B735EB">
              <w:rPr>
                <w:noProof/>
                <w:webHidden/>
                <w:lang w:val="en-US"/>
                <w:rPrChange w:id="317" w:author="Thomas Carteret" w:date="2021-04-07T16:08:00Z">
                  <w:rPr>
                    <w:noProof/>
                    <w:webHidden/>
                    <w:lang w:val="en-US"/>
                  </w:rPr>
                </w:rPrChange>
              </w:rPr>
            </w:r>
            <w:r w:rsidR="00E77741" w:rsidRPr="006A4396" w:rsidDel="00B735EB">
              <w:rPr>
                <w:noProof/>
                <w:webHidden/>
                <w:lang w:val="en-US"/>
                <w:rPrChange w:id="318" w:author="Thomas Carteret" w:date="2021-04-07T16:08:00Z">
                  <w:rPr>
                    <w:noProof/>
                    <w:webHidden/>
                    <w:lang w:val="en-US"/>
                  </w:rPr>
                </w:rPrChange>
              </w:rPr>
              <w:fldChar w:fldCharType="separate"/>
            </w:r>
            <w:r w:rsidR="00E77741" w:rsidRPr="006A4396" w:rsidDel="00B735EB">
              <w:rPr>
                <w:noProof/>
                <w:webHidden/>
                <w:lang w:val="en-US"/>
              </w:rPr>
              <w:delText>5</w:delText>
            </w:r>
            <w:r w:rsidR="00E77741" w:rsidRPr="006A4396" w:rsidDel="00B735EB">
              <w:rPr>
                <w:noProof/>
                <w:webHidden/>
                <w:lang w:val="en-US"/>
                <w:rPrChange w:id="319" w:author="Thomas Carteret" w:date="2021-04-07T16:08:00Z">
                  <w:rPr>
                    <w:noProof/>
                    <w:webHidden/>
                    <w:lang w:val="en-US"/>
                  </w:rPr>
                </w:rPrChange>
              </w:rPr>
              <w:fldChar w:fldCharType="end"/>
            </w:r>
            <w:r w:rsidRPr="006A4396" w:rsidDel="00B735EB">
              <w:rPr>
                <w:noProof/>
                <w:lang w:val="en-US"/>
                <w:rPrChange w:id="320" w:author="Thomas Carteret" w:date="2021-04-07T16:08:00Z">
                  <w:rPr>
                    <w:noProof/>
                    <w:lang w:val="en-US"/>
                  </w:rPr>
                </w:rPrChange>
              </w:rPr>
              <w:fldChar w:fldCharType="end"/>
            </w:r>
          </w:del>
        </w:p>
        <w:p w14:paraId="2779C976" w14:textId="2A656D0C" w:rsidR="00E77741" w:rsidRPr="006A4396" w:rsidDel="00B735EB" w:rsidRDefault="00FE1FAA">
          <w:pPr>
            <w:pStyle w:val="TM2"/>
            <w:tabs>
              <w:tab w:val="right" w:leader="dot" w:pos="9060"/>
            </w:tabs>
            <w:rPr>
              <w:del w:id="321" w:author="Thomas CARTERET" w:date="2021-06-11T11:10:00Z"/>
              <w:noProof/>
              <w:sz w:val="22"/>
              <w:szCs w:val="22"/>
              <w:lang w:val="en-US" w:eastAsia="fr-FR"/>
            </w:rPr>
          </w:pPr>
          <w:del w:id="322" w:author="Thomas CARTERET" w:date="2021-06-11T11:10:00Z">
            <w:r w:rsidRPr="006A4396" w:rsidDel="00B735EB">
              <w:rPr>
                <w:noProof/>
                <w:lang w:val="en-US"/>
                <w:rPrChange w:id="323" w:author="Thomas Carteret" w:date="2021-04-07T16:08:00Z">
                  <w:rPr/>
                </w:rPrChange>
              </w:rPr>
              <w:fldChar w:fldCharType="begin"/>
            </w:r>
            <w:r w:rsidRPr="006A4396" w:rsidDel="00B735EB">
              <w:rPr>
                <w:noProof/>
                <w:lang w:val="en-US"/>
                <w:rPrChange w:id="324" w:author="Thomas Carteret" w:date="2021-04-07T16:08:00Z">
                  <w:rPr/>
                </w:rPrChange>
              </w:rPr>
              <w:delInstrText xml:space="preserve"> HYPERLINK \l "_Toc36812838" </w:delInstrText>
            </w:r>
            <w:r w:rsidRPr="006A4396" w:rsidDel="00B735EB">
              <w:rPr>
                <w:noProof/>
                <w:lang w:val="en-US"/>
                <w:rPrChange w:id="325" w:author="Thomas Carteret" w:date="2021-04-07T16:08:00Z">
                  <w:rPr>
                    <w:noProof/>
                    <w:lang w:val="en-US"/>
                  </w:rPr>
                </w:rPrChange>
              </w:rPr>
              <w:fldChar w:fldCharType="separate"/>
            </w:r>
          </w:del>
          <w:ins w:id="326" w:author="Thomas CARTERET" w:date="2021-06-11T11:10:00Z">
            <w:r w:rsidR="00B735EB">
              <w:rPr>
                <w:b/>
                <w:bCs/>
                <w:noProof/>
              </w:rPr>
              <w:t>Erreur ! Référence de lien hypertexte non valide.</w:t>
            </w:r>
          </w:ins>
          <w:del w:id="327" w:author="Thomas CARTERET" w:date="2021-06-11T11:10:00Z">
            <w:r w:rsidR="00E77741" w:rsidRPr="006A4396" w:rsidDel="00B735EB">
              <w:rPr>
                <w:rStyle w:val="Lienhypertexte"/>
                <w:noProof/>
                <w:lang w:val="en-US"/>
              </w:rPr>
              <w:delText>5.1. Work Package 1: Environment</w:delText>
            </w:r>
            <w:r w:rsidR="00E77741" w:rsidRPr="006A4396" w:rsidDel="00B735EB">
              <w:rPr>
                <w:noProof/>
                <w:webHidden/>
                <w:lang w:val="en-US"/>
              </w:rPr>
              <w:tab/>
            </w:r>
            <w:r w:rsidR="00E77741" w:rsidRPr="006A4396" w:rsidDel="00B735EB">
              <w:rPr>
                <w:noProof/>
                <w:webHidden/>
                <w:lang w:val="en-US"/>
                <w:rPrChange w:id="328"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_Toc36812838 \h </w:delInstrText>
            </w:r>
            <w:r w:rsidR="00E77741" w:rsidRPr="006A4396" w:rsidDel="00B735EB">
              <w:rPr>
                <w:noProof/>
                <w:webHidden/>
                <w:lang w:val="en-US"/>
                <w:rPrChange w:id="329" w:author="Thomas Carteret" w:date="2021-04-07T16:08:00Z">
                  <w:rPr>
                    <w:noProof/>
                    <w:webHidden/>
                    <w:lang w:val="en-US"/>
                  </w:rPr>
                </w:rPrChange>
              </w:rPr>
            </w:r>
            <w:r w:rsidR="00E77741" w:rsidRPr="006A4396" w:rsidDel="00B735EB">
              <w:rPr>
                <w:noProof/>
                <w:webHidden/>
                <w:lang w:val="en-US"/>
                <w:rPrChange w:id="330" w:author="Thomas Carteret" w:date="2021-04-07T16:08:00Z">
                  <w:rPr>
                    <w:noProof/>
                    <w:webHidden/>
                    <w:lang w:val="en-US"/>
                  </w:rPr>
                </w:rPrChange>
              </w:rPr>
              <w:fldChar w:fldCharType="separate"/>
            </w:r>
            <w:r w:rsidR="00E77741" w:rsidRPr="006A4396" w:rsidDel="00B735EB">
              <w:rPr>
                <w:noProof/>
                <w:webHidden/>
                <w:lang w:val="en-US"/>
              </w:rPr>
              <w:delText>6</w:delText>
            </w:r>
            <w:r w:rsidR="00E77741" w:rsidRPr="006A4396" w:rsidDel="00B735EB">
              <w:rPr>
                <w:noProof/>
                <w:webHidden/>
                <w:lang w:val="en-US"/>
                <w:rPrChange w:id="331" w:author="Thomas Carteret" w:date="2021-04-07T16:08:00Z">
                  <w:rPr>
                    <w:noProof/>
                    <w:webHidden/>
                    <w:lang w:val="en-US"/>
                  </w:rPr>
                </w:rPrChange>
              </w:rPr>
              <w:fldChar w:fldCharType="end"/>
            </w:r>
            <w:r w:rsidRPr="006A4396" w:rsidDel="00B735EB">
              <w:rPr>
                <w:noProof/>
                <w:lang w:val="en-US"/>
                <w:rPrChange w:id="332" w:author="Thomas Carteret" w:date="2021-04-07T16:08:00Z">
                  <w:rPr>
                    <w:noProof/>
                    <w:lang w:val="en-US"/>
                  </w:rPr>
                </w:rPrChange>
              </w:rPr>
              <w:fldChar w:fldCharType="end"/>
            </w:r>
          </w:del>
        </w:p>
        <w:p w14:paraId="063275BC" w14:textId="171E3C1F" w:rsidR="00E77741" w:rsidRPr="006A4396" w:rsidDel="00B735EB" w:rsidRDefault="00FE1FAA">
          <w:pPr>
            <w:pStyle w:val="TM3"/>
            <w:rPr>
              <w:del w:id="333" w:author="Thomas CARTERET" w:date="2021-06-11T11:10:00Z"/>
              <w:noProof/>
              <w:sz w:val="22"/>
              <w:szCs w:val="22"/>
              <w:lang w:val="en-US" w:eastAsia="fr-FR"/>
            </w:rPr>
          </w:pPr>
          <w:del w:id="334" w:author="Thomas CARTERET" w:date="2021-06-11T11:10:00Z">
            <w:r w:rsidRPr="006A4396" w:rsidDel="00B735EB">
              <w:rPr>
                <w:noProof/>
                <w:lang w:val="en-US"/>
                <w:rPrChange w:id="335" w:author="Thomas Carteret" w:date="2021-04-07T16:08:00Z">
                  <w:rPr/>
                </w:rPrChange>
              </w:rPr>
              <w:fldChar w:fldCharType="begin"/>
            </w:r>
            <w:r w:rsidRPr="006A4396" w:rsidDel="00B735EB">
              <w:rPr>
                <w:noProof/>
                <w:lang w:val="en-US"/>
                <w:rPrChange w:id="336" w:author="Thomas Carteret" w:date="2021-04-07T16:08:00Z">
                  <w:rPr/>
                </w:rPrChange>
              </w:rPr>
              <w:delInstrText xml:space="preserve"> HYPERLINK \l "_Toc36812839" </w:delInstrText>
            </w:r>
            <w:r w:rsidRPr="006A4396" w:rsidDel="00B735EB">
              <w:rPr>
                <w:noProof/>
                <w:lang w:val="en-US"/>
                <w:rPrChange w:id="337" w:author="Thomas Carteret" w:date="2021-04-07T16:08:00Z">
                  <w:rPr>
                    <w:noProof/>
                    <w:lang w:val="en-US"/>
                  </w:rPr>
                </w:rPrChange>
              </w:rPr>
              <w:fldChar w:fldCharType="separate"/>
            </w:r>
          </w:del>
          <w:ins w:id="338" w:author="Thomas CARTERET" w:date="2021-06-11T11:10:00Z">
            <w:r w:rsidR="00B735EB">
              <w:rPr>
                <w:b/>
                <w:bCs/>
                <w:noProof/>
              </w:rPr>
              <w:t>Erreur ! Référence de lien hypertexte non valide.</w:t>
            </w:r>
          </w:ins>
          <w:del w:id="339" w:author="Thomas CARTERET" w:date="2021-06-11T11:10:00Z">
            <w:r w:rsidR="00E77741" w:rsidRPr="006A4396" w:rsidDel="00B735EB">
              <w:rPr>
                <w:rStyle w:val="Lienhypertexte"/>
                <w:noProof/>
                <w:lang w:val="en-US"/>
              </w:rPr>
              <w:delText>5.1.1. Description</w:delText>
            </w:r>
            <w:r w:rsidR="00E77741" w:rsidRPr="006A4396" w:rsidDel="00B735EB">
              <w:rPr>
                <w:noProof/>
                <w:webHidden/>
                <w:lang w:val="en-US"/>
              </w:rPr>
              <w:tab/>
            </w:r>
            <w:r w:rsidR="00E77741" w:rsidRPr="006A4396" w:rsidDel="00B735EB">
              <w:rPr>
                <w:noProof/>
                <w:webHidden/>
                <w:lang w:val="en-US"/>
                <w:rPrChange w:id="340"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_Toc36812839 \h </w:delInstrText>
            </w:r>
            <w:r w:rsidR="00E77741" w:rsidRPr="006A4396" w:rsidDel="00B735EB">
              <w:rPr>
                <w:noProof/>
                <w:webHidden/>
                <w:lang w:val="en-US"/>
                <w:rPrChange w:id="341" w:author="Thomas Carteret" w:date="2021-04-07T16:08:00Z">
                  <w:rPr>
                    <w:noProof/>
                    <w:webHidden/>
                    <w:lang w:val="en-US"/>
                  </w:rPr>
                </w:rPrChange>
              </w:rPr>
            </w:r>
            <w:r w:rsidR="00E77741" w:rsidRPr="006A4396" w:rsidDel="00B735EB">
              <w:rPr>
                <w:noProof/>
                <w:webHidden/>
                <w:lang w:val="en-US"/>
                <w:rPrChange w:id="342" w:author="Thomas Carteret" w:date="2021-04-07T16:08:00Z">
                  <w:rPr>
                    <w:noProof/>
                    <w:webHidden/>
                    <w:lang w:val="en-US"/>
                  </w:rPr>
                </w:rPrChange>
              </w:rPr>
              <w:fldChar w:fldCharType="separate"/>
            </w:r>
            <w:r w:rsidR="00E77741" w:rsidRPr="006A4396" w:rsidDel="00B735EB">
              <w:rPr>
                <w:noProof/>
                <w:webHidden/>
                <w:lang w:val="en-US"/>
              </w:rPr>
              <w:delText>6</w:delText>
            </w:r>
            <w:r w:rsidR="00E77741" w:rsidRPr="006A4396" w:rsidDel="00B735EB">
              <w:rPr>
                <w:noProof/>
                <w:webHidden/>
                <w:lang w:val="en-US"/>
                <w:rPrChange w:id="343" w:author="Thomas Carteret" w:date="2021-04-07T16:08:00Z">
                  <w:rPr>
                    <w:noProof/>
                    <w:webHidden/>
                    <w:lang w:val="en-US"/>
                  </w:rPr>
                </w:rPrChange>
              </w:rPr>
              <w:fldChar w:fldCharType="end"/>
            </w:r>
            <w:r w:rsidRPr="006A4396" w:rsidDel="00B735EB">
              <w:rPr>
                <w:noProof/>
                <w:lang w:val="en-US"/>
                <w:rPrChange w:id="344" w:author="Thomas Carteret" w:date="2021-04-07T16:08:00Z">
                  <w:rPr>
                    <w:noProof/>
                    <w:lang w:val="en-US"/>
                  </w:rPr>
                </w:rPrChange>
              </w:rPr>
              <w:fldChar w:fldCharType="end"/>
            </w:r>
          </w:del>
        </w:p>
        <w:p w14:paraId="58DB53CF" w14:textId="4083B8D9" w:rsidR="00E77741" w:rsidRPr="006A4396" w:rsidDel="00B735EB" w:rsidRDefault="00FE1FAA">
          <w:pPr>
            <w:pStyle w:val="TM3"/>
            <w:rPr>
              <w:del w:id="345" w:author="Thomas CARTERET" w:date="2021-06-11T11:10:00Z"/>
              <w:noProof/>
              <w:sz w:val="22"/>
              <w:szCs w:val="22"/>
              <w:lang w:val="en-US" w:eastAsia="fr-FR"/>
            </w:rPr>
          </w:pPr>
          <w:del w:id="346" w:author="Thomas CARTERET" w:date="2021-06-11T11:10:00Z">
            <w:r w:rsidRPr="006A4396" w:rsidDel="00B735EB">
              <w:rPr>
                <w:noProof/>
                <w:lang w:val="en-US"/>
                <w:rPrChange w:id="347" w:author="Thomas Carteret" w:date="2021-04-07T16:08:00Z">
                  <w:rPr/>
                </w:rPrChange>
              </w:rPr>
              <w:fldChar w:fldCharType="begin"/>
            </w:r>
            <w:r w:rsidRPr="006A4396" w:rsidDel="00B735EB">
              <w:rPr>
                <w:noProof/>
                <w:lang w:val="en-US"/>
                <w:rPrChange w:id="348" w:author="Thomas Carteret" w:date="2021-04-07T16:08:00Z">
                  <w:rPr/>
                </w:rPrChange>
              </w:rPr>
              <w:delInstrText xml:space="preserve"> HYPERLINK \l "_Toc36812840" </w:delInstrText>
            </w:r>
            <w:r w:rsidRPr="006A4396" w:rsidDel="00B735EB">
              <w:rPr>
                <w:noProof/>
                <w:lang w:val="en-US"/>
                <w:rPrChange w:id="349" w:author="Thomas Carteret" w:date="2021-04-07T16:08:00Z">
                  <w:rPr>
                    <w:noProof/>
                    <w:lang w:val="en-US"/>
                  </w:rPr>
                </w:rPrChange>
              </w:rPr>
              <w:fldChar w:fldCharType="separate"/>
            </w:r>
          </w:del>
          <w:ins w:id="350" w:author="Thomas CARTERET" w:date="2021-06-11T11:10:00Z">
            <w:r w:rsidR="00B735EB">
              <w:rPr>
                <w:b/>
                <w:bCs/>
                <w:noProof/>
              </w:rPr>
              <w:t>Erreur ! Référence de lien hypertexte non valide.</w:t>
            </w:r>
          </w:ins>
          <w:del w:id="351" w:author="Thomas CARTERET" w:date="2021-06-11T11:10:00Z">
            <w:r w:rsidR="00E77741" w:rsidRPr="006A4396" w:rsidDel="00B735EB">
              <w:rPr>
                <w:rStyle w:val="Lienhypertexte"/>
                <w:noProof/>
                <w:lang w:val="en-US"/>
              </w:rPr>
              <w:delText>5.1.2. Inputs</w:delText>
            </w:r>
            <w:r w:rsidR="00E77741" w:rsidRPr="006A4396" w:rsidDel="00B735EB">
              <w:rPr>
                <w:noProof/>
                <w:webHidden/>
                <w:lang w:val="en-US"/>
              </w:rPr>
              <w:tab/>
            </w:r>
            <w:r w:rsidR="00E77741" w:rsidRPr="006A4396" w:rsidDel="00B735EB">
              <w:rPr>
                <w:noProof/>
                <w:webHidden/>
                <w:lang w:val="en-US"/>
                <w:rPrChange w:id="352"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_Toc36812840 \h </w:delInstrText>
            </w:r>
            <w:r w:rsidR="00E77741" w:rsidRPr="006A4396" w:rsidDel="00B735EB">
              <w:rPr>
                <w:noProof/>
                <w:webHidden/>
                <w:lang w:val="en-US"/>
                <w:rPrChange w:id="353" w:author="Thomas Carteret" w:date="2021-04-07T16:08:00Z">
                  <w:rPr>
                    <w:noProof/>
                    <w:webHidden/>
                    <w:lang w:val="en-US"/>
                  </w:rPr>
                </w:rPrChange>
              </w:rPr>
            </w:r>
            <w:r w:rsidR="00E77741" w:rsidRPr="006A4396" w:rsidDel="00B735EB">
              <w:rPr>
                <w:noProof/>
                <w:webHidden/>
                <w:lang w:val="en-US"/>
                <w:rPrChange w:id="354" w:author="Thomas Carteret" w:date="2021-04-07T16:08:00Z">
                  <w:rPr>
                    <w:noProof/>
                    <w:webHidden/>
                    <w:lang w:val="en-US"/>
                  </w:rPr>
                </w:rPrChange>
              </w:rPr>
              <w:fldChar w:fldCharType="separate"/>
            </w:r>
            <w:r w:rsidR="00E77741" w:rsidRPr="006A4396" w:rsidDel="00B735EB">
              <w:rPr>
                <w:noProof/>
                <w:webHidden/>
                <w:lang w:val="en-US"/>
              </w:rPr>
              <w:delText>6</w:delText>
            </w:r>
            <w:r w:rsidR="00E77741" w:rsidRPr="006A4396" w:rsidDel="00B735EB">
              <w:rPr>
                <w:noProof/>
                <w:webHidden/>
                <w:lang w:val="en-US"/>
                <w:rPrChange w:id="355" w:author="Thomas Carteret" w:date="2021-04-07T16:08:00Z">
                  <w:rPr>
                    <w:noProof/>
                    <w:webHidden/>
                    <w:lang w:val="en-US"/>
                  </w:rPr>
                </w:rPrChange>
              </w:rPr>
              <w:fldChar w:fldCharType="end"/>
            </w:r>
            <w:r w:rsidRPr="006A4396" w:rsidDel="00B735EB">
              <w:rPr>
                <w:noProof/>
                <w:lang w:val="en-US"/>
                <w:rPrChange w:id="356" w:author="Thomas Carteret" w:date="2021-04-07T16:08:00Z">
                  <w:rPr>
                    <w:noProof/>
                    <w:lang w:val="en-US"/>
                  </w:rPr>
                </w:rPrChange>
              </w:rPr>
              <w:fldChar w:fldCharType="end"/>
            </w:r>
          </w:del>
        </w:p>
        <w:p w14:paraId="712B13F9" w14:textId="67461A38" w:rsidR="00E77741" w:rsidRPr="006A4396" w:rsidDel="00B735EB" w:rsidRDefault="00FE1FAA">
          <w:pPr>
            <w:pStyle w:val="TM3"/>
            <w:rPr>
              <w:del w:id="357" w:author="Thomas CARTERET" w:date="2021-06-11T11:10:00Z"/>
              <w:noProof/>
              <w:sz w:val="22"/>
              <w:szCs w:val="22"/>
              <w:lang w:val="en-US" w:eastAsia="fr-FR"/>
            </w:rPr>
          </w:pPr>
          <w:del w:id="358" w:author="Thomas CARTERET" w:date="2021-06-11T11:10:00Z">
            <w:r w:rsidRPr="006A4396" w:rsidDel="00B735EB">
              <w:rPr>
                <w:noProof/>
                <w:lang w:val="en-US"/>
                <w:rPrChange w:id="359" w:author="Thomas Carteret" w:date="2021-04-07T16:08:00Z">
                  <w:rPr/>
                </w:rPrChange>
              </w:rPr>
              <w:fldChar w:fldCharType="begin"/>
            </w:r>
            <w:r w:rsidRPr="006A4396" w:rsidDel="00B735EB">
              <w:rPr>
                <w:noProof/>
                <w:lang w:val="en-US"/>
                <w:rPrChange w:id="360" w:author="Thomas Carteret" w:date="2021-04-07T16:08:00Z">
                  <w:rPr/>
                </w:rPrChange>
              </w:rPr>
              <w:delInstrText xml:space="preserve"> HYPERLINK \l "_Toc36812841" </w:delInstrText>
            </w:r>
            <w:r w:rsidRPr="006A4396" w:rsidDel="00B735EB">
              <w:rPr>
                <w:noProof/>
                <w:lang w:val="en-US"/>
                <w:rPrChange w:id="361" w:author="Thomas Carteret" w:date="2021-04-07T16:08:00Z">
                  <w:rPr>
                    <w:noProof/>
                    <w:lang w:val="en-US"/>
                  </w:rPr>
                </w:rPrChange>
              </w:rPr>
              <w:fldChar w:fldCharType="separate"/>
            </w:r>
          </w:del>
          <w:ins w:id="362" w:author="Thomas CARTERET" w:date="2021-06-11T11:10:00Z">
            <w:r w:rsidR="00B735EB">
              <w:rPr>
                <w:b/>
                <w:bCs/>
                <w:noProof/>
              </w:rPr>
              <w:t>Erreur ! Référence de lien hypertexte non valide.</w:t>
            </w:r>
          </w:ins>
          <w:del w:id="363" w:author="Thomas CARTERET" w:date="2021-06-11T11:10:00Z">
            <w:r w:rsidR="00E77741" w:rsidRPr="006A4396" w:rsidDel="00B735EB">
              <w:rPr>
                <w:rStyle w:val="Lienhypertexte"/>
                <w:noProof/>
                <w:lang w:val="en-US"/>
              </w:rPr>
              <w:delText>5.1.3. Outputs / Deliverables</w:delText>
            </w:r>
            <w:r w:rsidR="00E77741" w:rsidRPr="006A4396" w:rsidDel="00B735EB">
              <w:rPr>
                <w:noProof/>
                <w:webHidden/>
                <w:lang w:val="en-US"/>
              </w:rPr>
              <w:tab/>
            </w:r>
            <w:r w:rsidR="00E77741" w:rsidRPr="006A4396" w:rsidDel="00B735EB">
              <w:rPr>
                <w:noProof/>
                <w:webHidden/>
                <w:lang w:val="en-US"/>
                <w:rPrChange w:id="364"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_Toc36812841 \h </w:delInstrText>
            </w:r>
            <w:r w:rsidR="00E77741" w:rsidRPr="006A4396" w:rsidDel="00B735EB">
              <w:rPr>
                <w:noProof/>
                <w:webHidden/>
                <w:lang w:val="en-US"/>
                <w:rPrChange w:id="365" w:author="Thomas Carteret" w:date="2021-04-07T16:08:00Z">
                  <w:rPr>
                    <w:noProof/>
                    <w:webHidden/>
                    <w:lang w:val="en-US"/>
                  </w:rPr>
                </w:rPrChange>
              </w:rPr>
            </w:r>
            <w:r w:rsidR="00E77741" w:rsidRPr="006A4396" w:rsidDel="00B735EB">
              <w:rPr>
                <w:noProof/>
                <w:webHidden/>
                <w:lang w:val="en-US"/>
                <w:rPrChange w:id="366" w:author="Thomas Carteret" w:date="2021-04-07T16:08:00Z">
                  <w:rPr>
                    <w:noProof/>
                    <w:webHidden/>
                    <w:lang w:val="en-US"/>
                  </w:rPr>
                </w:rPrChange>
              </w:rPr>
              <w:fldChar w:fldCharType="separate"/>
            </w:r>
            <w:r w:rsidR="00E77741" w:rsidRPr="006A4396" w:rsidDel="00B735EB">
              <w:rPr>
                <w:noProof/>
                <w:webHidden/>
                <w:lang w:val="en-US"/>
              </w:rPr>
              <w:delText>6</w:delText>
            </w:r>
            <w:r w:rsidR="00E77741" w:rsidRPr="006A4396" w:rsidDel="00B735EB">
              <w:rPr>
                <w:noProof/>
                <w:webHidden/>
                <w:lang w:val="en-US"/>
                <w:rPrChange w:id="367" w:author="Thomas Carteret" w:date="2021-04-07T16:08:00Z">
                  <w:rPr>
                    <w:noProof/>
                    <w:webHidden/>
                    <w:lang w:val="en-US"/>
                  </w:rPr>
                </w:rPrChange>
              </w:rPr>
              <w:fldChar w:fldCharType="end"/>
            </w:r>
            <w:r w:rsidRPr="006A4396" w:rsidDel="00B735EB">
              <w:rPr>
                <w:noProof/>
                <w:lang w:val="en-US"/>
                <w:rPrChange w:id="368" w:author="Thomas Carteret" w:date="2021-04-07T16:08:00Z">
                  <w:rPr>
                    <w:noProof/>
                    <w:lang w:val="en-US"/>
                  </w:rPr>
                </w:rPrChange>
              </w:rPr>
              <w:fldChar w:fldCharType="end"/>
            </w:r>
          </w:del>
        </w:p>
        <w:p w14:paraId="1CAA2741" w14:textId="5ABF58C1" w:rsidR="00E77741" w:rsidRPr="006A4396" w:rsidDel="00B735EB" w:rsidRDefault="00FE1FAA">
          <w:pPr>
            <w:pStyle w:val="TM2"/>
            <w:tabs>
              <w:tab w:val="right" w:leader="dot" w:pos="9060"/>
            </w:tabs>
            <w:rPr>
              <w:del w:id="369" w:author="Thomas CARTERET" w:date="2021-06-11T11:10:00Z"/>
              <w:noProof/>
              <w:sz w:val="22"/>
              <w:szCs w:val="22"/>
              <w:lang w:val="en-US" w:eastAsia="fr-FR"/>
            </w:rPr>
          </w:pPr>
          <w:del w:id="370" w:author="Thomas CARTERET" w:date="2021-06-11T11:10:00Z">
            <w:r w:rsidRPr="006A4396" w:rsidDel="00B735EB">
              <w:rPr>
                <w:noProof/>
                <w:lang w:val="en-US"/>
                <w:rPrChange w:id="371" w:author="Thomas Carteret" w:date="2021-04-07T16:08:00Z">
                  <w:rPr/>
                </w:rPrChange>
              </w:rPr>
              <w:fldChar w:fldCharType="begin"/>
            </w:r>
            <w:r w:rsidRPr="006A4396" w:rsidDel="00B735EB">
              <w:rPr>
                <w:noProof/>
                <w:lang w:val="en-US"/>
                <w:rPrChange w:id="372" w:author="Thomas Carteret" w:date="2021-04-07T16:08:00Z">
                  <w:rPr/>
                </w:rPrChange>
              </w:rPr>
              <w:delInstrText xml:space="preserve"> HYPERLINK \l "_Toc36812842" </w:delInstrText>
            </w:r>
            <w:r w:rsidRPr="006A4396" w:rsidDel="00B735EB">
              <w:rPr>
                <w:noProof/>
                <w:lang w:val="en-US"/>
                <w:rPrChange w:id="373" w:author="Thomas Carteret" w:date="2021-04-07T16:08:00Z">
                  <w:rPr>
                    <w:noProof/>
                    <w:lang w:val="en-US"/>
                  </w:rPr>
                </w:rPrChange>
              </w:rPr>
              <w:fldChar w:fldCharType="separate"/>
            </w:r>
          </w:del>
          <w:ins w:id="374" w:author="Thomas CARTERET" w:date="2021-06-11T11:10:00Z">
            <w:r w:rsidR="00B735EB">
              <w:rPr>
                <w:b/>
                <w:bCs/>
                <w:noProof/>
              </w:rPr>
              <w:t>Erreur ! Référence de lien hypertexte non valide.</w:t>
            </w:r>
          </w:ins>
          <w:del w:id="375" w:author="Thomas CARTERET" w:date="2021-06-11T11:10:00Z">
            <w:r w:rsidR="00E77741" w:rsidRPr="006A4396" w:rsidDel="00B735EB">
              <w:rPr>
                <w:rStyle w:val="Lienhypertexte"/>
                <w:noProof/>
                <w:lang w:val="en-US"/>
              </w:rPr>
              <w:delText>5.2. Work Package 2: Group 1 of Agents</w:delText>
            </w:r>
            <w:r w:rsidR="00E77741" w:rsidRPr="006A4396" w:rsidDel="00B735EB">
              <w:rPr>
                <w:noProof/>
                <w:webHidden/>
                <w:lang w:val="en-US"/>
              </w:rPr>
              <w:tab/>
            </w:r>
            <w:r w:rsidR="00E77741" w:rsidRPr="006A4396" w:rsidDel="00B735EB">
              <w:rPr>
                <w:noProof/>
                <w:webHidden/>
                <w:lang w:val="en-US"/>
                <w:rPrChange w:id="376"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_Toc36812842 \h </w:delInstrText>
            </w:r>
            <w:r w:rsidR="00E77741" w:rsidRPr="006A4396" w:rsidDel="00B735EB">
              <w:rPr>
                <w:noProof/>
                <w:webHidden/>
                <w:lang w:val="en-US"/>
                <w:rPrChange w:id="377" w:author="Thomas Carteret" w:date="2021-04-07T16:08:00Z">
                  <w:rPr>
                    <w:noProof/>
                    <w:webHidden/>
                    <w:lang w:val="en-US"/>
                  </w:rPr>
                </w:rPrChange>
              </w:rPr>
            </w:r>
            <w:r w:rsidR="00E77741" w:rsidRPr="006A4396" w:rsidDel="00B735EB">
              <w:rPr>
                <w:noProof/>
                <w:webHidden/>
                <w:lang w:val="en-US"/>
                <w:rPrChange w:id="378" w:author="Thomas Carteret" w:date="2021-04-07T16:08:00Z">
                  <w:rPr>
                    <w:noProof/>
                    <w:webHidden/>
                    <w:lang w:val="en-US"/>
                  </w:rPr>
                </w:rPrChange>
              </w:rPr>
              <w:fldChar w:fldCharType="separate"/>
            </w:r>
            <w:r w:rsidR="00E77741" w:rsidRPr="006A4396" w:rsidDel="00B735EB">
              <w:rPr>
                <w:noProof/>
                <w:webHidden/>
                <w:lang w:val="en-US"/>
              </w:rPr>
              <w:delText>6</w:delText>
            </w:r>
            <w:r w:rsidR="00E77741" w:rsidRPr="006A4396" w:rsidDel="00B735EB">
              <w:rPr>
                <w:noProof/>
                <w:webHidden/>
                <w:lang w:val="en-US"/>
                <w:rPrChange w:id="379" w:author="Thomas Carteret" w:date="2021-04-07T16:08:00Z">
                  <w:rPr>
                    <w:noProof/>
                    <w:webHidden/>
                    <w:lang w:val="en-US"/>
                  </w:rPr>
                </w:rPrChange>
              </w:rPr>
              <w:fldChar w:fldCharType="end"/>
            </w:r>
            <w:r w:rsidRPr="006A4396" w:rsidDel="00B735EB">
              <w:rPr>
                <w:noProof/>
                <w:lang w:val="en-US"/>
                <w:rPrChange w:id="380" w:author="Thomas Carteret" w:date="2021-04-07T16:08:00Z">
                  <w:rPr>
                    <w:noProof/>
                    <w:lang w:val="en-US"/>
                  </w:rPr>
                </w:rPrChange>
              </w:rPr>
              <w:fldChar w:fldCharType="end"/>
            </w:r>
          </w:del>
        </w:p>
        <w:p w14:paraId="46B09C63" w14:textId="5D705607" w:rsidR="00E77741" w:rsidRPr="006A4396" w:rsidDel="00B735EB" w:rsidRDefault="00FE1FAA">
          <w:pPr>
            <w:pStyle w:val="TM3"/>
            <w:rPr>
              <w:del w:id="381" w:author="Thomas CARTERET" w:date="2021-06-11T11:10:00Z"/>
              <w:noProof/>
              <w:sz w:val="22"/>
              <w:szCs w:val="22"/>
              <w:lang w:val="en-US" w:eastAsia="fr-FR"/>
            </w:rPr>
          </w:pPr>
          <w:del w:id="382" w:author="Thomas CARTERET" w:date="2021-06-11T11:10:00Z">
            <w:r w:rsidRPr="006A4396" w:rsidDel="00B735EB">
              <w:rPr>
                <w:noProof/>
                <w:lang w:val="en-US"/>
                <w:rPrChange w:id="383" w:author="Thomas Carteret" w:date="2021-04-07T16:08:00Z">
                  <w:rPr/>
                </w:rPrChange>
              </w:rPr>
              <w:fldChar w:fldCharType="begin"/>
            </w:r>
            <w:r w:rsidRPr="006A4396" w:rsidDel="00B735EB">
              <w:rPr>
                <w:noProof/>
                <w:lang w:val="en-US"/>
                <w:rPrChange w:id="384" w:author="Thomas Carteret" w:date="2021-04-07T16:08:00Z">
                  <w:rPr/>
                </w:rPrChange>
              </w:rPr>
              <w:delInstrText xml:space="preserve"> HYPERLINK \l "_Toc36812843" </w:delInstrText>
            </w:r>
            <w:r w:rsidRPr="006A4396" w:rsidDel="00B735EB">
              <w:rPr>
                <w:noProof/>
                <w:lang w:val="en-US"/>
                <w:rPrChange w:id="385" w:author="Thomas Carteret" w:date="2021-04-07T16:08:00Z">
                  <w:rPr>
                    <w:noProof/>
                    <w:lang w:val="en-US"/>
                  </w:rPr>
                </w:rPrChange>
              </w:rPr>
              <w:fldChar w:fldCharType="separate"/>
            </w:r>
          </w:del>
          <w:ins w:id="386" w:author="Thomas CARTERET" w:date="2021-06-11T11:10:00Z">
            <w:r w:rsidR="00B735EB">
              <w:rPr>
                <w:b/>
                <w:bCs/>
                <w:noProof/>
              </w:rPr>
              <w:t>Erreur ! Référence de lien hypertexte non valide.</w:t>
            </w:r>
          </w:ins>
          <w:del w:id="387" w:author="Thomas CARTERET" w:date="2021-06-11T11:10:00Z">
            <w:r w:rsidR="00E77741" w:rsidRPr="006A4396" w:rsidDel="00B735EB">
              <w:rPr>
                <w:rStyle w:val="Lienhypertexte"/>
                <w:noProof/>
                <w:lang w:val="en-US"/>
              </w:rPr>
              <w:delText>5.2.1. Description</w:delText>
            </w:r>
            <w:r w:rsidR="00E77741" w:rsidRPr="006A4396" w:rsidDel="00B735EB">
              <w:rPr>
                <w:noProof/>
                <w:webHidden/>
                <w:lang w:val="en-US"/>
              </w:rPr>
              <w:tab/>
            </w:r>
            <w:r w:rsidR="00E77741" w:rsidRPr="006A4396" w:rsidDel="00B735EB">
              <w:rPr>
                <w:noProof/>
                <w:webHidden/>
                <w:lang w:val="en-US"/>
                <w:rPrChange w:id="388"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_Toc36812843 \h </w:delInstrText>
            </w:r>
            <w:r w:rsidR="00E77741" w:rsidRPr="006A4396" w:rsidDel="00B735EB">
              <w:rPr>
                <w:noProof/>
                <w:webHidden/>
                <w:lang w:val="en-US"/>
                <w:rPrChange w:id="389" w:author="Thomas Carteret" w:date="2021-04-07T16:08:00Z">
                  <w:rPr>
                    <w:noProof/>
                    <w:webHidden/>
                    <w:lang w:val="en-US"/>
                  </w:rPr>
                </w:rPrChange>
              </w:rPr>
            </w:r>
            <w:r w:rsidR="00E77741" w:rsidRPr="006A4396" w:rsidDel="00B735EB">
              <w:rPr>
                <w:noProof/>
                <w:webHidden/>
                <w:lang w:val="en-US"/>
                <w:rPrChange w:id="390" w:author="Thomas Carteret" w:date="2021-04-07T16:08:00Z">
                  <w:rPr>
                    <w:noProof/>
                    <w:webHidden/>
                    <w:lang w:val="en-US"/>
                  </w:rPr>
                </w:rPrChange>
              </w:rPr>
              <w:fldChar w:fldCharType="separate"/>
            </w:r>
            <w:r w:rsidR="00E77741" w:rsidRPr="006A4396" w:rsidDel="00B735EB">
              <w:rPr>
                <w:noProof/>
                <w:webHidden/>
                <w:lang w:val="en-US"/>
              </w:rPr>
              <w:delText>6</w:delText>
            </w:r>
            <w:r w:rsidR="00E77741" w:rsidRPr="006A4396" w:rsidDel="00B735EB">
              <w:rPr>
                <w:noProof/>
                <w:webHidden/>
                <w:lang w:val="en-US"/>
                <w:rPrChange w:id="391" w:author="Thomas Carteret" w:date="2021-04-07T16:08:00Z">
                  <w:rPr>
                    <w:noProof/>
                    <w:webHidden/>
                    <w:lang w:val="en-US"/>
                  </w:rPr>
                </w:rPrChange>
              </w:rPr>
              <w:fldChar w:fldCharType="end"/>
            </w:r>
            <w:r w:rsidRPr="006A4396" w:rsidDel="00B735EB">
              <w:rPr>
                <w:noProof/>
                <w:lang w:val="en-US"/>
                <w:rPrChange w:id="392" w:author="Thomas Carteret" w:date="2021-04-07T16:08:00Z">
                  <w:rPr>
                    <w:noProof/>
                    <w:lang w:val="en-US"/>
                  </w:rPr>
                </w:rPrChange>
              </w:rPr>
              <w:fldChar w:fldCharType="end"/>
            </w:r>
          </w:del>
        </w:p>
        <w:p w14:paraId="006C6F84" w14:textId="7A3664A5" w:rsidR="00E77741" w:rsidRPr="006A4396" w:rsidDel="00B735EB" w:rsidRDefault="00FE1FAA">
          <w:pPr>
            <w:pStyle w:val="TM3"/>
            <w:rPr>
              <w:del w:id="393" w:author="Thomas CARTERET" w:date="2021-06-11T11:10:00Z"/>
              <w:noProof/>
              <w:sz w:val="22"/>
              <w:szCs w:val="22"/>
              <w:lang w:val="en-US" w:eastAsia="fr-FR"/>
            </w:rPr>
          </w:pPr>
          <w:del w:id="394" w:author="Thomas CARTERET" w:date="2021-06-11T11:10:00Z">
            <w:r w:rsidRPr="006A4396" w:rsidDel="00B735EB">
              <w:rPr>
                <w:noProof/>
                <w:lang w:val="en-US"/>
                <w:rPrChange w:id="395" w:author="Thomas Carteret" w:date="2021-04-07T16:08:00Z">
                  <w:rPr/>
                </w:rPrChange>
              </w:rPr>
              <w:fldChar w:fldCharType="begin"/>
            </w:r>
            <w:r w:rsidRPr="006A4396" w:rsidDel="00B735EB">
              <w:rPr>
                <w:noProof/>
                <w:lang w:val="en-US"/>
                <w:rPrChange w:id="396" w:author="Thomas Carteret" w:date="2021-04-07T16:08:00Z">
                  <w:rPr/>
                </w:rPrChange>
              </w:rPr>
              <w:delInstrText xml:space="preserve"> HYPERLINK \l "_Toc36812844" </w:delInstrText>
            </w:r>
            <w:r w:rsidRPr="006A4396" w:rsidDel="00B735EB">
              <w:rPr>
                <w:noProof/>
                <w:lang w:val="en-US"/>
                <w:rPrChange w:id="397" w:author="Thomas Carteret" w:date="2021-04-07T16:08:00Z">
                  <w:rPr>
                    <w:noProof/>
                    <w:lang w:val="en-US"/>
                  </w:rPr>
                </w:rPrChange>
              </w:rPr>
              <w:fldChar w:fldCharType="separate"/>
            </w:r>
          </w:del>
          <w:ins w:id="398" w:author="Thomas CARTERET" w:date="2021-06-11T11:10:00Z">
            <w:r w:rsidR="00B735EB">
              <w:rPr>
                <w:b/>
                <w:bCs/>
                <w:noProof/>
              </w:rPr>
              <w:t>Erreur ! Référence de lien hypertexte non valide.</w:t>
            </w:r>
          </w:ins>
          <w:del w:id="399" w:author="Thomas CARTERET" w:date="2021-06-11T11:10:00Z">
            <w:r w:rsidR="00E77741" w:rsidRPr="006A4396" w:rsidDel="00B735EB">
              <w:rPr>
                <w:rStyle w:val="Lienhypertexte"/>
                <w:noProof/>
                <w:lang w:val="en-US"/>
              </w:rPr>
              <w:delText>5.2.2. Inputs</w:delText>
            </w:r>
            <w:r w:rsidR="00E77741" w:rsidRPr="006A4396" w:rsidDel="00B735EB">
              <w:rPr>
                <w:noProof/>
                <w:webHidden/>
                <w:lang w:val="en-US"/>
              </w:rPr>
              <w:tab/>
            </w:r>
            <w:r w:rsidR="00E77741" w:rsidRPr="006A4396" w:rsidDel="00B735EB">
              <w:rPr>
                <w:noProof/>
                <w:webHidden/>
                <w:lang w:val="en-US"/>
                <w:rPrChange w:id="400"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_Toc36812844 \h </w:delInstrText>
            </w:r>
            <w:r w:rsidR="00E77741" w:rsidRPr="006A4396" w:rsidDel="00B735EB">
              <w:rPr>
                <w:noProof/>
                <w:webHidden/>
                <w:lang w:val="en-US"/>
                <w:rPrChange w:id="401" w:author="Thomas Carteret" w:date="2021-04-07T16:08:00Z">
                  <w:rPr>
                    <w:noProof/>
                    <w:webHidden/>
                    <w:lang w:val="en-US"/>
                  </w:rPr>
                </w:rPrChange>
              </w:rPr>
            </w:r>
            <w:r w:rsidR="00E77741" w:rsidRPr="006A4396" w:rsidDel="00B735EB">
              <w:rPr>
                <w:noProof/>
                <w:webHidden/>
                <w:lang w:val="en-US"/>
                <w:rPrChange w:id="402" w:author="Thomas Carteret" w:date="2021-04-07T16:08:00Z">
                  <w:rPr>
                    <w:noProof/>
                    <w:webHidden/>
                    <w:lang w:val="en-US"/>
                  </w:rPr>
                </w:rPrChange>
              </w:rPr>
              <w:fldChar w:fldCharType="separate"/>
            </w:r>
            <w:r w:rsidR="00E77741" w:rsidRPr="006A4396" w:rsidDel="00B735EB">
              <w:rPr>
                <w:noProof/>
                <w:webHidden/>
                <w:lang w:val="en-US"/>
              </w:rPr>
              <w:delText>7</w:delText>
            </w:r>
            <w:r w:rsidR="00E77741" w:rsidRPr="006A4396" w:rsidDel="00B735EB">
              <w:rPr>
                <w:noProof/>
                <w:webHidden/>
                <w:lang w:val="en-US"/>
                <w:rPrChange w:id="403" w:author="Thomas Carteret" w:date="2021-04-07T16:08:00Z">
                  <w:rPr>
                    <w:noProof/>
                    <w:webHidden/>
                    <w:lang w:val="en-US"/>
                  </w:rPr>
                </w:rPrChange>
              </w:rPr>
              <w:fldChar w:fldCharType="end"/>
            </w:r>
            <w:r w:rsidRPr="006A4396" w:rsidDel="00B735EB">
              <w:rPr>
                <w:noProof/>
                <w:lang w:val="en-US"/>
                <w:rPrChange w:id="404" w:author="Thomas Carteret" w:date="2021-04-07T16:08:00Z">
                  <w:rPr>
                    <w:noProof/>
                    <w:lang w:val="en-US"/>
                  </w:rPr>
                </w:rPrChange>
              </w:rPr>
              <w:fldChar w:fldCharType="end"/>
            </w:r>
          </w:del>
        </w:p>
        <w:p w14:paraId="5AFEBD7E" w14:textId="479B4DD4" w:rsidR="00E77741" w:rsidRPr="006A4396" w:rsidDel="00B735EB" w:rsidRDefault="00FE1FAA">
          <w:pPr>
            <w:pStyle w:val="TM3"/>
            <w:rPr>
              <w:del w:id="405" w:author="Thomas CARTERET" w:date="2021-06-11T11:10:00Z"/>
              <w:noProof/>
              <w:sz w:val="22"/>
              <w:szCs w:val="22"/>
              <w:lang w:val="en-US" w:eastAsia="fr-FR"/>
            </w:rPr>
          </w:pPr>
          <w:del w:id="406" w:author="Thomas CARTERET" w:date="2021-06-11T11:10:00Z">
            <w:r w:rsidRPr="006A4396" w:rsidDel="00B735EB">
              <w:rPr>
                <w:noProof/>
                <w:lang w:val="en-US"/>
                <w:rPrChange w:id="407" w:author="Thomas Carteret" w:date="2021-04-07T16:08:00Z">
                  <w:rPr/>
                </w:rPrChange>
              </w:rPr>
              <w:fldChar w:fldCharType="begin"/>
            </w:r>
            <w:r w:rsidRPr="006A4396" w:rsidDel="00B735EB">
              <w:rPr>
                <w:noProof/>
                <w:lang w:val="en-US"/>
                <w:rPrChange w:id="408" w:author="Thomas Carteret" w:date="2021-04-07T16:08:00Z">
                  <w:rPr/>
                </w:rPrChange>
              </w:rPr>
              <w:delInstrText xml:space="preserve"> HYPERLINK \l "_Toc36812845" </w:delInstrText>
            </w:r>
            <w:r w:rsidRPr="006A4396" w:rsidDel="00B735EB">
              <w:rPr>
                <w:noProof/>
                <w:lang w:val="en-US"/>
                <w:rPrChange w:id="409" w:author="Thomas Carteret" w:date="2021-04-07T16:08:00Z">
                  <w:rPr>
                    <w:noProof/>
                    <w:lang w:val="en-US"/>
                  </w:rPr>
                </w:rPrChange>
              </w:rPr>
              <w:fldChar w:fldCharType="separate"/>
            </w:r>
          </w:del>
          <w:ins w:id="410" w:author="Thomas CARTERET" w:date="2021-06-11T11:10:00Z">
            <w:r w:rsidR="00B735EB">
              <w:rPr>
                <w:b/>
                <w:bCs/>
                <w:noProof/>
              </w:rPr>
              <w:t>Erreur ! Référence de lien hypertexte non valide.</w:t>
            </w:r>
          </w:ins>
          <w:del w:id="411" w:author="Thomas CARTERET" w:date="2021-06-11T11:10:00Z">
            <w:r w:rsidR="00E77741" w:rsidRPr="006A4396" w:rsidDel="00B735EB">
              <w:rPr>
                <w:rStyle w:val="Lienhypertexte"/>
                <w:noProof/>
                <w:lang w:val="en-US"/>
              </w:rPr>
              <w:delText>5.2.3. Outputs / Deliverables</w:delText>
            </w:r>
            <w:r w:rsidR="00E77741" w:rsidRPr="006A4396" w:rsidDel="00B735EB">
              <w:rPr>
                <w:noProof/>
                <w:webHidden/>
                <w:lang w:val="en-US"/>
              </w:rPr>
              <w:tab/>
            </w:r>
            <w:r w:rsidR="00E77741" w:rsidRPr="006A4396" w:rsidDel="00B735EB">
              <w:rPr>
                <w:noProof/>
                <w:webHidden/>
                <w:lang w:val="en-US"/>
                <w:rPrChange w:id="412"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_Toc36812845 \h </w:delInstrText>
            </w:r>
            <w:r w:rsidR="00E77741" w:rsidRPr="006A4396" w:rsidDel="00B735EB">
              <w:rPr>
                <w:noProof/>
                <w:webHidden/>
                <w:lang w:val="en-US"/>
                <w:rPrChange w:id="413" w:author="Thomas Carteret" w:date="2021-04-07T16:08:00Z">
                  <w:rPr>
                    <w:noProof/>
                    <w:webHidden/>
                    <w:lang w:val="en-US"/>
                  </w:rPr>
                </w:rPrChange>
              </w:rPr>
            </w:r>
            <w:r w:rsidR="00E77741" w:rsidRPr="006A4396" w:rsidDel="00B735EB">
              <w:rPr>
                <w:noProof/>
                <w:webHidden/>
                <w:lang w:val="en-US"/>
                <w:rPrChange w:id="414" w:author="Thomas Carteret" w:date="2021-04-07T16:08:00Z">
                  <w:rPr>
                    <w:noProof/>
                    <w:webHidden/>
                    <w:lang w:val="en-US"/>
                  </w:rPr>
                </w:rPrChange>
              </w:rPr>
              <w:fldChar w:fldCharType="separate"/>
            </w:r>
            <w:r w:rsidR="00E77741" w:rsidRPr="006A4396" w:rsidDel="00B735EB">
              <w:rPr>
                <w:noProof/>
                <w:webHidden/>
                <w:lang w:val="en-US"/>
              </w:rPr>
              <w:delText>7</w:delText>
            </w:r>
            <w:r w:rsidR="00E77741" w:rsidRPr="006A4396" w:rsidDel="00B735EB">
              <w:rPr>
                <w:noProof/>
                <w:webHidden/>
                <w:lang w:val="en-US"/>
                <w:rPrChange w:id="415" w:author="Thomas Carteret" w:date="2021-04-07T16:08:00Z">
                  <w:rPr>
                    <w:noProof/>
                    <w:webHidden/>
                    <w:lang w:val="en-US"/>
                  </w:rPr>
                </w:rPrChange>
              </w:rPr>
              <w:fldChar w:fldCharType="end"/>
            </w:r>
            <w:r w:rsidRPr="006A4396" w:rsidDel="00B735EB">
              <w:rPr>
                <w:noProof/>
                <w:lang w:val="en-US"/>
                <w:rPrChange w:id="416" w:author="Thomas Carteret" w:date="2021-04-07T16:08:00Z">
                  <w:rPr>
                    <w:noProof/>
                    <w:lang w:val="en-US"/>
                  </w:rPr>
                </w:rPrChange>
              </w:rPr>
              <w:fldChar w:fldCharType="end"/>
            </w:r>
          </w:del>
        </w:p>
        <w:p w14:paraId="79B880DC" w14:textId="6F574A71" w:rsidR="00E77741" w:rsidRPr="006A4396" w:rsidDel="00B735EB" w:rsidRDefault="00FE1FAA">
          <w:pPr>
            <w:pStyle w:val="TM2"/>
            <w:tabs>
              <w:tab w:val="right" w:leader="dot" w:pos="9060"/>
            </w:tabs>
            <w:rPr>
              <w:del w:id="417" w:author="Thomas CARTERET" w:date="2021-06-11T11:10:00Z"/>
              <w:noProof/>
              <w:sz w:val="22"/>
              <w:szCs w:val="22"/>
              <w:lang w:val="en-US" w:eastAsia="fr-FR"/>
            </w:rPr>
          </w:pPr>
          <w:del w:id="418" w:author="Thomas CARTERET" w:date="2021-06-11T11:10:00Z">
            <w:r w:rsidRPr="006A4396" w:rsidDel="00B735EB">
              <w:rPr>
                <w:noProof/>
                <w:lang w:val="en-US"/>
                <w:rPrChange w:id="419" w:author="Thomas Carteret" w:date="2021-04-07T16:08:00Z">
                  <w:rPr/>
                </w:rPrChange>
              </w:rPr>
              <w:fldChar w:fldCharType="begin"/>
            </w:r>
            <w:r w:rsidRPr="006A4396" w:rsidDel="00B735EB">
              <w:rPr>
                <w:noProof/>
                <w:lang w:val="en-US"/>
                <w:rPrChange w:id="420" w:author="Thomas Carteret" w:date="2021-04-07T16:08:00Z">
                  <w:rPr/>
                </w:rPrChange>
              </w:rPr>
              <w:delInstrText xml:space="preserve"> HYPERLINK \l "_Toc36812846" </w:delInstrText>
            </w:r>
            <w:r w:rsidRPr="006A4396" w:rsidDel="00B735EB">
              <w:rPr>
                <w:noProof/>
                <w:lang w:val="en-US"/>
                <w:rPrChange w:id="421" w:author="Thomas Carteret" w:date="2021-04-07T16:08:00Z">
                  <w:rPr>
                    <w:noProof/>
                    <w:lang w:val="en-US"/>
                  </w:rPr>
                </w:rPrChange>
              </w:rPr>
              <w:fldChar w:fldCharType="separate"/>
            </w:r>
          </w:del>
          <w:ins w:id="422" w:author="Thomas CARTERET" w:date="2021-06-11T11:10:00Z">
            <w:r w:rsidR="00B735EB">
              <w:rPr>
                <w:b/>
                <w:bCs/>
                <w:noProof/>
              </w:rPr>
              <w:t>Erreur ! Référence de lien hypertexte non valide.</w:t>
            </w:r>
          </w:ins>
          <w:del w:id="423" w:author="Thomas CARTERET" w:date="2021-06-11T11:10:00Z">
            <w:r w:rsidR="00E77741" w:rsidRPr="006A4396" w:rsidDel="00B735EB">
              <w:rPr>
                <w:rStyle w:val="Lienhypertexte"/>
                <w:noProof/>
                <w:lang w:val="en-US"/>
              </w:rPr>
              <w:delText>5.3. Work Package 3: Group 2 of Agents</w:delText>
            </w:r>
            <w:r w:rsidR="00E77741" w:rsidRPr="006A4396" w:rsidDel="00B735EB">
              <w:rPr>
                <w:noProof/>
                <w:webHidden/>
                <w:lang w:val="en-US"/>
              </w:rPr>
              <w:tab/>
            </w:r>
            <w:r w:rsidR="00E77741" w:rsidRPr="006A4396" w:rsidDel="00B735EB">
              <w:rPr>
                <w:noProof/>
                <w:webHidden/>
                <w:lang w:val="en-US"/>
                <w:rPrChange w:id="424"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_Toc36812846 \h </w:delInstrText>
            </w:r>
            <w:r w:rsidR="00E77741" w:rsidRPr="006A4396" w:rsidDel="00B735EB">
              <w:rPr>
                <w:noProof/>
                <w:webHidden/>
                <w:lang w:val="en-US"/>
                <w:rPrChange w:id="425" w:author="Thomas Carteret" w:date="2021-04-07T16:08:00Z">
                  <w:rPr>
                    <w:noProof/>
                    <w:webHidden/>
                    <w:lang w:val="en-US"/>
                  </w:rPr>
                </w:rPrChange>
              </w:rPr>
            </w:r>
            <w:r w:rsidR="00E77741" w:rsidRPr="006A4396" w:rsidDel="00B735EB">
              <w:rPr>
                <w:noProof/>
                <w:webHidden/>
                <w:lang w:val="en-US"/>
                <w:rPrChange w:id="426" w:author="Thomas Carteret" w:date="2021-04-07T16:08:00Z">
                  <w:rPr>
                    <w:noProof/>
                    <w:webHidden/>
                    <w:lang w:val="en-US"/>
                  </w:rPr>
                </w:rPrChange>
              </w:rPr>
              <w:fldChar w:fldCharType="separate"/>
            </w:r>
            <w:r w:rsidR="00E77741" w:rsidRPr="006A4396" w:rsidDel="00B735EB">
              <w:rPr>
                <w:noProof/>
                <w:webHidden/>
                <w:lang w:val="en-US"/>
              </w:rPr>
              <w:delText>7</w:delText>
            </w:r>
            <w:r w:rsidR="00E77741" w:rsidRPr="006A4396" w:rsidDel="00B735EB">
              <w:rPr>
                <w:noProof/>
                <w:webHidden/>
                <w:lang w:val="en-US"/>
                <w:rPrChange w:id="427" w:author="Thomas Carteret" w:date="2021-04-07T16:08:00Z">
                  <w:rPr>
                    <w:noProof/>
                    <w:webHidden/>
                    <w:lang w:val="en-US"/>
                  </w:rPr>
                </w:rPrChange>
              </w:rPr>
              <w:fldChar w:fldCharType="end"/>
            </w:r>
            <w:r w:rsidRPr="006A4396" w:rsidDel="00B735EB">
              <w:rPr>
                <w:noProof/>
                <w:lang w:val="en-US"/>
                <w:rPrChange w:id="428" w:author="Thomas Carteret" w:date="2021-04-07T16:08:00Z">
                  <w:rPr>
                    <w:noProof/>
                    <w:lang w:val="en-US"/>
                  </w:rPr>
                </w:rPrChange>
              </w:rPr>
              <w:fldChar w:fldCharType="end"/>
            </w:r>
          </w:del>
        </w:p>
        <w:p w14:paraId="3634676B" w14:textId="77093A0C" w:rsidR="00E77741" w:rsidRPr="006A4396" w:rsidDel="00B735EB" w:rsidRDefault="00FE1FAA">
          <w:pPr>
            <w:pStyle w:val="TM3"/>
            <w:rPr>
              <w:del w:id="429" w:author="Thomas CARTERET" w:date="2021-06-11T11:10:00Z"/>
              <w:noProof/>
              <w:sz w:val="22"/>
              <w:szCs w:val="22"/>
              <w:lang w:val="en-US" w:eastAsia="fr-FR"/>
            </w:rPr>
          </w:pPr>
          <w:del w:id="430" w:author="Thomas CARTERET" w:date="2021-06-11T11:10:00Z">
            <w:r w:rsidRPr="006A4396" w:rsidDel="00B735EB">
              <w:rPr>
                <w:noProof/>
                <w:lang w:val="en-US"/>
                <w:rPrChange w:id="431" w:author="Thomas Carteret" w:date="2021-04-07T16:08:00Z">
                  <w:rPr/>
                </w:rPrChange>
              </w:rPr>
              <w:fldChar w:fldCharType="begin"/>
            </w:r>
            <w:r w:rsidRPr="006A4396" w:rsidDel="00B735EB">
              <w:rPr>
                <w:noProof/>
                <w:lang w:val="en-US"/>
                <w:rPrChange w:id="432" w:author="Thomas Carteret" w:date="2021-04-07T16:08:00Z">
                  <w:rPr/>
                </w:rPrChange>
              </w:rPr>
              <w:delInstrText xml:space="preserve"> HYPERLINK \l "_Toc36812847" </w:delInstrText>
            </w:r>
            <w:r w:rsidRPr="006A4396" w:rsidDel="00B735EB">
              <w:rPr>
                <w:noProof/>
                <w:lang w:val="en-US"/>
                <w:rPrChange w:id="433" w:author="Thomas Carteret" w:date="2021-04-07T16:08:00Z">
                  <w:rPr>
                    <w:noProof/>
                    <w:lang w:val="en-US"/>
                  </w:rPr>
                </w:rPrChange>
              </w:rPr>
              <w:fldChar w:fldCharType="separate"/>
            </w:r>
          </w:del>
          <w:ins w:id="434" w:author="Thomas CARTERET" w:date="2021-06-11T11:10:00Z">
            <w:r w:rsidR="00B735EB">
              <w:rPr>
                <w:b/>
                <w:bCs/>
                <w:noProof/>
              </w:rPr>
              <w:t>Erreur ! Référence de lien hypertexte non valide.</w:t>
            </w:r>
          </w:ins>
          <w:del w:id="435" w:author="Thomas CARTERET" w:date="2021-06-11T11:10:00Z">
            <w:r w:rsidR="00E77741" w:rsidRPr="006A4396" w:rsidDel="00B735EB">
              <w:rPr>
                <w:rStyle w:val="Lienhypertexte"/>
                <w:noProof/>
                <w:lang w:val="en-US"/>
              </w:rPr>
              <w:delText>5.3.1. Description</w:delText>
            </w:r>
            <w:r w:rsidR="00E77741" w:rsidRPr="006A4396" w:rsidDel="00B735EB">
              <w:rPr>
                <w:noProof/>
                <w:webHidden/>
                <w:lang w:val="en-US"/>
              </w:rPr>
              <w:tab/>
            </w:r>
            <w:r w:rsidR="00E77741" w:rsidRPr="006A4396" w:rsidDel="00B735EB">
              <w:rPr>
                <w:noProof/>
                <w:webHidden/>
                <w:lang w:val="en-US"/>
                <w:rPrChange w:id="436"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_Toc36812847 \h </w:delInstrText>
            </w:r>
            <w:r w:rsidR="00E77741" w:rsidRPr="006A4396" w:rsidDel="00B735EB">
              <w:rPr>
                <w:noProof/>
                <w:webHidden/>
                <w:lang w:val="en-US"/>
                <w:rPrChange w:id="437" w:author="Thomas Carteret" w:date="2021-04-07T16:08:00Z">
                  <w:rPr>
                    <w:noProof/>
                    <w:webHidden/>
                    <w:lang w:val="en-US"/>
                  </w:rPr>
                </w:rPrChange>
              </w:rPr>
            </w:r>
            <w:r w:rsidR="00E77741" w:rsidRPr="006A4396" w:rsidDel="00B735EB">
              <w:rPr>
                <w:noProof/>
                <w:webHidden/>
                <w:lang w:val="en-US"/>
                <w:rPrChange w:id="438" w:author="Thomas Carteret" w:date="2021-04-07T16:08:00Z">
                  <w:rPr>
                    <w:noProof/>
                    <w:webHidden/>
                    <w:lang w:val="en-US"/>
                  </w:rPr>
                </w:rPrChange>
              </w:rPr>
              <w:fldChar w:fldCharType="separate"/>
            </w:r>
            <w:r w:rsidR="00E77741" w:rsidRPr="006A4396" w:rsidDel="00B735EB">
              <w:rPr>
                <w:noProof/>
                <w:webHidden/>
                <w:lang w:val="en-US"/>
              </w:rPr>
              <w:delText>7</w:delText>
            </w:r>
            <w:r w:rsidR="00E77741" w:rsidRPr="006A4396" w:rsidDel="00B735EB">
              <w:rPr>
                <w:noProof/>
                <w:webHidden/>
                <w:lang w:val="en-US"/>
                <w:rPrChange w:id="439" w:author="Thomas Carteret" w:date="2021-04-07T16:08:00Z">
                  <w:rPr>
                    <w:noProof/>
                    <w:webHidden/>
                    <w:lang w:val="en-US"/>
                  </w:rPr>
                </w:rPrChange>
              </w:rPr>
              <w:fldChar w:fldCharType="end"/>
            </w:r>
            <w:r w:rsidRPr="006A4396" w:rsidDel="00B735EB">
              <w:rPr>
                <w:noProof/>
                <w:lang w:val="en-US"/>
                <w:rPrChange w:id="440" w:author="Thomas Carteret" w:date="2021-04-07T16:08:00Z">
                  <w:rPr>
                    <w:noProof/>
                    <w:lang w:val="en-US"/>
                  </w:rPr>
                </w:rPrChange>
              </w:rPr>
              <w:fldChar w:fldCharType="end"/>
            </w:r>
          </w:del>
        </w:p>
        <w:p w14:paraId="13703224" w14:textId="2D93464C" w:rsidR="00E77741" w:rsidRPr="006A4396" w:rsidDel="00B735EB" w:rsidRDefault="00FE1FAA">
          <w:pPr>
            <w:pStyle w:val="TM3"/>
            <w:rPr>
              <w:del w:id="441" w:author="Thomas CARTERET" w:date="2021-06-11T11:10:00Z"/>
              <w:noProof/>
              <w:sz w:val="22"/>
              <w:szCs w:val="22"/>
              <w:lang w:val="en-US" w:eastAsia="fr-FR"/>
            </w:rPr>
          </w:pPr>
          <w:del w:id="442" w:author="Thomas CARTERET" w:date="2021-06-11T11:10:00Z">
            <w:r w:rsidRPr="006A4396" w:rsidDel="00B735EB">
              <w:rPr>
                <w:noProof/>
                <w:lang w:val="en-US"/>
                <w:rPrChange w:id="443" w:author="Thomas Carteret" w:date="2021-04-07T16:08:00Z">
                  <w:rPr/>
                </w:rPrChange>
              </w:rPr>
              <w:fldChar w:fldCharType="begin"/>
            </w:r>
            <w:r w:rsidRPr="006A4396" w:rsidDel="00B735EB">
              <w:rPr>
                <w:noProof/>
                <w:lang w:val="en-US"/>
                <w:rPrChange w:id="444" w:author="Thomas Carteret" w:date="2021-04-07T16:08:00Z">
                  <w:rPr/>
                </w:rPrChange>
              </w:rPr>
              <w:delInstrText xml:space="preserve"> HYPERLINK \l "_Toc36812848" </w:delInstrText>
            </w:r>
            <w:r w:rsidRPr="006A4396" w:rsidDel="00B735EB">
              <w:rPr>
                <w:noProof/>
                <w:lang w:val="en-US"/>
                <w:rPrChange w:id="445" w:author="Thomas Carteret" w:date="2021-04-07T16:08:00Z">
                  <w:rPr>
                    <w:noProof/>
                    <w:lang w:val="en-US"/>
                  </w:rPr>
                </w:rPrChange>
              </w:rPr>
              <w:fldChar w:fldCharType="separate"/>
            </w:r>
          </w:del>
          <w:ins w:id="446" w:author="Thomas CARTERET" w:date="2021-06-11T11:10:00Z">
            <w:r w:rsidR="00B735EB">
              <w:rPr>
                <w:b/>
                <w:bCs/>
                <w:noProof/>
              </w:rPr>
              <w:t>Erreur ! Référence de lien hypertexte non valide.</w:t>
            </w:r>
          </w:ins>
          <w:del w:id="447" w:author="Thomas CARTERET" w:date="2021-06-11T11:10:00Z">
            <w:r w:rsidR="00E77741" w:rsidRPr="006A4396" w:rsidDel="00B735EB">
              <w:rPr>
                <w:rStyle w:val="Lienhypertexte"/>
                <w:noProof/>
                <w:lang w:val="en-US"/>
              </w:rPr>
              <w:delText>5.3.2. Inputs</w:delText>
            </w:r>
            <w:r w:rsidR="00E77741" w:rsidRPr="006A4396" w:rsidDel="00B735EB">
              <w:rPr>
                <w:noProof/>
                <w:webHidden/>
                <w:lang w:val="en-US"/>
              </w:rPr>
              <w:tab/>
            </w:r>
            <w:r w:rsidR="00E77741" w:rsidRPr="006A4396" w:rsidDel="00B735EB">
              <w:rPr>
                <w:noProof/>
                <w:webHidden/>
                <w:lang w:val="en-US"/>
                <w:rPrChange w:id="448"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_Toc36812848 \h </w:delInstrText>
            </w:r>
            <w:r w:rsidR="00E77741" w:rsidRPr="006A4396" w:rsidDel="00B735EB">
              <w:rPr>
                <w:noProof/>
                <w:webHidden/>
                <w:lang w:val="en-US"/>
                <w:rPrChange w:id="449" w:author="Thomas Carteret" w:date="2021-04-07T16:08:00Z">
                  <w:rPr>
                    <w:noProof/>
                    <w:webHidden/>
                    <w:lang w:val="en-US"/>
                  </w:rPr>
                </w:rPrChange>
              </w:rPr>
            </w:r>
            <w:r w:rsidR="00E77741" w:rsidRPr="006A4396" w:rsidDel="00B735EB">
              <w:rPr>
                <w:noProof/>
                <w:webHidden/>
                <w:lang w:val="en-US"/>
                <w:rPrChange w:id="450" w:author="Thomas Carteret" w:date="2021-04-07T16:08:00Z">
                  <w:rPr>
                    <w:noProof/>
                    <w:webHidden/>
                    <w:lang w:val="en-US"/>
                  </w:rPr>
                </w:rPrChange>
              </w:rPr>
              <w:fldChar w:fldCharType="separate"/>
            </w:r>
            <w:r w:rsidR="00E77741" w:rsidRPr="006A4396" w:rsidDel="00B735EB">
              <w:rPr>
                <w:noProof/>
                <w:webHidden/>
                <w:lang w:val="en-US"/>
              </w:rPr>
              <w:delText>7</w:delText>
            </w:r>
            <w:r w:rsidR="00E77741" w:rsidRPr="006A4396" w:rsidDel="00B735EB">
              <w:rPr>
                <w:noProof/>
                <w:webHidden/>
                <w:lang w:val="en-US"/>
                <w:rPrChange w:id="451" w:author="Thomas Carteret" w:date="2021-04-07T16:08:00Z">
                  <w:rPr>
                    <w:noProof/>
                    <w:webHidden/>
                    <w:lang w:val="en-US"/>
                  </w:rPr>
                </w:rPrChange>
              </w:rPr>
              <w:fldChar w:fldCharType="end"/>
            </w:r>
            <w:r w:rsidRPr="006A4396" w:rsidDel="00B735EB">
              <w:rPr>
                <w:noProof/>
                <w:lang w:val="en-US"/>
                <w:rPrChange w:id="452" w:author="Thomas Carteret" w:date="2021-04-07T16:08:00Z">
                  <w:rPr>
                    <w:noProof/>
                    <w:lang w:val="en-US"/>
                  </w:rPr>
                </w:rPrChange>
              </w:rPr>
              <w:fldChar w:fldCharType="end"/>
            </w:r>
          </w:del>
        </w:p>
        <w:p w14:paraId="52404061" w14:textId="4719A5AB" w:rsidR="00E77741" w:rsidRPr="006A4396" w:rsidDel="00B735EB" w:rsidRDefault="00FE1FAA">
          <w:pPr>
            <w:pStyle w:val="TM3"/>
            <w:rPr>
              <w:del w:id="453" w:author="Thomas CARTERET" w:date="2021-06-11T11:10:00Z"/>
              <w:noProof/>
              <w:sz w:val="22"/>
              <w:szCs w:val="22"/>
              <w:lang w:val="en-US" w:eastAsia="fr-FR"/>
            </w:rPr>
          </w:pPr>
          <w:del w:id="454" w:author="Thomas CARTERET" w:date="2021-06-11T11:10:00Z">
            <w:r w:rsidRPr="006A4396" w:rsidDel="00B735EB">
              <w:rPr>
                <w:noProof/>
                <w:lang w:val="en-US"/>
                <w:rPrChange w:id="455" w:author="Thomas Carteret" w:date="2021-04-07T16:08:00Z">
                  <w:rPr/>
                </w:rPrChange>
              </w:rPr>
              <w:fldChar w:fldCharType="begin"/>
            </w:r>
            <w:r w:rsidRPr="006A4396" w:rsidDel="00B735EB">
              <w:rPr>
                <w:noProof/>
                <w:lang w:val="en-US"/>
                <w:rPrChange w:id="456" w:author="Thomas Carteret" w:date="2021-04-07T16:08:00Z">
                  <w:rPr/>
                </w:rPrChange>
              </w:rPr>
              <w:delInstrText xml:space="preserve"> HYPERLINK \l "_Toc36812849" </w:delInstrText>
            </w:r>
            <w:r w:rsidRPr="006A4396" w:rsidDel="00B735EB">
              <w:rPr>
                <w:noProof/>
                <w:lang w:val="en-US"/>
                <w:rPrChange w:id="457" w:author="Thomas Carteret" w:date="2021-04-07T16:08:00Z">
                  <w:rPr>
                    <w:noProof/>
                    <w:lang w:val="en-US"/>
                  </w:rPr>
                </w:rPrChange>
              </w:rPr>
              <w:fldChar w:fldCharType="separate"/>
            </w:r>
          </w:del>
          <w:ins w:id="458" w:author="Thomas CARTERET" w:date="2021-06-11T11:10:00Z">
            <w:r w:rsidR="00B735EB">
              <w:rPr>
                <w:b/>
                <w:bCs/>
                <w:noProof/>
              </w:rPr>
              <w:t>Erreur ! Référence de lien hypertexte non valide.</w:t>
            </w:r>
          </w:ins>
          <w:del w:id="459" w:author="Thomas CARTERET" w:date="2021-06-11T11:10:00Z">
            <w:r w:rsidR="00E77741" w:rsidRPr="006A4396" w:rsidDel="00B735EB">
              <w:rPr>
                <w:rStyle w:val="Lienhypertexte"/>
                <w:noProof/>
                <w:lang w:val="en-US"/>
              </w:rPr>
              <w:delText>5.3.3. Outputs / Deliverables</w:delText>
            </w:r>
            <w:r w:rsidR="00E77741" w:rsidRPr="006A4396" w:rsidDel="00B735EB">
              <w:rPr>
                <w:noProof/>
                <w:webHidden/>
                <w:lang w:val="en-US"/>
              </w:rPr>
              <w:tab/>
            </w:r>
            <w:r w:rsidR="00E77741" w:rsidRPr="006A4396" w:rsidDel="00B735EB">
              <w:rPr>
                <w:noProof/>
                <w:webHidden/>
                <w:lang w:val="en-US"/>
                <w:rPrChange w:id="460"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_Toc36812849 \h </w:delInstrText>
            </w:r>
            <w:r w:rsidR="00E77741" w:rsidRPr="006A4396" w:rsidDel="00B735EB">
              <w:rPr>
                <w:noProof/>
                <w:webHidden/>
                <w:lang w:val="en-US"/>
                <w:rPrChange w:id="461" w:author="Thomas Carteret" w:date="2021-04-07T16:08:00Z">
                  <w:rPr>
                    <w:noProof/>
                    <w:webHidden/>
                    <w:lang w:val="en-US"/>
                  </w:rPr>
                </w:rPrChange>
              </w:rPr>
            </w:r>
            <w:r w:rsidR="00E77741" w:rsidRPr="006A4396" w:rsidDel="00B735EB">
              <w:rPr>
                <w:noProof/>
                <w:webHidden/>
                <w:lang w:val="en-US"/>
                <w:rPrChange w:id="462" w:author="Thomas Carteret" w:date="2021-04-07T16:08:00Z">
                  <w:rPr>
                    <w:noProof/>
                    <w:webHidden/>
                    <w:lang w:val="en-US"/>
                  </w:rPr>
                </w:rPrChange>
              </w:rPr>
              <w:fldChar w:fldCharType="separate"/>
            </w:r>
            <w:r w:rsidR="00E77741" w:rsidRPr="006A4396" w:rsidDel="00B735EB">
              <w:rPr>
                <w:noProof/>
                <w:webHidden/>
                <w:lang w:val="en-US"/>
              </w:rPr>
              <w:delText>7</w:delText>
            </w:r>
            <w:r w:rsidR="00E77741" w:rsidRPr="006A4396" w:rsidDel="00B735EB">
              <w:rPr>
                <w:noProof/>
                <w:webHidden/>
                <w:lang w:val="en-US"/>
                <w:rPrChange w:id="463" w:author="Thomas Carteret" w:date="2021-04-07T16:08:00Z">
                  <w:rPr>
                    <w:noProof/>
                    <w:webHidden/>
                    <w:lang w:val="en-US"/>
                  </w:rPr>
                </w:rPrChange>
              </w:rPr>
              <w:fldChar w:fldCharType="end"/>
            </w:r>
            <w:r w:rsidRPr="006A4396" w:rsidDel="00B735EB">
              <w:rPr>
                <w:noProof/>
                <w:lang w:val="en-US"/>
                <w:rPrChange w:id="464" w:author="Thomas Carteret" w:date="2021-04-07T16:08:00Z">
                  <w:rPr>
                    <w:noProof/>
                    <w:lang w:val="en-US"/>
                  </w:rPr>
                </w:rPrChange>
              </w:rPr>
              <w:fldChar w:fldCharType="end"/>
            </w:r>
          </w:del>
        </w:p>
        <w:p w14:paraId="05F2B703" w14:textId="0AB6554F" w:rsidR="00E77741" w:rsidRPr="006A4396" w:rsidDel="00B735EB" w:rsidRDefault="00FE1FAA">
          <w:pPr>
            <w:pStyle w:val="TM2"/>
            <w:tabs>
              <w:tab w:val="right" w:leader="dot" w:pos="9060"/>
            </w:tabs>
            <w:rPr>
              <w:del w:id="465" w:author="Thomas CARTERET" w:date="2021-06-11T11:10:00Z"/>
              <w:noProof/>
              <w:sz w:val="22"/>
              <w:szCs w:val="22"/>
              <w:lang w:val="en-US" w:eastAsia="fr-FR"/>
            </w:rPr>
          </w:pPr>
          <w:del w:id="466" w:author="Thomas CARTERET" w:date="2021-06-11T11:10:00Z">
            <w:r w:rsidRPr="006A4396" w:rsidDel="00B735EB">
              <w:rPr>
                <w:noProof/>
                <w:lang w:val="en-US"/>
                <w:rPrChange w:id="467" w:author="Thomas Carteret" w:date="2021-04-07T16:08:00Z">
                  <w:rPr/>
                </w:rPrChange>
              </w:rPr>
              <w:fldChar w:fldCharType="begin"/>
            </w:r>
            <w:r w:rsidRPr="006A4396" w:rsidDel="00B735EB">
              <w:rPr>
                <w:noProof/>
                <w:lang w:val="en-US"/>
                <w:rPrChange w:id="468" w:author="Thomas Carteret" w:date="2021-04-07T16:08:00Z">
                  <w:rPr/>
                </w:rPrChange>
              </w:rPr>
              <w:delInstrText xml:space="preserve"> HYPERLINK \l "_Toc36812850" </w:delInstrText>
            </w:r>
            <w:r w:rsidRPr="006A4396" w:rsidDel="00B735EB">
              <w:rPr>
                <w:noProof/>
                <w:lang w:val="en-US"/>
                <w:rPrChange w:id="469" w:author="Thomas Carteret" w:date="2021-04-07T16:08:00Z">
                  <w:rPr>
                    <w:noProof/>
                    <w:lang w:val="en-US"/>
                  </w:rPr>
                </w:rPrChange>
              </w:rPr>
              <w:fldChar w:fldCharType="separate"/>
            </w:r>
          </w:del>
          <w:ins w:id="470" w:author="Thomas CARTERET" w:date="2021-06-11T11:10:00Z">
            <w:r w:rsidR="00B735EB">
              <w:rPr>
                <w:b/>
                <w:bCs/>
                <w:noProof/>
              </w:rPr>
              <w:t>Erreur ! Référence de lien hypertexte non valide.</w:t>
            </w:r>
          </w:ins>
          <w:del w:id="471" w:author="Thomas CARTERET" w:date="2021-06-11T11:10:00Z">
            <w:r w:rsidR="00E77741" w:rsidRPr="006A4396" w:rsidDel="00B735EB">
              <w:rPr>
                <w:rStyle w:val="Lienhypertexte"/>
                <w:noProof/>
                <w:lang w:val="en-US"/>
              </w:rPr>
              <w:delText>5.4. Work Package 4: User Interface</w:delText>
            </w:r>
            <w:r w:rsidR="00E77741" w:rsidRPr="006A4396" w:rsidDel="00B735EB">
              <w:rPr>
                <w:noProof/>
                <w:webHidden/>
                <w:lang w:val="en-US"/>
              </w:rPr>
              <w:tab/>
            </w:r>
            <w:r w:rsidR="00E77741" w:rsidRPr="006A4396" w:rsidDel="00B735EB">
              <w:rPr>
                <w:noProof/>
                <w:webHidden/>
                <w:lang w:val="en-US"/>
                <w:rPrChange w:id="472"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_Toc36812850 \h </w:delInstrText>
            </w:r>
            <w:r w:rsidR="00E77741" w:rsidRPr="006A4396" w:rsidDel="00B735EB">
              <w:rPr>
                <w:noProof/>
                <w:webHidden/>
                <w:lang w:val="en-US"/>
                <w:rPrChange w:id="473" w:author="Thomas Carteret" w:date="2021-04-07T16:08:00Z">
                  <w:rPr>
                    <w:noProof/>
                    <w:webHidden/>
                    <w:lang w:val="en-US"/>
                  </w:rPr>
                </w:rPrChange>
              </w:rPr>
            </w:r>
            <w:r w:rsidR="00E77741" w:rsidRPr="006A4396" w:rsidDel="00B735EB">
              <w:rPr>
                <w:noProof/>
                <w:webHidden/>
                <w:lang w:val="en-US"/>
                <w:rPrChange w:id="474" w:author="Thomas Carteret" w:date="2021-04-07T16:08:00Z">
                  <w:rPr>
                    <w:noProof/>
                    <w:webHidden/>
                    <w:lang w:val="en-US"/>
                  </w:rPr>
                </w:rPrChange>
              </w:rPr>
              <w:fldChar w:fldCharType="separate"/>
            </w:r>
            <w:r w:rsidR="00E77741" w:rsidRPr="006A4396" w:rsidDel="00B735EB">
              <w:rPr>
                <w:noProof/>
                <w:webHidden/>
                <w:lang w:val="en-US"/>
              </w:rPr>
              <w:delText>7</w:delText>
            </w:r>
            <w:r w:rsidR="00E77741" w:rsidRPr="006A4396" w:rsidDel="00B735EB">
              <w:rPr>
                <w:noProof/>
                <w:webHidden/>
                <w:lang w:val="en-US"/>
                <w:rPrChange w:id="475" w:author="Thomas Carteret" w:date="2021-04-07T16:08:00Z">
                  <w:rPr>
                    <w:noProof/>
                    <w:webHidden/>
                    <w:lang w:val="en-US"/>
                  </w:rPr>
                </w:rPrChange>
              </w:rPr>
              <w:fldChar w:fldCharType="end"/>
            </w:r>
            <w:r w:rsidRPr="006A4396" w:rsidDel="00B735EB">
              <w:rPr>
                <w:noProof/>
                <w:lang w:val="en-US"/>
                <w:rPrChange w:id="476" w:author="Thomas Carteret" w:date="2021-04-07T16:08:00Z">
                  <w:rPr>
                    <w:noProof/>
                    <w:lang w:val="en-US"/>
                  </w:rPr>
                </w:rPrChange>
              </w:rPr>
              <w:fldChar w:fldCharType="end"/>
            </w:r>
          </w:del>
        </w:p>
        <w:p w14:paraId="4B63A589" w14:textId="0B742BB8" w:rsidR="00E77741" w:rsidRPr="006A4396" w:rsidDel="00B735EB" w:rsidRDefault="00FE1FAA">
          <w:pPr>
            <w:pStyle w:val="TM3"/>
            <w:rPr>
              <w:del w:id="477" w:author="Thomas CARTERET" w:date="2021-06-11T11:10:00Z"/>
              <w:noProof/>
              <w:sz w:val="22"/>
              <w:szCs w:val="22"/>
              <w:lang w:val="en-US" w:eastAsia="fr-FR"/>
            </w:rPr>
          </w:pPr>
          <w:del w:id="478" w:author="Thomas CARTERET" w:date="2021-06-11T11:10:00Z">
            <w:r w:rsidRPr="006A4396" w:rsidDel="00B735EB">
              <w:rPr>
                <w:noProof/>
                <w:lang w:val="en-US"/>
                <w:rPrChange w:id="479" w:author="Thomas Carteret" w:date="2021-04-07T16:08:00Z">
                  <w:rPr/>
                </w:rPrChange>
              </w:rPr>
              <w:fldChar w:fldCharType="begin"/>
            </w:r>
            <w:r w:rsidRPr="006A4396" w:rsidDel="00B735EB">
              <w:rPr>
                <w:noProof/>
                <w:lang w:val="en-US"/>
                <w:rPrChange w:id="480" w:author="Thomas Carteret" w:date="2021-04-07T16:08:00Z">
                  <w:rPr/>
                </w:rPrChange>
              </w:rPr>
              <w:delInstrText xml:space="preserve"> HYPERLINK \l "_Toc36812851" </w:delInstrText>
            </w:r>
            <w:r w:rsidRPr="006A4396" w:rsidDel="00B735EB">
              <w:rPr>
                <w:noProof/>
                <w:lang w:val="en-US"/>
                <w:rPrChange w:id="481" w:author="Thomas Carteret" w:date="2021-04-07T16:08:00Z">
                  <w:rPr>
                    <w:noProof/>
                    <w:lang w:val="en-US"/>
                  </w:rPr>
                </w:rPrChange>
              </w:rPr>
              <w:fldChar w:fldCharType="separate"/>
            </w:r>
          </w:del>
          <w:ins w:id="482" w:author="Thomas CARTERET" w:date="2021-06-11T11:10:00Z">
            <w:r w:rsidR="00B735EB">
              <w:rPr>
                <w:b/>
                <w:bCs/>
                <w:noProof/>
              </w:rPr>
              <w:t>Erreur ! Référence de lien hypertexte non valide.</w:t>
            </w:r>
          </w:ins>
          <w:del w:id="483" w:author="Thomas CARTERET" w:date="2021-06-11T11:10:00Z">
            <w:r w:rsidR="00E77741" w:rsidRPr="006A4396" w:rsidDel="00B735EB">
              <w:rPr>
                <w:rStyle w:val="Lienhypertexte"/>
                <w:noProof/>
                <w:lang w:val="en-US"/>
              </w:rPr>
              <w:delText>5.4.1. Description</w:delText>
            </w:r>
            <w:r w:rsidR="00E77741" w:rsidRPr="006A4396" w:rsidDel="00B735EB">
              <w:rPr>
                <w:noProof/>
                <w:webHidden/>
                <w:lang w:val="en-US"/>
              </w:rPr>
              <w:tab/>
            </w:r>
            <w:r w:rsidR="00E77741" w:rsidRPr="006A4396" w:rsidDel="00B735EB">
              <w:rPr>
                <w:noProof/>
                <w:webHidden/>
                <w:lang w:val="en-US"/>
                <w:rPrChange w:id="484"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_Toc36812851 \h </w:delInstrText>
            </w:r>
            <w:r w:rsidR="00E77741" w:rsidRPr="006A4396" w:rsidDel="00B735EB">
              <w:rPr>
                <w:noProof/>
                <w:webHidden/>
                <w:lang w:val="en-US"/>
                <w:rPrChange w:id="485" w:author="Thomas Carteret" w:date="2021-04-07T16:08:00Z">
                  <w:rPr>
                    <w:noProof/>
                    <w:webHidden/>
                    <w:lang w:val="en-US"/>
                  </w:rPr>
                </w:rPrChange>
              </w:rPr>
            </w:r>
            <w:r w:rsidR="00E77741" w:rsidRPr="006A4396" w:rsidDel="00B735EB">
              <w:rPr>
                <w:noProof/>
                <w:webHidden/>
                <w:lang w:val="en-US"/>
                <w:rPrChange w:id="486" w:author="Thomas Carteret" w:date="2021-04-07T16:08:00Z">
                  <w:rPr>
                    <w:noProof/>
                    <w:webHidden/>
                    <w:lang w:val="en-US"/>
                  </w:rPr>
                </w:rPrChange>
              </w:rPr>
              <w:fldChar w:fldCharType="separate"/>
            </w:r>
            <w:r w:rsidR="00E77741" w:rsidRPr="006A4396" w:rsidDel="00B735EB">
              <w:rPr>
                <w:noProof/>
                <w:webHidden/>
                <w:lang w:val="en-US"/>
              </w:rPr>
              <w:delText>7</w:delText>
            </w:r>
            <w:r w:rsidR="00E77741" w:rsidRPr="006A4396" w:rsidDel="00B735EB">
              <w:rPr>
                <w:noProof/>
                <w:webHidden/>
                <w:lang w:val="en-US"/>
                <w:rPrChange w:id="487" w:author="Thomas Carteret" w:date="2021-04-07T16:08:00Z">
                  <w:rPr>
                    <w:noProof/>
                    <w:webHidden/>
                    <w:lang w:val="en-US"/>
                  </w:rPr>
                </w:rPrChange>
              </w:rPr>
              <w:fldChar w:fldCharType="end"/>
            </w:r>
            <w:r w:rsidRPr="006A4396" w:rsidDel="00B735EB">
              <w:rPr>
                <w:noProof/>
                <w:lang w:val="en-US"/>
                <w:rPrChange w:id="488" w:author="Thomas Carteret" w:date="2021-04-07T16:08:00Z">
                  <w:rPr>
                    <w:noProof/>
                    <w:lang w:val="en-US"/>
                  </w:rPr>
                </w:rPrChange>
              </w:rPr>
              <w:fldChar w:fldCharType="end"/>
            </w:r>
          </w:del>
        </w:p>
        <w:p w14:paraId="48D2627E" w14:textId="482202D6" w:rsidR="00E77741" w:rsidRPr="006A4396" w:rsidDel="00B735EB" w:rsidRDefault="00FE1FAA">
          <w:pPr>
            <w:pStyle w:val="TM3"/>
            <w:rPr>
              <w:del w:id="489" w:author="Thomas CARTERET" w:date="2021-06-11T11:10:00Z"/>
              <w:noProof/>
              <w:sz w:val="22"/>
              <w:szCs w:val="22"/>
              <w:lang w:val="en-US" w:eastAsia="fr-FR"/>
            </w:rPr>
          </w:pPr>
          <w:del w:id="490" w:author="Thomas CARTERET" w:date="2021-06-11T11:10:00Z">
            <w:r w:rsidRPr="006A4396" w:rsidDel="00B735EB">
              <w:rPr>
                <w:noProof/>
                <w:lang w:val="en-US"/>
                <w:rPrChange w:id="491" w:author="Thomas Carteret" w:date="2021-04-07T16:08:00Z">
                  <w:rPr/>
                </w:rPrChange>
              </w:rPr>
              <w:fldChar w:fldCharType="begin"/>
            </w:r>
            <w:r w:rsidRPr="006A4396" w:rsidDel="00B735EB">
              <w:rPr>
                <w:noProof/>
                <w:lang w:val="en-US"/>
                <w:rPrChange w:id="492" w:author="Thomas Carteret" w:date="2021-04-07T16:08:00Z">
                  <w:rPr/>
                </w:rPrChange>
              </w:rPr>
              <w:delInstrText xml:space="preserve"> HYPERLINK \l "_Toc36812852" </w:delInstrText>
            </w:r>
            <w:r w:rsidRPr="006A4396" w:rsidDel="00B735EB">
              <w:rPr>
                <w:noProof/>
                <w:lang w:val="en-US"/>
                <w:rPrChange w:id="493" w:author="Thomas Carteret" w:date="2021-04-07T16:08:00Z">
                  <w:rPr>
                    <w:noProof/>
                    <w:lang w:val="en-US"/>
                  </w:rPr>
                </w:rPrChange>
              </w:rPr>
              <w:fldChar w:fldCharType="separate"/>
            </w:r>
          </w:del>
          <w:ins w:id="494" w:author="Thomas CARTERET" w:date="2021-06-11T11:10:00Z">
            <w:r w:rsidR="00B735EB">
              <w:rPr>
                <w:b/>
                <w:bCs/>
                <w:noProof/>
              </w:rPr>
              <w:t>Erreur ! Référence de lien hypertexte non valide.</w:t>
            </w:r>
          </w:ins>
          <w:del w:id="495" w:author="Thomas CARTERET" w:date="2021-06-11T11:10:00Z">
            <w:r w:rsidR="00E77741" w:rsidRPr="006A4396" w:rsidDel="00B735EB">
              <w:rPr>
                <w:rStyle w:val="Lienhypertexte"/>
                <w:noProof/>
                <w:lang w:val="en-US"/>
              </w:rPr>
              <w:delText>5.4.2. Inputs</w:delText>
            </w:r>
            <w:r w:rsidR="00E77741" w:rsidRPr="006A4396" w:rsidDel="00B735EB">
              <w:rPr>
                <w:noProof/>
                <w:webHidden/>
                <w:lang w:val="en-US"/>
              </w:rPr>
              <w:tab/>
            </w:r>
            <w:r w:rsidR="00E77741" w:rsidRPr="006A4396" w:rsidDel="00B735EB">
              <w:rPr>
                <w:noProof/>
                <w:webHidden/>
                <w:lang w:val="en-US"/>
                <w:rPrChange w:id="496"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_Toc36812852 \h </w:delInstrText>
            </w:r>
            <w:r w:rsidR="00E77741" w:rsidRPr="006A4396" w:rsidDel="00B735EB">
              <w:rPr>
                <w:noProof/>
                <w:webHidden/>
                <w:lang w:val="en-US"/>
                <w:rPrChange w:id="497" w:author="Thomas Carteret" w:date="2021-04-07T16:08:00Z">
                  <w:rPr>
                    <w:noProof/>
                    <w:webHidden/>
                    <w:lang w:val="en-US"/>
                  </w:rPr>
                </w:rPrChange>
              </w:rPr>
            </w:r>
            <w:r w:rsidR="00E77741" w:rsidRPr="006A4396" w:rsidDel="00B735EB">
              <w:rPr>
                <w:noProof/>
                <w:webHidden/>
                <w:lang w:val="en-US"/>
                <w:rPrChange w:id="498" w:author="Thomas Carteret" w:date="2021-04-07T16:08:00Z">
                  <w:rPr>
                    <w:noProof/>
                    <w:webHidden/>
                    <w:lang w:val="en-US"/>
                  </w:rPr>
                </w:rPrChange>
              </w:rPr>
              <w:fldChar w:fldCharType="separate"/>
            </w:r>
            <w:r w:rsidR="00E77741" w:rsidRPr="006A4396" w:rsidDel="00B735EB">
              <w:rPr>
                <w:noProof/>
                <w:webHidden/>
                <w:lang w:val="en-US"/>
              </w:rPr>
              <w:delText>7</w:delText>
            </w:r>
            <w:r w:rsidR="00E77741" w:rsidRPr="006A4396" w:rsidDel="00B735EB">
              <w:rPr>
                <w:noProof/>
                <w:webHidden/>
                <w:lang w:val="en-US"/>
                <w:rPrChange w:id="499" w:author="Thomas Carteret" w:date="2021-04-07T16:08:00Z">
                  <w:rPr>
                    <w:noProof/>
                    <w:webHidden/>
                    <w:lang w:val="en-US"/>
                  </w:rPr>
                </w:rPrChange>
              </w:rPr>
              <w:fldChar w:fldCharType="end"/>
            </w:r>
            <w:r w:rsidRPr="006A4396" w:rsidDel="00B735EB">
              <w:rPr>
                <w:noProof/>
                <w:lang w:val="en-US"/>
                <w:rPrChange w:id="500" w:author="Thomas Carteret" w:date="2021-04-07T16:08:00Z">
                  <w:rPr>
                    <w:noProof/>
                    <w:lang w:val="en-US"/>
                  </w:rPr>
                </w:rPrChange>
              </w:rPr>
              <w:fldChar w:fldCharType="end"/>
            </w:r>
          </w:del>
        </w:p>
        <w:p w14:paraId="4A1960ED" w14:textId="5F0EAA20" w:rsidR="00E77741" w:rsidRPr="006A4396" w:rsidDel="00B735EB" w:rsidRDefault="00FE1FAA">
          <w:pPr>
            <w:pStyle w:val="TM3"/>
            <w:rPr>
              <w:del w:id="501" w:author="Thomas CARTERET" w:date="2021-06-11T11:10:00Z"/>
              <w:noProof/>
              <w:sz w:val="22"/>
              <w:szCs w:val="22"/>
              <w:lang w:val="en-US" w:eastAsia="fr-FR"/>
            </w:rPr>
          </w:pPr>
          <w:del w:id="502" w:author="Thomas CARTERET" w:date="2021-06-11T11:10:00Z">
            <w:r w:rsidRPr="006A4396" w:rsidDel="00B735EB">
              <w:rPr>
                <w:noProof/>
                <w:lang w:val="en-US"/>
                <w:rPrChange w:id="503" w:author="Thomas Carteret" w:date="2021-04-07T16:08:00Z">
                  <w:rPr/>
                </w:rPrChange>
              </w:rPr>
              <w:fldChar w:fldCharType="begin"/>
            </w:r>
            <w:r w:rsidRPr="006A4396" w:rsidDel="00B735EB">
              <w:rPr>
                <w:noProof/>
                <w:lang w:val="en-US"/>
                <w:rPrChange w:id="504" w:author="Thomas Carteret" w:date="2021-04-07T16:08:00Z">
                  <w:rPr/>
                </w:rPrChange>
              </w:rPr>
              <w:delInstrText xml:space="preserve"> HYPERLINK \l "_Toc36812853" </w:delInstrText>
            </w:r>
            <w:r w:rsidRPr="006A4396" w:rsidDel="00B735EB">
              <w:rPr>
                <w:noProof/>
                <w:lang w:val="en-US"/>
                <w:rPrChange w:id="505" w:author="Thomas Carteret" w:date="2021-04-07T16:08:00Z">
                  <w:rPr>
                    <w:noProof/>
                    <w:lang w:val="en-US"/>
                  </w:rPr>
                </w:rPrChange>
              </w:rPr>
              <w:fldChar w:fldCharType="separate"/>
            </w:r>
          </w:del>
          <w:ins w:id="506" w:author="Thomas CARTERET" w:date="2021-06-11T11:10:00Z">
            <w:r w:rsidR="00B735EB">
              <w:rPr>
                <w:b/>
                <w:bCs/>
                <w:noProof/>
              </w:rPr>
              <w:t>Erreur ! Référence de lien hypertexte non valide.</w:t>
            </w:r>
          </w:ins>
          <w:del w:id="507" w:author="Thomas CARTERET" w:date="2021-06-11T11:10:00Z">
            <w:r w:rsidR="00E77741" w:rsidRPr="006A4396" w:rsidDel="00B735EB">
              <w:rPr>
                <w:rStyle w:val="Lienhypertexte"/>
                <w:noProof/>
                <w:lang w:val="en-US"/>
              </w:rPr>
              <w:delText>5.4.3. Outputs / Deliverables</w:delText>
            </w:r>
            <w:r w:rsidR="00E77741" w:rsidRPr="006A4396" w:rsidDel="00B735EB">
              <w:rPr>
                <w:noProof/>
                <w:webHidden/>
                <w:lang w:val="en-US"/>
              </w:rPr>
              <w:tab/>
            </w:r>
            <w:r w:rsidR="00E77741" w:rsidRPr="006A4396" w:rsidDel="00B735EB">
              <w:rPr>
                <w:noProof/>
                <w:webHidden/>
                <w:lang w:val="en-US"/>
                <w:rPrChange w:id="508"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_Toc36812853 \h </w:delInstrText>
            </w:r>
            <w:r w:rsidR="00E77741" w:rsidRPr="006A4396" w:rsidDel="00B735EB">
              <w:rPr>
                <w:noProof/>
                <w:webHidden/>
                <w:lang w:val="en-US"/>
                <w:rPrChange w:id="509" w:author="Thomas Carteret" w:date="2021-04-07T16:08:00Z">
                  <w:rPr>
                    <w:noProof/>
                    <w:webHidden/>
                    <w:lang w:val="en-US"/>
                  </w:rPr>
                </w:rPrChange>
              </w:rPr>
            </w:r>
            <w:r w:rsidR="00E77741" w:rsidRPr="006A4396" w:rsidDel="00B735EB">
              <w:rPr>
                <w:noProof/>
                <w:webHidden/>
                <w:lang w:val="en-US"/>
                <w:rPrChange w:id="510" w:author="Thomas Carteret" w:date="2021-04-07T16:08:00Z">
                  <w:rPr>
                    <w:noProof/>
                    <w:webHidden/>
                    <w:lang w:val="en-US"/>
                  </w:rPr>
                </w:rPrChange>
              </w:rPr>
              <w:fldChar w:fldCharType="separate"/>
            </w:r>
            <w:r w:rsidR="00E77741" w:rsidRPr="006A4396" w:rsidDel="00B735EB">
              <w:rPr>
                <w:noProof/>
                <w:webHidden/>
                <w:lang w:val="en-US"/>
              </w:rPr>
              <w:delText>7</w:delText>
            </w:r>
            <w:r w:rsidR="00E77741" w:rsidRPr="006A4396" w:rsidDel="00B735EB">
              <w:rPr>
                <w:noProof/>
                <w:webHidden/>
                <w:lang w:val="en-US"/>
                <w:rPrChange w:id="511" w:author="Thomas Carteret" w:date="2021-04-07T16:08:00Z">
                  <w:rPr>
                    <w:noProof/>
                    <w:webHidden/>
                    <w:lang w:val="en-US"/>
                  </w:rPr>
                </w:rPrChange>
              </w:rPr>
              <w:fldChar w:fldCharType="end"/>
            </w:r>
            <w:r w:rsidRPr="006A4396" w:rsidDel="00B735EB">
              <w:rPr>
                <w:noProof/>
                <w:lang w:val="en-US"/>
                <w:rPrChange w:id="512" w:author="Thomas Carteret" w:date="2021-04-07T16:08:00Z">
                  <w:rPr>
                    <w:noProof/>
                    <w:lang w:val="en-US"/>
                  </w:rPr>
                </w:rPrChange>
              </w:rPr>
              <w:fldChar w:fldCharType="end"/>
            </w:r>
          </w:del>
        </w:p>
        <w:p w14:paraId="4AA8462E" w14:textId="5CA33F89" w:rsidR="00E77741" w:rsidRPr="006A4396" w:rsidDel="00B735EB" w:rsidRDefault="00FE1FAA">
          <w:pPr>
            <w:pStyle w:val="TM2"/>
            <w:tabs>
              <w:tab w:val="right" w:leader="dot" w:pos="9060"/>
            </w:tabs>
            <w:rPr>
              <w:del w:id="513" w:author="Thomas CARTERET" w:date="2021-06-11T11:10:00Z"/>
              <w:noProof/>
              <w:sz w:val="22"/>
              <w:szCs w:val="22"/>
              <w:lang w:val="en-US" w:eastAsia="fr-FR"/>
            </w:rPr>
          </w:pPr>
          <w:del w:id="514" w:author="Thomas CARTERET" w:date="2021-06-11T11:10:00Z">
            <w:r w:rsidRPr="006A4396" w:rsidDel="00B735EB">
              <w:rPr>
                <w:noProof/>
                <w:lang w:val="en-US"/>
                <w:rPrChange w:id="515" w:author="Thomas Carteret" w:date="2021-04-07T16:08:00Z">
                  <w:rPr/>
                </w:rPrChange>
              </w:rPr>
              <w:fldChar w:fldCharType="begin"/>
            </w:r>
            <w:r w:rsidRPr="006A4396" w:rsidDel="00B735EB">
              <w:rPr>
                <w:noProof/>
                <w:lang w:val="en-US"/>
                <w:rPrChange w:id="516" w:author="Thomas Carteret" w:date="2021-04-07T16:08:00Z">
                  <w:rPr/>
                </w:rPrChange>
              </w:rPr>
              <w:delInstrText xml:space="preserve"> HYPERLINK \l "_Toc36812854" </w:delInstrText>
            </w:r>
            <w:r w:rsidRPr="006A4396" w:rsidDel="00B735EB">
              <w:rPr>
                <w:noProof/>
                <w:lang w:val="en-US"/>
                <w:rPrChange w:id="517" w:author="Thomas Carteret" w:date="2021-04-07T16:08:00Z">
                  <w:rPr>
                    <w:noProof/>
                    <w:lang w:val="en-US"/>
                  </w:rPr>
                </w:rPrChange>
              </w:rPr>
              <w:fldChar w:fldCharType="separate"/>
            </w:r>
          </w:del>
          <w:ins w:id="518" w:author="Thomas CARTERET" w:date="2021-06-11T11:10:00Z">
            <w:r w:rsidR="00B735EB">
              <w:rPr>
                <w:b/>
                <w:bCs/>
                <w:noProof/>
              </w:rPr>
              <w:t>Erreur ! Référence de lien hypertexte non valide.</w:t>
            </w:r>
          </w:ins>
          <w:del w:id="519" w:author="Thomas CARTERET" w:date="2021-06-11T11:10:00Z">
            <w:r w:rsidR="00E77741" w:rsidRPr="006A4396" w:rsidDel="00B735EB">
              <w:rPr>
                <w:rStyle w:val="Lienhypertexte"/>
                <w:noProof/>
                <w:lang w:val="en-US"/>
              </w:rPr>
              <w:delText>5.5. Work Package 5: Integration</w:delText>
            </w:r>
            <w:r w:rsidR="00E77741" w:rsidRPr="006A4396" w:rsidDel="00B735EB">
              <w:rPr>
                <w:noProof/>
                <w:webHidden/>
                <w:lang w:val="en-US"/>
              </w:rPr>
              <w:tab/>
            </w:r>
            <w:r w:rsidR="00E77741" w:rsidRPr="006A4396" w:rsidDel="00B735EB">
              <w:rPr>
                <w:noProof/>
                <w:webHidden/>
                <w:lang w:val="en-US"/>
                <w:rPrChange w:id="520"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_Toc36812854 \h </w:delInstrText>
            </w:r>
            <w:r w:rsidR="00E77741" w:rsidRPr="006A4396" w:rsidDel="00B735EB">
              <w:rPr>
                <w:noProof/>
                <w:webHidden/>
                <w:lang w:val="en-US"/>
                <w:rPrChange w:id="521" w:author="Thomas Carteret" w:date="2021-04-07T16:08:00Z">
                  <w:rPr>
                    <w:noProof/>
                    <w:webHidden/>
                    <w:lang w:val="en-US"/>
                  </w:rPr>
                </w:rPrChange>
              </w:rPr>
            </w:r>
            <w:r w:rsidR="00E77741" w:rsidRPr="006A4396" w:rsidDel="00B735EB">
              <w:rPr>
                <w:noProof/>
                <w:webHidden/>
                <w:lang w:val="en-US"/>
                <w:rPrChange w:id="522" w:author="Thomas Carteret" w:date="2021-04-07T16:08:00Z">
                  <w:rPr>
                    <w:noProof/>
                    <w:webHidden/>
                    <w:lang w:val="en-US"/>
                  </w:rPr>
                </w:rPrChange>
              </w:rPr>
              <w:fldChar w:fldCharType="separate"/>
            </w:r>
            <w:r w:rsidR="00E77741" w:rsidRPr="006A4396" w:rsidDel="00B735EB">
              <w:rPr>
                <w:noProof/>
                <w:webHidden/>
                <w:lang w:val="en-US"/>
              </w:rPr>
              <w:delText>8</w:delText>
            </w:r>
            <w:r w:rsidR="00E77741" w:rsidRPr="006A4396" w:rsidDel="00B735EB">
              <w:rPr>
                <w:noProof/>
                <w:webHidden/>
                <w:lang w:val="en-US"/>
                <w:rPrChange w:id="523" w:author="Thomas Carteret" w:date="2021-04-07T16:08:00Z">
                  <w:rPr>
                    <w:noProof/>
                    <w:webHidden/>
                    <w:lang w:val="en-US"/>
                  </w:rPr>
                </w:rPrChange>
              </w:rPr>
              <w:fldChar w:fldCharType="end"/>
            </w:r>
            <w:r w:rsidRPr="006A4396" w:rsidDel="00B735EB">
              <w:rPr>
                <w:noProof/>
                <w:lang w:val="en-US"/>
                <w:rPrChange w:id="524" w:author="Thomas Carteret" w:date="2021-04-07T16:08:00Z">
                  <w:rPr>
                    <w:noProof/>
                    <w:lang w:val="en-US"/>
                  </w:rPr>
                </w:rPrChange>
              </w:rPr>
              <w:fldChar w:fldCharType="end"/>
            </w:r>
          </w:del>
        </w:p>
        <w:p w14:paraId="349923A2" w14:textId="3192B5B8" w:rsidR="00E77741" w:rsidRPr="006A4396" w:rsidDel="00B735EB" w:rsidRDefault="00FE1FAA">
          <w:pPr>
            <w:pStyle w:val="TM3"/>
            <w:rPr>
              <w:del w:id="525" w:author="Thomas CARTERET" w:date="2021-06-11T11:10:00Z"/>
              <w:noProof/>
              <w:sz w:val="22"/>
              <w:szCs w:val="22"/>
              <w:lang w:val="en-US" w:eastAsia="fr-FR"/>
            </w:rPr>
          </w:pPr>
          <w:del w:id="526" w:author="Thomas CARTERET" w:date="2021-06-11T11:10:00Z">
            <w:r w:rsidRPr="006A4396" w:rsidDel="00B735EB">
              <w:rPr>
                <w:noProof/>
                <w:lang w:val="en-US"/>
                <w:rPrChange w:id="527" w:author="Thomas Carteret" w:date="2021-04-07T16:08:00Z">
                  <w:rPr/>
                </w:rPrChange>
              </w:rPr>
              <w:fldChar w:fldCharType="begin"/>
            </w:r>
            <w:r w:rsidRPr="006A4396" w:rsidDel="00B735EB">
              <w:rPr>
                <w:noProof/>
                <w:lang w:val="en-US"/>
                <w:rPrChange w:id="528" w:author="Thomas Carteret" w:date="2021-04-07T16:08:00Z">
                  <w:rPr/>
                </w:rPrChange>
              </w:rPr>
              <w:delInstrText xml:space="preserve"> HYPERLINK \l "_Toc36812855" </w:delInstrText>
            </w:r>
            <w:r w:rsidRPr="006A4396" w:rsidDel="00B735EB">
              <w:rPr>
                <w:noProof/>
                <w:lang w:val="en-US"/>
                <w:rPrChange w:id="529" w:author="Thomas Carteret" w:date="2021-04-07T16:08:00Z">
                  <w:rPr>
                    <w:noProof/>
                    <w:lang w:val="en-US"/>
                  </w:rPr>
                </w:rPrChange>
              </w:rPr>
              <w:fldChar w:fldCharType="separate"/>
            </w:r>
          </w:del>
          <w:ins w:id="530" w:author="Thomas CARTERET" w:date="2021-06-11T11:10:00Z">
            <w:r w:rsidR="00B735EB">
              <w:rPr>
                <w:b/>
                <w:bCs/>
                <w:noProof/>
              </w:rPr>
              <w:t>Erreur ! Référence de lien hypertexte non valide.</w:t>
            </w:r>
          </w:ins>
          <w:del w:id="531" w:author="Thomas CARTERET" w:date="2021-06-11T11:10:00Z">
            <w:r w:rsidR="00E77741" w:rsidRPr="006A4396" w:rsidDel="00B735EB">
              <w:rPr>
                <w:rStyle w:val="Lienhypertexte"/>
                <w:noProof/>
                <w:lang w:val="en-US"/>
              </w:rPr>
              <w:delText>5.5.1. Description</w:delText>
            </w:r>
            <w:r w:rsidR="00E77741" w:rsidRPr="006A4396" w:rsidDel="00B735EB">
              <w:rPr>
                <w:noProof/>
                <w:webHidden/>
                <w:lang w:val="en-US"/>
              </w:rPr>
              <w:tab/>
            </w:r>
            <w:r w:rsidR="00E77741" w:rsidRPr="006A4396" w:rsidDel="00B735EB">
              <w:rPr>
                <w:noProof/>
                <w:webHidden/>
                <w:lang w:val="en-US"/>
                <w:rPrChange w:id="532"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_Toc36812855 \h </w:delInstrText>
            </w:r>
            <w:r w:rsidR="00E77741" w:rsidRPr="006A4396" w:rsidDel="00B735EB">
              <w:rPr>
                <w:noProof/>
                <w:webHidden/>
                <w:lang w:val="en-US"/>
                <w:rPrChange w:id="533" w:author="Thomas Carteret" w:date="2021-04-07T16:08:00Z">
                  <w:rPr>
                    <w:noProof/>
                    <w:webHidden/>
                    <w:lang w:val="en-US"/>
                  </w:rPr>
                </w:rPrChange>
              </w:rPr>
            </w:r>
            <w:r w:rsidR="00E77741" w:rsidRPr="006A4396" w:rsidDel="00B735EB">
              <w:rPr>
                <w:noProof/>
                <w:webHidden/>
                <w:lang w:val="en-US"/>
                <w:rPrChange w:id="534" w:author="Thomas Carteret" w:date="2021-04-07T16:08:00Z">
                  <w:rPr>
                    <w:noProof/>
                    <w:webHidden/>
                    <w:lang w:val="en-US"/>
                  </w:rPr>
                </w:rPrChange>
              </w:rPr>
              <w:fldChar w:fldCharType="separate"/>
            </w:r>
            <w:r w:rsidR="00E77741" w:rsidRPr="006A4396" w:rsidDel="00B735EB">
              <w:rPr>
                <w:noProof/>
                <w:webHidden/>
                <w:lang w:val="en-US"/>
              </w:rPr>
              <w:delText>8</w:delText>
            </w:r>
            <w:r w:rsidR="00E77741" w:rsidRPr="006A4396" w:rsidDel="00B735EB">
              <w:rPr>
                <w:noProof/>
                <w:webHidden/>
                <w:lang w:val="en-US"/>
                <w:rPrChange w:id="535" w:author="Thomas Carteret" w:date="2021-04-07T16:08:00Z">
                  <w:rPr>
                    <w:noProof/>
                    <w:webHidden/>
                    <w:lang w:val="en-US"/>
                  </w:rPr>
                </w:rPrChange>
              </w:rPr>
              <w:fldChar w:fldCharType="end"/>
            </w:r>
            <w:r w:rsidRPr="006A4396" w:rsidDel="00B735EB">
              <w:rPr>
                <w:noProof/>
                <w:lang w:val="en-US"/>
                <w:rPrChange w:id="536" w:author="Thomas Carteret" w:date="2021-04-07T16:08:00Z">
                  <w:rPr>
                    <w:noProof/>
                    <w:lang w:val="en-US"/>
                  </w:rPr>
                </w:rPrChange>
              </w:rPr>
              <w:fldChar w:fldCharType="end"/>
            </w:r>
          </w:del>
        </w:p>
        <w:p w14:paraId="71F8DE48" w14:textId="3D64FEA1" w:rsidR="00E77741" w:rsidRPr="006A4396" w:rsidDel="00B735EB" w:rsidRDefault="00FE1FAA">
          <w:pPr>
            <w:pStyle w:val="TM3"/>
            <w:rPr>
              <w:del w:id="537" w:author="Thomas CARTERET" w:date="2021-06-11T11:10:00Z"/>
              <w:noProof/>
              <w:sz w:val="22"/>
              <w:szCs w:val="22"/>
              <w:lang w:val="en-US" w:eastAsia="fr-FR"/>
            </w:rPr>
          </w:pPr>
          <w:del w:id="538" w:author="Thomas CARTERET" w:date="2021-06-11T11:10:00Z">
            <w:r w:rsidRPr="006A4396" w:rsidDel="00B735EB">
              <w:rPr>
                <w:noProof/>
                <w:lang w:val="en-US"/>
                <w:rPrChange w:id="539" w:author="Thomas Carteret" w:date="2021-04-07T16:08:00Z">
                  <w:rPr/>
                </w:rPrChange>
              </w:rPr>
              <w:fldChar w:fldCharType="begin"/>
            </w:r>
            <w:r w:rsidRPr="006A4396" w:rsidDel="00B735EB">
              <w:rPr>
                <w:noProof/>
                <w:lang w:val="en-US"/>
                <w:rPrChange w:id="540" w:author="Thomas Carteret" w:date="2021-04-07T16:08:00Z">
                  <w:rPr/>
                </w:rPrChange>
              </w:rPr>
              <w:delInstrText xml:space="preserve"> HYPERLINK \l "_Toc36812856" </w:delInstrText>
            </w:r>
            <w:r w:rsidRPr="006A4396" w:rsidDel="00B735EB">
              <w:rPr>
                <w:noProof/>
                <w:lang w:val="en-US"/>
                <w:rPrChange w:id="541" w:author="Thomas Carteret" w:date="2021-04-07T16:08:00Z">
                  <w:rPr>
                    <w:noProof/>
                    <w:lang w:val="en-US"/>
                  </w:rPr>
                </w:rPrChange>
              </w:rPr>
              <w:fldChar w:fldCharType="separate"/>
            </w:r>
          </w:del>
          <w:ins w:id="542" w:author="Thomas CARTERET" w:date="2021-06-11T11:10:00Z">
            <w:r w:rsidR="00B735EB">
              <w:rPr>
                <w:b/>
                <w:bCs/>
                <w:noProof/>
              </w:rPr>
              <w:t>Erreur ! Référence de lien hypertexte non valide.</w:t>
            </w:r>
          </w:ins>
          <w:del w:id="543" w:author="Thomas CARTERET" w:date="2021-06-11T11:10:00Z">
            <w:r w:rsidR="00E77741" w:rsidRPr="006A4396" w:rsidDel="00B735EB">
              <w:rPr>
                <w:rStyle w:val="Lienhypertexte"/>
                <w:noProof/>
                <w:lang w:val="en-US"/>
              </w:rPr>
              <w:delText>5.5.2. Inputs</w:delText>
            </w:r>
            <w:r w:rsidR="00E77741" w:rsidRPr="006A4396" w:rsidDel="00B735EB">
              <w:rPr>
                <w:noProof/>
                <w:webHidden/>
                <w:lang w:val="en-US"/>
              </w:rPr>
              <w:tab/>
            </w:r>
            <w:r w:rsidR="00E77741" w:rsidRPr="006A4396" w:rsidDel="00B735EB">
              <w:rPr>
                <w:noProof/>
                <w:webHidden/>
                <w:lang w:val="en-US"/>
                <w:rPrChange w:id="544"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_Toc36812856 \h </w:delInstrText>
            </w:r>
            <w:r w:rsidR="00E77741" w:rsidRPr="006A4396" w:rsidDel="00B735EB">
              <w:rPr>
                <w:noProof/>
                <w:webHidden/>
                <w:lang w:val="en-US"/>
                <w:rPrChange w:id="545" w:author="Thomas Carteret" w:date="2021-04-07T16:08:00Z">
                  <w:rPr>
                    <w:noProof/>
                    <w:webHidden/>
                    <w:lang w:val="en-US"/>
                  </w:rPr>
                </w:rPrChange>
              </w:rPr>
            </w:r>
            <w:r w:rsidR="00E77741" w:rsidRPr="006A4396" w:rsidDel="00B735EB">
              <w:rPr>
                <w:noProof/>
                <w:webHidden/>
                <w:lang w:val="en-US"/>
                <w:rPrChange w:id="546" w:author="Thomas Carteret" w:date="2021-04-07T16:08:00Z">
                  <w:rPr>
                    <w:noProof/>
                    <w:webHidden/>
                    <w:lang w:val="en-US"/>
                  </w:rPr>
                </w:rPrChange>
              </w:rPr>
              <w:fldChar w:fldCharType="separate"/>
            </w:r>
            <w:r w:rsidR="00E77741" w:rsidRPr="006A4396" w:rsidDel="00B735EB">
              <w:rPr>
                <w:noProof/>
                <w:webHidden/>
                <w:lang w:val="en-US"/>
              </w:rPr>
              <w:delText>8</w:delText>
            </w:r>
            <w:r w:rsidR="00E77741" w:rsidRPr="006A4396" w:rsidDel="00B735EB">
              <w:rPr>
                <w:noProof/>
                <w:webHidden/>
                <w:lang w:val="en-US"/>
                <w:rPrChange w:id="547" w:author="Thomas Carteret" w:date="2021-04-07T16:08:00Z">
                  <w:rPr>
                    <w:noProof/>
                    <w:webHidden/>
                    <w:lang w:val="en-US"/>
                  </w:rPr>
                </w:rPrChange>
              </w:rPr>
              <w:fldChar w:fldCharType="end"/>
            </w:r>
            <w:r w:rsidRPr="006A4396" w:rsidDel="00B735EB">
              <w:rPr>
                <w:noProof/>
                <w:lang w:val="en-US"/>
                <w:rPrChange w:id="548" w:author="Thomas Carteret" w:date="2021-04-07T16:08:00Z">
                  <w:rPr>
                    <w:noProof/>
                    <w:lang w:val="en-US"/>
                  </w:rPr>
                </w:rPrChange>
              </w:rPr>
              <w:fldChar w:fldCharType="end"/>
            </w:r>
          </w:del>
        </w:p>
        <w:p w14:paraId="73746797" w14:textId="39E5EEA8" w:rsidR="00E77741" w:rsidRPr="006A4396" w:rsidDel="00B735EB" w:rsidRDefault="00FE1FAA">
          <w:pPr>
            <w:pStyle w:val="TM3"/>
            <w:rPr>
              <w:del w:id="549" w:author="Thomas CARTERET" w:date="2021-06-11T11:10:00Z"/>
              <w:noProof/>
              <w:sz w:val="22"/>
              <w:szCs w:val="22"/>
              <w:lang w:val="en-US" w:eastAsia="fr-FR"/>
            </w:rPr>
          </w:pPr>
          <w:del w:id="550" w:author="Thomas CARTERET" w:date="2021-06-11T11:10:00Z">
            <w:r w:rsidRPr="006A4396" w:rsidDel="00B735EB">
              <w:rPr>
                <w:noProof/>
                <w:lang w:val="en-US"/>
                <w:rPrChange w:id="551" w:author="Thomas Carteret" w:date="2021-04-07T16:08:00Z">
                  <w:rPr/>
                </w:rPrChange>
              </w:rPr>
              <w:fldChar w:fldCharType="begin"/>
            </w:r>
            <w:r w:rsidRPr="006A4396" w:rsidDel="00B735EB">
              <w:rPr>
                <w:noProof/>
                <w:lang w:val="en-US"/>
                <w:rPrChange w:id="552" w:author="Thomas Carteret" w:date="2021-04-07T16:08:00Z">
                  <w:rPr/>
                </w:rPrChange>
              </w:rPr>
              <w:delInstrText xml:space="preserve"> HYPERLINK \l "_Toc36812857" </w:delInstrText>
            </w:r>
            <w:r w:rsidRPr="006A4396" w:rsidDel="00B735EB">
              <w:rPr>
                <w:noProof/>
                <w:lang w:val="en-US"/>
                <w:rPrChange w:id="553" w:author="Thomas Carteret" w:date="2021-04-07T16:08:00Z">
                  <w:rPr>
                    <w:noProof/>
                    <w:lang w:val="en-US"/>
                  </w:rPr>
                </w:rPrChange>
              </w:rPr>
              <w:fldChar w:fldCharType="separate"/>
            </w:r>
          </w:del>
          <w:ins w:id="554" w:author="Thomas CARTERET" w:date="2021-06-11T11:10:00Z">
            <w:r w:rsidR="00B735EB">
              <w:rPr>
                <w:b/>
                <w:bCs/>
                <w:noProof/>
              </w:rPr>
              <w:t>Erreur ! Référence de lien hypertexte non valide.</w:t>
            </w:r>
          </w:ins>
          <w:del w:id="555" w:author="Thomas CARTERET" w:date="2021-06-11T11:10:00Z">
            <w:r w:rsidR="00E77741" w:rsidRPr="006A4396" w:rsidDel="00B735EB">
              <w:rPr>
                <w:rStyle w:val="Lienhypertexte"/>
                <w:noProof/>
                <w:lang w:val="en-US"/>
              </w:rPr>
              <w:delText>5.5.3. Outputs / Deliverables</w:delText>
            </w:r>
            <w:r w:rsidR="00E77741" w:rsidRPr="006A4396" w:rsidDel="00B735EB">
              <w:rPr>
                <w:noProof/>
                <w:webHidden/>
                <w:lang w:val="en-US"/>
              </w:rPr>
              <w:tab/>
            </w:r>
            <w:r w:rsidR="00E77741" w:rsidRPr="006A4396" w:rsidDel="00B735EB">
              <w:rPr>
                <w:noProof/>
                <w:webHidden/>
                <w:lang w:val="en-US"/>
                <w:rPrChange w:id="556"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_Toc36812857 \h </w:delInstrText>
            </w:r>
            <w:r w:rsidR="00E77741" w:rsidRPr="006A4396" w:rsidDel="00B735EB">
              <w:rPr>
                <w:noProof/>
                <w:webHidden/>
                <w:lang w:val="en-US"/>
                <w:rPrChange w:id="557" w:author="Thomas Carteret" w:date="2021-04-07T16:08:00Z">
                  <w:rPr>
                    <w:noProof/>
                    <w:webHidden/>
                    <w:lang w:val="en-US"/>
                  </w:rPr>
                </w:rPrChange>
              </w:rPr>
            </w:r>
            <w:r w:rsidR="00E77741" w:rsidRPr="006A4396" w:rsidDel="00B735EB">
              <w:rPr>
                <w:noProof/>
                <w:webHidden/>
                <w:lang w:val="en-US"/>
                <w:rPrChange w:id="558" w:author="Thomas Carteret" w:date="2021-04-07T16:08:00Z">
                  <w:rPr>
                    <w:noProof/>
                    <w:webHidden/>
                    <w:lang w:val="en-US"/>
                  </w:rPr>
                </w:rPrChange>
              </w:rPr>
              <w:fldChar w:fldCharType="separate"/>
            </w:r>
            <w:r w:rsidR="00E77741" w:rsidRPr="006A4396" w:rsidDel="00B735EB">
              <w:rPr>
                <w:noProof/>
                <w:webHidden/>
                <w:lang w:val="en-US"/>
              </w:rPr>
              <w:delText>8</w:delText>
            </w:r>
            <w:r w:rsidR="00E77741" w:rsidRPr="006A4396" w:rsidDel="00B735EB">
              <w:rPr>
                <w:noProof/>
                <w:webHidden/>
                <w:lang w:val="en-US"/>
                <w:rPrChange w:id="559" w:author="Thomas Carteret" w:date="2021-04-07T16:08:00Z">
                  <w:rPr>
                    <w:noProof/>
                    <w:webHidden/>
                    <w:lang w:val="en-US"/>
                  </w:rPr>
                </w:rPrChange>
              </w:rPr>
              <w:fldChar w:fldCharType="end"/>
            </w:r>
            <w:r w:rsidRPr="006A4396" w:rsidDel="00B735EB">
              <w:rPr>
                <w:noProof/>
                <w:lang w:val="en-US"/>
                <w:rPrChange w:id="560" w:author="Thomas Carteret" w:date="2021-04-07T16:08:00Z">
                  <w:rPr>
                    <w:noProof/>
                    <w:lang w:val="en-US"/>
                  </w:rPr>
                </w:rPrChange>
              </w:rPr>
              <w:fldChar w:fldCharType="end"/>
            </w:r>
          </w:del>
        </w:p>
        <w:p w14:paraId="53B6FA60" w14:textId="6171731A" w:rsidR="00E77741" w:rsidRPr="006A4396" w:rsidDel="00B735EB" w:rsidRDefault="00FE1FAA">
          <w:pPr>
            <w:pStyle w:val="TM1"/>
            <w:rPr>
              <w:del w:id="561" w:author="Thomas CARTERET" w:date="2021-06-11T11:10:00Z"/>
              <w:noProof/>
              <w:sz w:val="22"/>
              <w:szCs w:val="22"/>
              <w:lang w:val="en-US" w:eastAsia="fr-FR"/>
            </w:rPr>
          </w:pPr>
          <w:del w:id="562" w:author="Thomas CARTERET" w:date="2021-06-11T11:10:00Z">
            <w:r w:rsidRPr="006A4396" w:rsidDel="00B735EB">
              <w:rPr>
                <w:noProof/>
                <w:lang w:val="en-US"/>
                <w:rPrChange w:id="563" w:author="Thomas Carteret" w:date="2021-04-07T16:08:00Z">
                  <w:rPr/>
                </w:rPrChange>
              </w:rPr>
              <w:fldChar w:fldCharType="begin"/>
            </w:r>
            <w:r w:rsidRPr="006A4396" w:rsidDel="00B735EB">
              <w:rPr>
                <w:noProof/>
                <w:lang w:val="en-US"/>
                <w:rPrChange w:id="564" w:author="Thomas Carteret" w:date="2021-04-07T16:08:00Z">
                  <w:rPr/>
                </w:rPrChange>
              </w:rPr>
              <w:delInstrText xml:space="preserve"> HYPERLINK \l "_Toc36812858" </w:delInstrText>
            </w:r>
            <w:r w:rsidRPr="006A4396" w:rsidDel="00B735EB">
              <w:rPr>
                <w:noProof/>
                <w:lang w:val="en-US"/>
                <w:rPrChange w:id="565" w:author="Thomas Carteret" w:date="2021-04-07T16:08:00Z">
                  <w:rPr>
                    <w:noProof/>
                    <w:lang w:val="en-US"/>
                  </w:rPr>
                </w:rPrChange>
              </w:rPr>
              <w:fldChar w:fldCharType="separate"/>
            </w:r>
          </w:del>
          <w:ins w:id="566" w:author="Thomas CARTERET" w:date="2021-06-11T11:10:00Z">
            <w:r w:rsidR="00B735EB">
              <w:rPr>
                <w:b/>
                <w:bCs/>
                <w:noProof/>
              </w:rPr>
              <w:t>Erreur ! Référence de lien hypertexte non valide.</w:t>
            </w:r>
          </w:ins>
          <w:del w:id="567" w:author="Thomas CARTERET" w:date="2021-06-11T11:10:00Z">
            <w:r w:rsidR="00E77741" w:rsidRPr="006A4396" w:rsidDel="00B735EB">
              <w:rPr>
                <w:rStyle w:val="Lienhypertexte"/>
                <w:noProof/>
                <w:lang w:val="en-US"/>
              </w:rPr>
              <w:delText>6. Risk Assessments</w:delText>
            </w:r>
            <w:r w:rsidR="00E77741" w:rsidRPr="006A4396" w:rsidDel="00B735EB">
              <w:rPr>
                <w:noProof/>
                <w:webHidden/>
                <w:lang w:val="en-US"/>
              </w:rPr>
              <w:tab/>
            </w:r>
            <w:r w:rsidR="00E77741" w:rsidRPr="006A4396" w:rsidDel="00B735EB">
              <w:rPr>
                <w:noProof/>
                <w:webHidden/>
                <w:lang w:val="en-US"/>
                <w:rPrChange w:id="568"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_Toc36812858 \h </w:delInstrText>
            </w:r>
            <w:r w:rsidR="00E77741" w:rsidRPr="006A4396" w:rsidDel="00B735EB">
              <w:rPr>
                <w:noProof/>
                <w:webHidden/>
                <w:lang w:val="en-US"/>
                <w:rPrChange w:id="569" w:author="Thomas Carteret" w:date="2021-04-07T16:08:00Z">
                  <w:rPr>
                    <w:noProof/>
                    <w:webHidden/>
                    <w:lang w:val="en-US"/>
                  </w:rPr>
                </w:rPrChange>
              </w:rPr>
            </w:r>
            <w:r w:rsidR="00E77741" w:rsidRPr="006A4396" w:rsidDel="00B735EB">
              <w:rPr>
                <w:noProof/>
                <w:webHidden/>
                <w:lang w:val="en-US"/>
                <w:rPrChange w:id="570" w:author="Thomas Carteret" w:date="2021-04-07T16:08:00Z">
                  <w:rPr>
                    <w:noProof/>
                    <w:webHidden/>
                    <w:lang w:val="en-US"/>
                  </w:rPr>
                </w:rPrChange>
              </w:rPr>
              <w:fldChar w:fldCharType="separate"/>
            </w:r>
            <w:r w:rsidR="00E77741" w:rsidRPr="006A4396" w:rsidDel="00B735EB">
              <w:rPr>
                <w:noProof/>
                <w:webHidden/>
                <w:lang w:val="en-US"/>
              </w:rPr>
              <w:delText>8</w:delText>
            </w:r>
            <w:r w:rsidR="00E77741" w:rsidRPr="006A4396" w:rsidDel="00B735EB">
              <w:rPr>
                <w:noProof/>
                <w:webHidden/>
                <w:lang w:val="en-US"/>
                <w:rPrChange w:id="571" w:author="Thomas Carteret" w:date="2021-04-07T16:08:00Z">
                  <w:rPr>
                    <w:noProof/>
                    <w:webHidden/>
                    <w:lang w:val="en-US"/>
                  </w:rPr>
                </w:rPrChange>
              </w:rPr>
              <w:fldChar w:fldCharType="end"/>
            </w:r>
            <w:r w:rsidRPr="006A4396" w:rsidDel="00B735EB">
              <w:rPr>
                <w:noProof/>
                <w:lang w:val="en-US"/>
                <w:rPrChange w:id="572" w:author="Thomas Carteret" w:date="2021-04-07T16:08:00Z">
                  <w:rPr>
                    <w:noProof/>
                    <w:lang w:val="en-US"/>
                  </w:rPr>
                </w:rPrChange>
              </w:rPr>
              <w:fldChar w:fldCharType="end"/>
            </w:r>
          </w:del>
        </w:p>
        <w:p w14:paraId="2DB00BB8" w14:textId="7EC92172" w:rsidR="00E77741" w:rsidRPr="006A4396" w:rsidDel="00B735EB" w:rsidRDefault="00FE1FAA">
          <w:pPr>
            <w:pStyle w:val="TM1"/>
            <w:rPr>
              <w:del w:id="573" w:author="Thomas CARTERET" w:date="2021-06-11T11:10:00Z"/>
              <w:noProof/>
              <w:sz w:val="22"/>
              <w:szCs w:val="22"/>
              <w:lang w:val="en-US" w:eastAsia="fr-FR"/>
            </w:rPr>
          </w:pPr>
          <w:del w:id="574" w:author="Thomas CARTERET" w:date="2021-06-11T11:10:00Z">
            <w:r w:rsidRPr="006A4396" w:rsidDel="00B735EB">
              <w:rPr>
                <w:noProof/>
                <w:lang w:val="en-US"/>
                <w:rPrChange w:id="575" w:author="Thomas Carteret" w:date="2021-04-07T16:08:00Z">
                  <w:rPr/>
                </w:rPrChange>
              </w:rPr>
              <w:fldChar w:fldCharType="begin"/>
            </w:r>
            <w:r w:rsidRPr="006A4396" w:rsidDel="00B735EB">
              <w:rPr>
                <w:noProof/>
                <w:lang w:val="en-US"/>
                <w:rPrChange w:id="576" w:author="Thomas Carteret" w:date="2021-04-07T16:08:00Z">
                  <w:rPr/>
                </w:rPrChange>
              </w:rPr>
              <w:delInstrText xml:space="preserve"> HYPERLINK \l "_Toc36812859" </w:delInstrText>
            </w:r>
            <w:r w:rsidRPr="006A4396" w:rsidDel="00B735EB">
              <w:rPr>
                <w:noProof/>
                <w:lang w:val="en-US"/>
                <w:rPrChange w:id="577" w:author="Thomas Carteret" w:date="2021-04-07T16:08:00Z">
                  <w:rPr>
                    <w:noProof/>
                    <w:lang w:val="en-US"/>
                  </w:rPr>
                </w:rPrChange>
              </w:rPr>
              <w:fldChar w:fldCharType="separate"/>
            </w:r>
          </w:del>
          <w:ins w:id="578" w:author="Thomas CARTERET" w:date="2021-06-11T11:10:00Z">
            <w:r w:rsidR="00B735EB">
              <w:rPr>
                <w:b/>
                <w:bCs/>
                <w:noProof/>
              </w:rPr>
              <w:t>Erreur ! Référence de lien hypertexte non valide.</w:t>
            </w:r>
          </w:ins>
          <w:del w:id="579" w:author="Thomas CARTERET" w:date="2021-06-11T11:10:00Z">
            <w:r w:rsidR="00E77741" w:rsidRPr="006A4396" w:rsidDel="00B735EB">
              <w:rPr>
                <w:rStyle w:val="Lienhypertexte"/>
                <w:noProof/>
                <w:lang w:val="en-US"/>
              </w:rPr>
              <w:delText>A1. Reports for the Sprint Meetings</w:delText>
            </w:r>
            <w:r w:rsidR="00E77741" w:rsidRPr="006A4396" w:rsidDel="00B735EB">
              <w:rPr>
                <w:noProof/>
                <w:webHidden/>
                <w:lang w:val="en-US"/>
              </w:rPr>
              <w:tab/>
            </w:r>
            <w:r w:rsidR="00E77741" w:rsidRPr="006A4396" w:rsidDel="00B735EB">
              <w:rPr>
                <w:noProof/>
                <w:webHidden/>
                <w:lang w:val="en-US"/>
                <w:rPrChange w:id="580"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_Toc36812859 \h </w:delInstrText>
            </w:r>
            <w:r w:rsidR="00E77741" w:rsidRPr="006A4396" w:rsidDel="00B735EB">
              <w:rPr>
                <w:noProof/>
                <w:webHidden/>
                <w:lang w:val="en-US"/>
                <w:rPrChange w:id="581" w:author="Thomas Carteret" w:date="2021-04-07T16:08:00Z">
                  <w:rPr>
                    <w:noProof/>
                    <w:webHidden/>
                    <w:lang w:val="en-US"/>
                  </w:rPr>
                </w:rPrChange>
              </w:rPr>
            </w:r>
            <w:r w:rsidR="00E77741" w:rsidRPr="006A4396" w:rsidDel="00B735EB">
              <w:rPr>
                <w:noProof/>
                <w:webHidden/>
                <w:lang w:val="en-US"/>
                <w:rPrChange w:id="582" w:author="Thomas Carteret" w:date="2021-04-07T16:08:00Z">
                  <w:rPr>
                    <w:noProof/>
                    <w:webHidden/>
                    <w:lang w:val="en-US"/>
                  </w:rPr>
                </w:rPrChange>
              </w:rPr>
              <w:fldChar w:fldCharType="separate"/>
            </w:r>
            <w:r w:rsidR="00E77741" w:rsidRPr="006A4396" w:rsidDel="00B735EB">
              <w:rPr>
                <w:noProof/>
                <w:webHidden/>
                <w:lang w:val="en-US"/>
              </w:rPr>
              <w:delText>11</w:delText>
            </w:r>
            <w:r w:rsidR="00E77741" w:rsidRPr="006A4396" w:rsidDel="00B735EB">
              <w:rPr>
                <w:noProof/>
                <w:webHidden/>
                <w:lang w:val="en-US"/>
                <w:rPrChange w:id="583" w:author="Thomas Carteret" w:date="2021-04-07T16:08:00Z">
                  <w:rPr>
                    <w:noProof/>
                    <w:webHidden/>
                    <w:lang w:val="en-US"/>
                  </w:rPr>
                </w:rPrChange>
              </w:rPr>
              <w:fldChar w:fldCharType="end"/>
            </w:r>
            <w:r w:rsidRPr="006A4396" w:rsidDel="00B735EB">
              <w:rPr>
                <w:noProof/>
                <w:lang w:val="en-US"/>
                <w:rPrChange w:id="584" w:author="Thomas Carteret" w:date="2021-04-07T16:08:00Z">
                  <w:rPr>
                    <w:noProof/>
                    <w:lang w:val="en-US"/>
                  </w:rPr>
                </w:rPrChange>
              </w:rPr>
              <w:fldChar w:fldCharType="end"/>
            </w:r>
          </w:del>
        </w:p>
        <w:p w14:paraId="55BE5953" w14:textId="12FC9A38" w:rsidR="00E77741" w:rsidRPr="006A4396" w:rsidDel="00B735EB" w:rsidRDefault="00FE1FAA">
          <w:pPr>
            <w:pStyle w:val="TM2"/>
            <w:tabs>
              <w:tab w:val="right" w:leader="dot" w:pos="9060"/>
            </w:tabs>
            <w:rPr>
              <w:del w:id="585" w:author="Thomas CARTERET" w:date="2021-06-11T11:10:00Z"/>
              <w:noProof/>
              <w:sz w:val="22"/>
              <w:szCs w:val="22"/>
              <w:lang w:val="en-US" w:eastAsia="fr-FR"/>
            </w:rPr>
          </w:pPr>
          <w:del w:id="586" w:author="Thomas CARTERET" w:date="2021-06-11T11:10:00Z">
            <w:r w:rsidRPr="006A4396" w:rsidDel="00B735EB">
              <w:rPr>
                <w:noProof/>
                <w:lang w:val="en-US"/>
                <w:rPrChange w:id="587" w:author="Thomas Carteret" w:date="2021-04-07T16:08:00Z">
                  <w:rPr/>
                </w:rPrChange>
              </w:rPr>
              <w:fldChar w:fldCharType="begin"/>
            </w:r>
            <w:r w:rsidRPr="006A4396" w:rsidDel="00B735EB">
              <w:rPr>
                <w:noProof/>
                <w:lang w:val="en-US"/>
                <w:rPrChange w:id="588" w:author="Thomas Carteret" w:date="2021-04-07T16:08:00Z">
                  <w:rPr/>
                </w:rPrChange>
              </w:rPr>
              <w:delInstrText xml:space="preserve"> HYPERLINK \l "_Toc36812860" </w:delInstrText>
            </w:r>
            <w:r w:rsidRPr="006A4396" w:rsidDel="00B735EB">
              <w:rPr>
                <w:noProof/>
                <w:lang w:val="en-US"/>
                <w:rPrChange w:id="589" w:author="Thomas Carteret" w:date="2021-04-07T16:08:00Z">
                  <w:rPr>
                    <w:noProof/>
                    <w:lang w:val="en-US"/>
                  </w:rPr>
                </w:rPrChange>
              </w:rPr>
              <w:fldChar w:fldCharType="separate"/>
            </w:r>
          </w:del>
          <w:ins w:id="590" w:author="Thomas CARTERET" w:date="2021-06-11T11:10:00Z">
            <w:r w:rsidR="00B735EB">
              <w:rPr>
                <w:b/>
                <w:bCs/>
                <w:noProof/>
              </w:rPr>
              <w:t>Erreur ! Référence de lien hypertexte non valide.</w:t>
            </w:r>
          </w:ins>
          <w:del w:id="591" w:author="Thomas CARTERET" w:date="2021-06-11T11:10:00Z">
            <w:r w:rsidR="00E77741" w:rsidRPr="006A4396" w:rsidDel="00B735EB">
              <w:rPr>
                <w:rStyle w:val="Lienhypertexte"/>
                <w:noProof/>
                <w:lang w:val="en-US"/>
              </w:rPr>
              <w:delText>A1.1. Sprint Meeting #1</w:delText>
            </w:r>
            <w:r w:rsidR="00E77741" w:rsidRPr="006A4396" w:rsidDel="00B735EB">
              <w:rPr>
                <w:noProof/>
                <w:webHidden/>
                <w:lang w:val="en-US"/>
              </w:rPr>
              <w:tab/>
            </w:r>
            <w:r w:rsidR="00E77741" w:rsidRPr="006A4396" w:rsidDel="00B735EB">
              <w:rPr>
                <w:noProof/>
                <w:webHidden/>
                <w:lang w:val="en-US"/>
                <w:rPrChange w:id="592"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_Toc36812860 \h </w:delInstrText>
            </w:r>
            <w:r w:rsidR="00E77741" w:rsidRPr="006A4396" w:rsidDel="00B735EB">
              <w:rPr>
                <w:noProof/>
                <w:webHidden/>
                <w:lang w:val="en-US"/>
                <w:rPrChange w:id="593" w:author="Thomas Carteret" w:date="2021-04-07T16:08:00Z">
                  <w:rPr>
                    <w:noProof/>
                    <w:webHidden/>
                    <w:lang w:val="en-US"/>
                  </w:rPr>
                </w:rPrChange>
              </w:rPr>
            </w:r>
            <w:r w:rsidR="00E77741" w:rsidRPr="006A4396" w:rsidDel="00B735EB">
              <w:rPr>
                <w:noProof/>
                <w:webHidden/>
                <w:lang w:val="en-US"/>
                <w:rPrChange w:id="594" w:author="Thomas Carteret" w:date="2021-04-07T16:08:00Z">
                  <w:rPr>
                    <w:noProof/>
                    <w:webHidden/>
                    <w:lang w:val="en-US"/>
                  </w:rPr>
                </w:rPrChange>
              </w:rPr>
              <w:fldChar w:fldCharType="separate"/>
            </w:r>
            <w:r w:rsidR="00E77741" w:rsidRPr="006A4396" w:rsidDel="00B735EB">
              <w:rPr>
                <w:noProof/>
                <w:webHidden/>
                <w:lang w:val="en-US"/>
              </w:rPr>
              <w:delText>11</w:delText>
            </w:r>
            <w:r w:rsidR="00E77741" w:rsidRPr="006A4396" w:rsidDel="00B735EB">
              <w:rPr>
                <w:noProof/>
                <w:webHidden/>
                <w:lang w:val="en-US"/>
                <w:rPrChange w:id="595" w:author="Thomas Carteret" w:date="2021-04-07T16:08:00Z">
                  <w:rPr>
                    <w:noProof/>
                    <w:webHidden/>
                    <w:lang w:val="en-US"/>
                  </w:rPr>
                </w:rPrChange>
              </w:rPr>
              <w:fldChar w:fldCharType="end"/>
            </w:r>
            <w:r w:rsidRPr="006A4396" w:rsidDel="00B735EB">
              <w:rPr>
                <w:noProof/>
                <w:lang w:val="en-US"/>
                <w:rPrChange w:id="596" w:author="Thomas Carteret" w:date="2021-04-07T16:08:00Z">
                  <w:rPr>
                    <w:noProof/>
                    <w:lang w:val="en-US"/>
                  </w:rPr>
                </w:rPrChange>
              </w:rPr>
              <w:fldChar w:fldCharType="end"/>
            </w:r>
          </w:del>
        </w:p>
        <w:p w14:paraId="0275A9EF" w14:textId="614917CF" w:rsidR="00E77741" w:rsidRPr="006A4396" w:rsidDel="00B735EB" w:rsidRDefault="00FE1FAA">
          <w:pPr>
            <w:pStyle w:val="TM3"/>
            <w:rPr>
              <w:del w:id="597" w:author="Thomas CARTERET" w:date="2021-06-11T11:10:00Z"/>
              <w:noProof/>
              <w:sz w:val="22"/>
              <w:szCs w:val="22"/>
              <w:lang w:val="en-US" w:eastAsia="fr-FR"/>
            </w:rPr>
          </w:pPr>
          <w:del w:id="598" w:author="Thomas CARTERET" w:date="2021-06-11T11:10:00Z">
            <w:r w:rsidRPr="006A4396" w:rsidDel="00B735EB">
              <w:rPr>
                <w:noProof/>
                <w:lang w:val="en-US"/>
                <w:rPrChange w:id="599" w:author="Thomas Carteret" w:date="2021-04-07T16:08:00Z">
                  <w:rPr/>
                </w:rPrChange>
              </w:rPr>
              <w:fldChar w:fldCharType="begin"/>
            </w:r>
            <w:r w:rsidRPr="006A4396" w:rsidDel="00B735EB">
              <w:rPr>
                <w:noProof/>
                <w:lang w:val="en-US"/>
                <w:rPrChange w:id="600" w:author="Thomas Carteret" w:date="2021-04-07T16:08:00Z">
                  <w:rPr/>
                </w:rPrChange>
              </w:rPr>
              <w:delInstrText xml:space="preserve"> HYPERLINK \l "_Toc36812861" </w:delInstrText>
            </w:r>
            <w:r w:rsidRPr="006A4396" w:rsidDel="00B735EB">
              <w:rPr>
                <w:noProof/>
                <w:lang w:val="en-US"/>
                <w:rPrChange w:id="601" w:author="Thomas Carteret" w:date="2021-04-07T16:08:00Z">
                  <w:rPr>
                    <w:noProof/>
                    <w:lang w:val="en-US"/>
                  </w:rPr>
                </w:rPrChange>
              </w:rPr>
              <w:fldChar w:fldCharType="separate"/>
            </w:r>
          </w:del>
          <w:ins w:id="602" w:author="Thomas CARTERET" w:date="2021-06-11T11:10:00Z">
            <w:r w:rsidR="00B735EB">
              <w:rPr>
                <w:b/>
                <w:bCs/>
                <w:noProof/>
              </w:rPr>
              <w:t>Erreur ! Référence de lien hypertexte non valide.</w:t>
            </w:r>
          </w:ins>
          <w:del w:id="603" w:author="Thomas CARTERET" w:date="2021-06-11T11:10:00Z">
            <w:r w:rsidR="00E77741" w:rsidRPr="006A4396" w:rsidDel="00B735EB">
              <w:rPr>
                <w:rStyle w:val="Lienhypertexte"/>
                <w:noProof/>
                <w:lang w:val="en-US"/>
              </w:rPr>
              <w:delText>A1.1.1. List of tasks for the current sprint</w:delText>
            </w:r>
            <w:r w:rsidR="00E77741" w:rsidRPr="006A4396" w:rsidDel="00B735EB">
              <w:rPr>
                <w:noProof/>
                <w:webHidden/>
                <w:lang w:val="en-US"/>
              </w:rPr>
              <w:tab/>
            </w:r>
            <w:r w:rsidR="00E77741" w:rsidRPr="006A4396" w:rsidDel="00B735EB">
              <w:rPr>
                <w:noProof/>
                <w:webHidden/>
                <w:lang w:val="en-US"/>
                <w:rPrChange w:id="604"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_Toc36812861 \h </w:delInstrText>
            </w:r>
            <w:r w:rsidR="00E77741" w:rsidRPr="006A4396" w:rsidDel="00B735EB">
              <w:rPr>
                <w:noProof/>
                <w:webHidden/>
                <w:lang w:val="en-US"/>
                <w:rPrChange w:id="605" w:author="Thomas Carteret" w:date="2021-04-07T16:08:00Z">
                  <w:rPr>
                    <w:noProof/>
                    <w:webHidden/>
                    <w:lang w:val="en-US"/>
                  </w:rPr>
                </w:rPrChange>
              </w:rPr>
            </w:r>
            <w:r w:rsidR="00E77741" w:rsidRPr="006A4396" w:rsidDel="00B735EB">
              <w:rPr>
                <w:noProof/>
                <w:webHidden/>
                <w:lang w:val="en-US"/>
                <w:rPrChange w:id="606" w:author="Thomas Carteret" w:date="2021-04-07T16:08:00Z">
                  <w:rPr>
                    <w:noProof/>
                    <w:webHidden/>
                    <w:lang w:val="en-US"/>
                  </w:rPr>
                </w:rPrChange>
              </w:rPr>
              <w:fldChar w:fldCharType="separate"/>
            </w:r>
            <w:r w:rsidR="00E77741" w:rsidRPr="006A4396" w:rsidDel="00B735EB">
              <w:rPr>
                <w:noProof/>
                <w:webHidden/>
                <w:lang w:val="en-US"/>
              </w:rPr>
              <w:delText>11</w:delText>
            </w:r>
            <w:r w:rsidR="00E77741" w:rsidRPr="006A4396" w:rsidDel="00B735EB">
              <w:rPr>
                <w:noProof/>
                <w:webHidden/>
                <w:lang w:val="en-US"/>
                <w:rPrChange w:id="607" w:author="Thomas Carteret" w:date="2021-04-07T16:08:00Z">
                  <w:rPr>
                    <w:noProof/>
                    <w:webHidden/>
                    <w:lang w:val="en-US"/>
                  </w:rPr>
                </w:rPrChange>
              </w:rPr>
              <w:fldChar w:fldCharType="end"/>
            </w:r>
            <w:r w:rsidRPr="006A4396" w:rsidDel="00B735EB">
              <w:rPr>
                <w:noProof/>
                <w:lang w:val="en-US"/>
                <w:rPrChange w:id="608" w:author="Thomas Carteret" w:date="2021-04-07T16:08:00Z">
                  <w:rPr>
                    <w:noProof/>
                    <w:lang w:val="en-US"/>
                  </w:rPr>
                </w:rPrChange>
              </w:rPr>
              <w:fldChar w:fldCharType="end"/>
            </w:r>
          </w:del>
        </w:p>
        <w:p w14:paraId="7704F510" w14:textId="02D770DF" w:rsidR="00E77741" w:rsidRPr="006A4396" w:rsidDel="00B735EB" w:rsidRDefault="00FE1FAA">
          <w:pPr>
            <w:pStyle w:val="TM3"/>
            <w:rPr>
              <w:del w:id="609" w:author="Thomas CARTERET" w:date="2021-06-11T11:10:00Z"/>
              <w:noProof/>
              <w:sz w:val="22"/>
              <w:szCs w:val="22"/>
              <w:lang w:val="en-US" w:eastAsia="fr-FR"/>
            </w:rPr>
          </w:pPr>
          <w:del w:id="610" w:author="Thomas CARTERET" w:date="2021-06-11T11:10:00Z">
            <w:r w:rsidRPr="006A4396" w:rsidDel="00B735EB">
              <w:rPr>
                <w:noProof/>
                <w:lang w:val="en-US"/>
                <w:rPrChange w:id="611" w:author="Thomas Carteret" w:date="2021-04-07T16:08:00Z">
                  <w:rPr/>
                </w:rPrChange>
              </w:rPr>
              <w:fldChar w:fldCharType="begin"/>
            </w:r>
            <w:r w:rsidRPr="006A4396" w:rsidDel="00B735EB">
              <w:rPr>
                <w:noProof/>
                <w:lang w:val="en-US"/>
                <w:rPrChange w:id="612" w:author="Thomas Carteret" w:date="2021-04-07T16:08:00Z">
                  <w:rPr/>
                </w:rPrChange>
              </w:rPr>
              <w:delInstrText xml:space="preserve"> HYPERLINK \l "_Toc36812862" </w:delInstrText>
            </w:r>
            <w:r w:rsidRPr="006A4396" w:rsidDel="00B735EB">
              <w:rPr>
                <w:noProof/>
                <w:lang w:val="en-US"/>
                <w:rPrChange w:id="613" w:author="Thomas Carteret" w:date="2021-04-07T16:08:00Z">
                  <w:rPr>
                    <w:noProof/>
                    <w:lang w:val="en-US"/>
                  </w:rPr>
                </w:rPrChange>
              </w:rPr>
              <w:fldChar w:fldCharType="separate"/>
            </w:r>
          </w:del>
          <w:ins w:id="614" w:author="Thomas CARTERET" w:date="2021-06-11T11:10:00Z">
            <w:r w:rsidR="00B735EB">
              <w:rPr>
                <w:b/>
                <w:bCs/>
                <w:noProof/>
              </w:rPr>
              <w:t>Erreur ! Référence de lien hypertexte non valide.</w:t>
            </w:r>
          </w:ins>
          <w:del w:id="615" w:author="Thomas CARTERET" w:date="2021-06-11T11:10:00Z">
            <w:r w:rsidR="00E77741" w:rsidRPr="006A4396" w:rsidDel="00B735EB">
              <w:rPr>
                <w:rStyle w:val="Lienhypertexte"/>
                <w:noProof/>
                <w:lang w:val="en-US"/>
              </w:rPr>
              <w:delText>A1.1.2. General Comments</w:delText>
            </w:r>
            <w:r w:rsidR="00E77741" w:rsidRPr="006A4396" w:rsidDel="00B735EB">
              <w:rPr>
                <w:noProof/>
                <w:webHidden/>
                <w:lang w:val="en-US"/>
              </w:rPr>
              <w:tab/>
            </w:r>
            <w:r w:rsidR="00E77741" w:rsidRPr="006A4396" w:rsidDel="00B735EB">
              <w:rPr>
                <w:noProof/>
                <w:webHidden/>
                <w:lang w:val="en-US"/>
                <w:rPrChange w:id="616"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_Toc36812862 \h </w:delInstrText>
            </w:r>
            <w:r w:rsidR="00E77741" w:rsidRPr="006A4396" w:rsidDel="00B735EB">
              <w:rPr>
                <w:noProof/>
                <w:webHidden/>
                <w:lang w:val="en-US"/>
                <w:rPrChange w:id="617" w:author="Thomas Carteret" w:date="2021-04-07T16:08:00Z">
                  <w:rPr>
                    <w:noProof/>
                    <w:webHidden/>
                    <w:lang w:val="en-US"/>
                  </w:rPr>
                </w:rPrChange>
              </w:rPr>
            </w:r>
            <w:r w:rsidR="00E77741" w:rsidRPr="006A4396" w:rsidDel="00B735EB">
              <w:rPr>
                <w:noProof/>
                <w:webHidden/>
                <w:lang w:val="en-US"/>
                <w:rPrChange w:id="618" w:author="Thomas Carteret" w:date="2021-04-07T16:08:00Z">
                  <w:rPr>
                    <w:noProof/>
                    <w:webHidden/>
                    <w:lang w:val="en-US"/>
                  </w:rPr>
                </w:rPrChange>
              </w:rPr>
              <w:fldChar w:fldCharType="separate"/>
            </w:r>
            <w:r w:rsidR="00E77741" w:rsidRPr="006A4396" w:rsidDel="00B735EB">
              <w:rPr>
                <w:noProof/>
                <w:webHidden/>
                <w:lang w:val="en-US"/>
              </w:rPr>
              <w:delText>11</w:delText>
            </w:r>
            <w:r w:rsidR="00E77741" w:rsidRPr="006A4396" w:rsidDel="00B735EB">
              <w:rPr>
                <w:noProof/>
                <w:webHidden/>
                <w:lang w:val="en-US"/>
                <w:rPrChange w:id="619" w:author="Thomas Carteret" w:date="2021-04-07T16:08:00Z">
                  <w:rPr>
                    <w:noProof/>
                    <w:webHidden/>
                    <w:lang w:val="en-US"/>
                  </w:rPr>
                </w:rPrChange>
              </w:rPr>
              <w:fldChar w:fldCharType="end"/>
            </w:r>
            <w:r w:rsidRPr="006A4396" w:rsidDel="00B735EB">
              <w:rPr>
                <w:noProof/>
                <w:lang w:val="en-US"/>
                <w:rPrChange w:id="620" w:author="Thomas Carteret" w:date="2021-04-07T16:08:00Z">
                  <w:rPr>
                    <w:noProof/>
                    <w:lang w:val="en-US"/>
                  </w:rPr>
                </w:rPrChange>
              </w:rPr>
              <w:fldChar w:fldCharType="end"/>
            </w:r>
          </w:del>
        </w:p>
        <w:p w14:paraId="143A4C58" w14:textId="2CB55CE1" w:rsidR="00E77741" w:rsidRPr="006A4396" w:rsidDel="00B735EB" w:rsidRDefault="00FE1FAA">
          <w:pPr>
            <w:pStyle w:val="TM2"/>
            <w:tabs>
              <w:tab w:val="right" w:leader="dot" w:pos="9060"/>
            </w:tabs>
            <w:rPr>
              <w:del w:id="621" w:author="Thomas CARTERET" w:date="2021-06-11T11:10:00Z"/>
              <w:noProof/>
              <w:sz w:val="22"/>
              <w:szCs w:val="22"/>
              <w:lang w:val="en-US" w:eastAsia="fr-FR"/>
            </w:rPr>
          </w:pPr>
          <w:del w:id="622" w:author="Thomas CARTERET" w:date="2021-06-11T11:10:00Z">
            <w:r w:rsidRPr="006A4396" w:rsidDel="00B735EB">
              <w:rPr>
                <w:noProof/>
                <w:lang w:val="en-US"/>
                <w:rPrChange w:id="623" w:author="Thomas Carteret" w:date="2021-04-07T16:08:00Z">
                  <w:rPr/>
                </w:rPrChange>
              </w:rPr>
              <w:fldChar w:fldCharType="begin"/>
            </w:r>
            <w:r w:rsidRPr="006A4396" w:rsidDel="00B735EB">
              <w:rPr>
                <w:noProof/>
                <w:lang w:val="en-US"/>
                <w:rPrChange w:id="624" w:author="Thomas Carteret" w:date="2021-04-07T16:08:00Z">
                  <w:rPr/>
                </w:rPrChange>
              </w:rPr>
              <w:delInstrText xml:space="preserve"> HYPERLINK \l "_Toc36812863" </w:delInstrText>
            </w:r>
            <w:r w:rsidRPr="006A4396" w:rsidDel="00B735EB">
              <w:rPr>
                <w:noProof/>
                <w:lang w:val="en-US"/>
                <w:rPrChange w:id="625" w:author="Thomas Carteret" w:date="2021-04-07T16:08:00Z">
                  <w:rPr>
                    <w:noProof/>
                    <w:lang w:val="en-US"/>
                  </w:rPr>
                </w:rPrChange>
              </w:rPr>
              <w:fldChar w:fldCharType="separate"/>
            </w:r>
          </w:del>
          <w:ins w:id="626" w:author="Thomas CARTERET" w:date="2021-06-11T11:10:00Z">
            <w:r w:rsidR="00B735EB">
              <w:rPr>
                <w:b/>
                <w:bCs/>
                <w:noProof/>
              </w:rPr>
              <w:t>Erreur ! Référence de lien hypertexte non valide.</w:t>
            </w:r>
          </w:ins>
          <w:del w:id="627" w:author="Thomas CARTERET" w:date="2021-06-11T11:10:00Z">
            <w:r w:rsidR="00E77741" w:rsidRPr="006A4396" w:rsidDel="00B735EB">
              <w:rPr>
                <w:rStyle w:val="Lienhypertexte"/>
                <w:noProof/>
                <w:lang w:val="en-US"/>
              </w:rPr>
              <w:delText>A1.2. Sprint Meeting #2</w:delText>
            </w:r>
            <w:r w:rsidR="00E77741" w:rsidRPr="006A4396" w:rsidDel="00B735EB">
              <w:rPr>
                <w:noProof/>
                <w:webHidden/>
                <w:lang w:val="en-US"/>
              </w:rPr>
              <w:tab/>
            </w:r>
            <w:r w:rsidR="00E77741" w:rsidRPr="006A4396" w:rsidDel="00B735EB">
              <w:rPr>
                <w:noProof/>
                <w:webHidden/>
                <w:lang w:val="en-US"/>
                <w:rPrChange w:id="628"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_Toc36812863 \h </w:delInstrText>
            </w:r>
            <w:r w:rsidR="00E77741" w:rsidRPr="006A4396" w:rsidDel="00B735EB">
              <w:rPr>
                <w:noProof/>
                <w:webHidden/>
                <w:lang w:val="en-US"/>
                <w:rPrChange w:id="629" w:author="Thomas Carteret" w:date="2021-04-07T16:08:00Z">
                  <w:rPr>
                    <w:noProof/>
                    <w:webHidden/>
                    <w:lang w:val="en-US"/>
                  </w:rPr>
                </w:rPrChange>
              </w:rPr>
            </w:r>
            <w:r w:rsidR="00E77741" w:rsidRPr="006A4396" w:rsidDel="00B735EB">
              <w:rPr>
                <w:noProof/>
                <w:webHidden/>
                <w:lang w:val="en-US"/>
                <w:rPrChange w:id="630" w:author="Thomas Carteret" w:date="2021-04-07T16:08:00Z">
                  <w:rPr>
                    <w:noProof/>
                    <w:webHidden/>
                    <w:lang w:val="en-US"/>
                  </w:rPr>
                </w:rPrChange>
              </w:rPr>
              <w:fldChar w:fldCharType="separate"/>
            </w:r>
            <w:r w:rsidR="00E77741" w:rsidRPr="006A4396" w:rsidDel="00B735EB">
              <w:rPr>
                <w:noProof/>
                <w:webHidden/>
                <w:lang w:val="en-US"/>
              </w:rPr>
              <w:delText>11</w:delText>
            </w:r>
            <w:r w:rsidR="00E77741" w:rsidRPr="006A4396" w:rsidDel="00B735EB">
              <w:rPr>
                <w:noProof/>
                <w:webHidden/>
                <w:lang w:val="en-US"/>
                <w:rPrChange w:id="631" w:author="Thomas Carteret" w:date="2021-04-07T16:08:00Z">
                  <w:rPr>
                    <w:noProof/>
                    <w:webHidden/>
                    <w:lang w:val="en-US"/>
                  </w:rPr>
                </w:rPrChange>
              </w:rPr>
              <w:fldChar w:fldCharType="end"/>
            </w:r>
            <w:r w:rsidRPr="006A4396" w:rsidDel="00B735EB">
              <w:rPr>
                <w:noProof/>
                <w:lang w:val="en-US"/>
                <w:rPrChange w:id="632" w:author="Thomas Carteret" w:date="2021-04-07T16:08:00Z">
                  <w:rPr>
                    <w:noProof/>
                    <w:lang w:val="en-US"/>
                  </w:rPr>
                </w:rPrChange>
              </w:rPr>
              <w:fldChar w:fldCharType="end"/>
            </w:r>
          </w:del>
        </w:p>
        <w:p w14:paraId="1B8F9B2C" w14:textId="04A06E13" w:rsidR="00E77741" w:rsidRPr="006A4396" w:rsidDel="00B735EB" w:rsidRDefault="00FE1FAA">
          <w:pPr>
            <w:pStyle w:val="TM3"/>
            <w:rPr>
              <w:del w:id="633" w:author="Thomas CARTERET" w:date="2021-06-11T11:10:00Z"/>
              <w:noProof/>
              <w:sz w:val="22"/>
              <w:szCs w:val="22"/>
              <w:lang w:val="en-US" w:eastAsia="fr-FR"/>
            </w:rPr>
          </w:pPr>
          <w:del w:id="634" w:author="Thomas CARTERET" w:date="2021-06-11T11:10:00Z">
            <w:r w:rsidRPr="006A4396" w:rsidDel="00B735EB">
              <w:rPr>
                <w:noProof/>
                <w:lang w:val="en-US"/>
                <w:rPrChange w:id="635" w:author="Thomas Carteret" w:date="2021-04-07T16:08:00Z">
                  <w:rPr/>
                </w:rPrChange>
              </w:rPr>
              <w:fldChar w:fldCharType="begin"/>
            </w:r>
            <w:r w:rsidRPr="006A4396" w:rsidDel="00B735EB">
              <w:rPr>
                <w:noProof/>
                <w:lang w:val="en-US"/>
                <w:rPrChange w:id="636" w:author="Thomas Carteret" w:date="2021-04-07T16:08:00Z">
                  <w:rPr/>
                </w:rPrChange>
              </w:rPr>
              <w:delInstrText xml:space="preserve"> HYPERLINK \l "_Toc36812864" </w:delInstrText>
            </w:r>
            <w:r w:rsidRPr="006A4396" w:rsidDel="00B735EB">
              <w:rPr>
                <w:noProof/>
                <w:lang w:val="en-US"/>
                <w:rPrChange w:id="637" w:author="Thomas Carteret" w:date="2021-04-07T16:08:00Z">
                  <w:rPr>
                    <w:noProof/>
                    <w:lang w:val="en-US"/>
                  </w:rPr>
                </w:rPrChange>
              </w:rPr>
              <w:fldChar w:fldCharType="separate"/>
            </w:r>
          </w:del>
          <w:ins w:id="638" w:author="Thomas CARTERET" w:date="2021-06-11T11:10:00Z">
            <w:r w:rsidR="00B735EB">
              <w:rPr>
                <w:b/>
                <w:bCs/>
                <w:noProof/>
              </w:rPr>
              <w:t>Erreur ! Référence de lien hypertexte non valide.</w:t>
            </w:r>
          </w:ins>
          <w:del w:id="639" w:author="Thomas CARTERET" w:date="2021-06-11T11:10:00Z">
            <w:r w:rsidR="00E77741" w:rsidRPr="006A4396" w:rsidDel="00B735EB">
              <w:rPr>
                <w:rStyle w:val="Lienhypertexte"/>
                <w:noProof/>
                <w:lang w:val="en-US"/>
              </w:rPr>
              <w:delText>A1.2.1 Status of the tasks of the Finished Sprint</w:delText>
            </w:r>
            <w:r w:rsidR="00E77741" w:rsidRPr="006A4396" w:rsidDel="00B735EB">
              <w:rPr>
                <w:noProof/>
                <w:webHidden/>
                <w:lang w:val="en-US"/>
              </w:rPr>
              <w:tab/>
            </w:r>
            <w:r w:rsidR="00E77741" w:rsidRPr="006A4396" w:rsidDel="00B735EB">
              <w:rPr>
                <w:noProof/>
                <w:webHidden/>
                <w:lang w:val="en-US"/>
                <w:rPrChange w:id="640"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_Toc36812864 \h </w:delInstrText>
            </w:r>
            <w:r w:rsidR="00E77741" w:rsidRPr="006A4396" w:rsidDel="00B735EB">
              <w:rPr>
                <w:noProof/>
                <w:webHidden/>
                <w:lang w:val="en-US"/>
                <w:rPrChange w:id="641" w:author="Thomas Carteret" w:date="2021-04-07T16:08:00Z">
                  <w:rPr>
                    <w:noProof/>
                    <w:webHidden/>
                    <w:lang w:val="en-US"/>
                  </w:rPr>
                </w:rPrChange>
              </w:rPr>
            </w:r>
            <w:r w:rsidR="00E77741" w:rsidRPr="006A4396" w:rsidDel="00B735EB">
              <w:rPr>
                <w:noProof/>
                <w:webHidden/>
                <w:lang w:val="en-US"/>
                <w:rPrChange w:id="642" w:author="Thomas Carteret" w:date="2021-04-07T16:08:00Z">
                  <w:rPr>
                    <w:noProof/>
                    <w:webHidden/>
                    <w:lang w:val="en-US"/>
                  </w:rPr>
                </w:rPrChange>
              </w:rPr>
              <w:fldChar w:fldCharType="separate"/>
            </w:r>
            <w:r w:rsidR="00E77741" w:rsidRPr="006A4396" w:rsidDel="00B735EB">
              <w:rPr>
                <w:noProof/>
                <w:webHidden/>
                <w:lang w:val="en-US"/>
              </w:rPr>
              <w:delText>11</w:delText>
            </w:r>
            <w:r w:rsidR="00E77741" w:rsidRPr="006A4396" w:rsidDel="00B735EB">
              <w:rPr>
                <w:noProof/>
                <w:webHidden/>
                <w:lang w:val="en-US"/>
                <w:rPrChange w:id="643" w:author="Thomas Carteret" w:date="2021-04-07T16:08:00Z">
                  <w:rPr>
                    <w:noProof/>
                    <w:webHidden/>
                    <w:lang w:val="en-US"/>
                  </w:rPr>
                </w:rPrChange>
              </w:rPr>
              <w:fldChar w:fldCharType="end"/>
            </w:r>
            <w:r w:rsidRPr="006A4396" w:rsidDel="00B735EB">
              <w:rPr>
                <w:noProof/>
                <w:lang w:val="en-US"/>
                <w:rPrChange w:id="644" w:author="Thomas Carteret" w:date="2021-04-07T16:08:00Z">
                  <w:rPr>
                    <w:noProof/>
                    <w:lang w:val="en-US"/>
                  </w:rPr>
                </w:rPrChange>
              </w:rPr>
              <w:fldChar w:fldCharType="end"/>
            </w:r>
          </w:del>
        </w:p>
        <w:p w14:paraId="6F409A3C" w14:textId="6522A47C" w:rsidR="00E77741" w:rsidRPr="006A4396" w:rsidDel="00B735EB" w:rsidRDefault="00FE1FAA">
          <w:pPr>
            <w:pStyle w:val="TM3"/>
            <w:rPr>
              <w:del w:id="645" w:author="Thomas CARTERET" w:date="2021-06-11T11:10:00Z"/>
              <w:noProof/>
              <w:sz w:val="22"/>
              <w:szCs w:val="22"/>
              <w:lang w:val="en-US" w:eastAsia="fr-FR"/>
            </w:rPr>
          </w:pPr>
          <w:del w:id="646" w:author="Thomas CARTERET" w:date="2021-06-11T11:10:00Z">
            <w:r w:rsidRPr="006A4396" w:rsidDel="00B735EB">
              <w:rPr>
                <w:noProof/>
                <w:lang w:val="en-US"/>
                <w:rPrChange w:id="647" w:author="Thomas Carteret" w:date="2021-04-07T16:08:00Z">
                  <w:rPr/>
                </w:rPrChange>
              </w:rPr>
              <w:fldChar w:fldCharType="begin"/>
            </w:r>
            <w:r w:rsidRPr="006A4396" w:rsidDel="00B735EB">
              <w:rPr>
                <w:noProof/>
                <w:lang w:val="en-US"/>
                <w:rPrChange w:id="648" w:author="Thomas Carteret" w:date="2021-04-07T16:08:00Z">
                  <w:rPr/>
                </w:rPrChange>
              </w:rPr>
              <w:delInstrText xml:space="preserve"> HYPERLINK \l "_Toc36812865" </w:delInstrText>
            </w:r>
            <w:r w:rsidRPr="006A4396" w:rsidDel="00B735EB">
              <w:rPr>
                <w:noProof/>
                <w:lang w:val="en-US"/>
                <w:rPrChange w:id="649" w:author="Thomas Carteret" w:date="2021-04-07T16:08:00Z">
                  <w:rPr>
                    <w:noProof/>
                    <w:lang w:val="en-US"/>
                  </w:rPr>
                </w:rPrChange>
              </w:rPr>
              <w:fldChar w:fldCharType="separate"/>
            </w:r>
          </w:del>
          <w:ins w:id="650" w:author="Thomas CARTERET" w:date="2021-06-11T11:10:00Z">
            <w:r w:rsidR="00B735EB">
              <w:rPr>
                <w:b/>
                <w:bCs/>
                <w:noProof/>
              </w:rPr>
              <w:t>Erreur ! Référence de lien hypertexte non valide.</w:t>
            </w:r>
          </w:ins>
          <w:del w:id="651" w:author="Thomas CARTERET" w:date="2021-06-11T11:10:00Z">
            <w:r w:rsidR="00E77741" w:rsidRPr="006A4396" w:rsidDel="00B735EB">
              <w:rPr>
                <w:rStyle w:val="Lienhypertexte"/>
                <w:noProof/>
                <w:lang w:val="en-US"/>
              </w:rPr>
              <w:delText>A1.2.2. List of tasks for the current sprint</w:delText>
            </w:r>
            <w:r w:rsidR="00E77741" w:rsidRPr="006A4396" w:rsidDel="00B735EB">
              <w:rPr>
                <w:noProof/>
                <w:webHidden/>
                <w:lang w:val="en-US"/>
              </w:rPr>
              <w:tab/>
            </w:r>
            <w:r w:rsidR="00E77741" w:rsidRPr="006A4396" w:rsidDel="00B735EB">
              <w:rPr>
                <w:noProof/>
                <w:webHidden/>
                <w:lang w:val="en-US"/>
                <w:rPrChange w:id="652"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_Toc36812865 \h </w:delInstrText>
            </w:r>
            <w:r w:rsidR="00E77741" w:rsidRPr="006A4396" w:rsidDel="00B735EB">
              <w:rPr>
                <w:noProof/>
                <w:webHidden/>
                <w:lang w:val="en-US"/>
                <w:rPrChange w:id="653" w:author="Thomas Carteret" w:date="2021-04-07T16:08:00Z">
                  <w:rPr>
                    <w:noProof/>
                    <w:webHidden/>
                    <w:lang w:val="en-US"/>
                  </w:rPr>
                </w:rPrChange>
              </w:rPr>
            </w:r>
            <w:r w:rsidR="00E77741" w:rsidRPr="006A4396" w:rsidDel="00B735EB">
              <w:rPr>
                <w:noProof/>
                <w:webHidden/>
                <w:lang w:val="en-US"/>
                <w:rPrChange w:id="654" w:author="Thomas Carteret" w:date="2021-04-07T16:08:00Z">
                  <w:rPr>
                    <w:noProof/>
                    <w:webHidden/>
                    <w:lang w:val="en-US"/>
                  </w:rPr>
                </w:rPrChange>
              </w:rPr>
              <w:fldChar w:fldCharType="separate"/>
            </w:r>
            <w:r w:rsidR="00E77741" w:rsidRPr="006A4396" w:rsidDel="00B735EB">
              <w:rPr>
                <w:noProof/>
                <w:webHidden/>
                <w:lang w:val="en-US"/>
              </w:rPr>
              <w:delText>11</w:delText>
            </w:r>
            <w:r w:rsidR="00E77741" w:rsidRPr="006A4396" w:rsidDel="00B735EB">
              <w:rPr>
                <w:noProof/>
                <w:webHidden/>
                <w:lang w:val="en-US"/>
                <w:rPrChange w:id="655" w:author="Thomas Carteret" w:date="2021-04-07T16:08:00Z">
                  <w:rPr>
                    <w:noProof/>
                    <w:webHidden/>
                    <w:lang w:val="en-US"/>
                  </w:rPr>
                </w:rPrChange>
              </w:rPr>
              <w:fldChar w:fldCharType="end"/>
            </w:r>
            <w:r w:rsidRPr="006A4396" w:rsidDel="00B735EB">
              <w:rPr>
                <w:noProof/>
                <w:lang w:val="en-US"/>
                <w:rPrChange w:id="656" w:author="Thomas Carteret" w:date="2021-04-07T16:08:00Z">
                  <w:rPr>
                    <w:noProof/>
                    <w:lang w:val="en-US"/>
                  </w:rPr>
                </w:rPrChange>
              </w:rPr>
              <w:fldChar w:fldCharType="end"/>
            </w:r>
          </w:del>
        </w:p>
        <w:p w14:paraId="1C69D2EE" w14:textId="7931593E" w:rsidR="00E77741" w:rsidRPr="006A4396" w:rsidDel="00B735EB" w:rsidRDefault="00FE1FAA">
          <w:pPr>
            <w:pStyle w:val="TM3"/>
            <w:rPr>
              <w:del w:id="657" w:author="Thomas CARTERET" w:date="2021-06-11T11:10:00Z"/>
              <w:noProof/>
              <w:sz w:val="22"/>
              <w:szCs w:val="22"/>
              <w:lang w:val="en-US" w:eastAsia="fr-FR"/>
            </w:rPr>
          </w:pPr>
          <w:del w:id="658" w:author="Thomas CARTERET" w:date="2021-06-11T11:10:00Z">
            <w:r w:rsidRPr="006A4396" w:rsidDel="00B735EB">
              <w:rPr>
                <w:noProof/>
                <w:lang w:val="en-US"/>
                <w:rPrChange w:id="659" w:author="Thomas Carteret" w:date="2021-04-07T16:08:00Z">
                  <w:rPr/>
                </w:rPrChange>
              </w:rPr>
              <w:fldChar w:fldCharType="begin"/>
            </w:r>
            <w:r w:rsidRPr="006A4396" w:rsidDel="00B735EB">
              <w:rPr>
                <w:noProof/>
                <w:lang w:val="en-US"/>
                <w:rPrChange w:id="660" w:author="Thomas Carteret" w:date="2021-04-07T16:08:00Z">
                  <w:rPr/>
                </w:rPrChange>
              </w:rPr>
              <w:delInstrText xml:space="preserve"> HYPERLINK \l "_Toc36812866" </w:delInstrText>
            </w:r>
            <w:r w:rsidRPr="006A4396" w:rsidDel="00B735EB">
              <w:rPr>
                <w:noProof/>
                <w:lang w:val="en-US"/>
                <w:rPrChange w:id="661" w:author="Thomas Carteret" w:date="2021-04-07T16:08:00Z">
                  <w:rPr>
                    <w:noProof/>
                    <w:lang w:val="en-US"/>
                  </w:rPr>
                </w:rPrChange>
              </w:rPr>
              <w:fldChar w:fldCharType="separate"/>
            </w:r>
          </w:del>
          <w:ins w:id="662" w:author="Thomas CARTERET" w:date="2021-06-11T11:10:00Z">
            <w:r w:rsidR="00B735EB">
              <w:rPr>
                <w:b/>
                <w:bCs/>
                <w:noProof/>
              </w:rPr>
              <w:t>Erreur ! Référence de lien hypertexte non valide.</w:t>
            </w:r>
          </w:ins>
          <w:del w:id="663" w:author="Thomas CARTERET" w:date="2021-06-11T11:10:00Z">
            <w:r w:rsidR="00E77741" w:rsidRPr="006A4396" w:rsidDel="00B735EB">
              <w:rPr>
                <w:rStyle w:val="Lienhypertexte"/>
                <w:noProof/>
                <w:lang w:val="en-US"/>
              </w:rPr>
              <w:delText>A1.2.2. General Comments</w:delText>
            </w:r>
            <w:r w:rsidR="00E77741" w:rsidRPr="006A4396" w:rsidDel="00B735EB">
              <w:rPr>
                <w:noProof/>
                <w:webHidden/>
                <w:lang w:val="en-US"/>
              </w:rPr>
              <w:tab/>
            </w:r>
            <w:r w:rsidR="00E77741" w:rsidRPr="006A4396" w:rsidDel="00B735EB">
              <w:rPr>
                <w:noProof/>
                <w:webHidden/>
                <w:lang w:val="en-US"/>
                <w:rPrChange w:id="664"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_Toc36812866 \h </w:delInstrText>
            </w:r>
            <w:r w:rsidR="00E77741" w:rsidRPr="006A4396" w:rsidDel="00B735EB">
              <w:rPr>
                <w:noProof/>
                <w:webHidden/>
                <w:lang w:val="en-US"/>
                <w:rPrChange w:id="665" w:author="Thomas Carteret" w:date="2021-04-07T16:08:00Z">
                  <w:rPr>
                    <w:noProof/>
                    <w:webHidden/>
                    <w:lang w:val="en-US"/>
                  </w:rPr>
                </w:rPrChange>
              </w:rPr>
            </w:r>
            <w:r w:rsidR="00E77741" w:rsidRPr="006A4396" w:rsidDel="00B735EB">
              <w:rPr>
                <w:noProof/>
                <w:webHidden/>
                <w:lang w:val="en-US"/>
                <w:rPrChange w:id="666" w:author="Thomas Carteret" w:date="2021-04-07T16:08:00Z">
                  <w:rPr>
                    <w:noProof/>
                    <w:webHidden/>
                    <w:lang w:val="en-US"/>
                  </w:rPr>
                </w:rPrChange>
              </w:rPr>
              <w:fldChar w:fldCharType="separate"/>
            </w:r>
            <w:r w:rsidR="00E77741" w:rsidRPr="006A4396" w:rsidDel="00B735EB">
              <w:rPr>
                <w:noProof/>
                <w:webHidden/>
                <w:lang w:val="en-US"/>
              </w:rPr>
              <w:delText>12</w:delText>
            </w:r>
            <w:r w:rsidR="00E77741" w:rsidRPr="006A4396" w:rsidDel="00B735EB">
              <w:rPr>
                <w:noProof/>
                <w:webHidden/>
                <w:lang w:val="en-US"/>
                <w:rPrChange w:id="667" w:author="Thomas Carteret" w:date="2021-04-07T16:08:00Z">
                  <w:rPr>
                    <w:noProof/>
                    <w:webHidden/>
                    <w:lang w:val="en-US"/>
                  </w:rPr>
                </w:rPrChange>
              </w:rPr>
              <w:fldChar w:fldCharType="end"/>
            </w:r>
            <w:r w:rsidRPr="006A4396" w:rsidDel="00B735EB">
              <w:rPr>
                <w:noProof/>
                <w:lang w:val="en-US"/>
                <w:rPrChange w:id="668" w:author="Thomas Carteret" w:date="2021-04-07T16:08:00Z">
                  <w:rPr>
                    <w:noProof/>
                    <w:lang w:val="en-US"/>
                  </w:rPr>
                </w:rPrChange>
              </w:rPr>
              <w:fldChar w:fldCharType="end"/>
            </w:r>
          </w:del>
        </w:p>
        <w:p w14:paraId="22CDB3ED" w14:textId="3E8EF5DF" w:rsidR="00E77741" w:rsidRPr="006A4396" w:rsidDel="00B735EB" w:rsidRDefault="00FE1FAA">
          <w:pPr>
            <w:pStyle w:val="TM2"/>
            <w:tabs>
              <w:tab w:val="right" w:leader="dot" w:pos="9060"/>
            </w:tabs>
            <w:rPr>
              <w:del w:id="669" w:author="Thomas CARTERET" w:date="2021-06-11T11:10:00Z"/>
              <w:noProof/>
              <w:sz w:val="22"/>
              <w:szCs w:val="22"/>
              <w:lang w:val="en-US" w:eastAsia="fr-FR"/>
            </w:rPr>
          </w:pPr>
          <w:del w:id="670" w:author="Thomas CARTERET" w:date="2021-06-11T11:10:00Z">
            <w:r w:rsidRPr="006A4396" w:rsidDel="00B735EB">
              <w:rPr>
                <w:noProof/>
                <w:lang w:val="en-US"/>
                <w:rPrChange w:id="671" w:author="Thomas Carteret" w:date="2021-04-07T16:08:00Z">
                  <w:rPr/>
                </w:rPrChange>
              </w:rPr>
              <w:fldChar w:fldCharType="begin"/>
            </w:r>
            <w:r w:rsidRPr="006A4396" w:rsidDel="00B735EB">
              <w:rPr>
                <w:noProof/>
                <w:lang w:val="en-US"/>
                <w:rPrChange w:id="672" w:author="Thomas Carteret" w:date="2021-04-07T16:08:00Z">
                  <w:rPr/>
                </w:rPrChange>
              </w:rPr>
              <w:delInstrText xml:space="preserve"> HYPERLINK \l "_Toc36812867" </w:delInstrText>
            </w:r>
            <w:r w:rsidRPr="006A4396" w:rsidDel="00B735EB">
              <w:rPr>
                <w:noProof/>
                <w:lang w:val="en-US"/>
                <w:rPrChange w:id="673" w:author="Thomas Carteret" w:date="2021-04-07T16:08:00Z">
                  <w:rPr>
                    <w:noProof/>
                    <w:lang w:val="en-US"/>
                  </w:rPr>
                </w:rPrChange>
              </w:rPr>
              <w:fldChar w:fldCharType="separate"/>
            </w:r>
          </w:del>
          <w:ins w:id="674" w:author="Thomas CARTERET" w:date="2021-06-11T11:10:00Z">
            <w:r w:rsidR="00B735EB">
              <w:rPr>
                <w:b/>
                <w:bCs/>
                <w:noProof/>
              </w:rPr>
              <w:t>Erreur ! Référence de lien hypertexte non valide.</w:t>
            </w:r>
          </w:ins>
          <w:del w:id="675" w:author="Thomas CARTERET" w:date="2021-06-11T11:10:00Z">
            <w:r w:rsidR="00E77741" w:rsidRPr="006A4396" w:rsidDel="00B735EB">
              <w:rPr>
                <w:rStyle w:val="Lienhypertexte"/>
                <w:noProof/>
                <w:lang w:val="en-US"/>
              </w:rPr>
              <w:delText>A1.2. Sprint Meeting #3</w:delText>
            </w:r>
            <w:r w:rsidR="00E77741" w:rsidRPr="006A4396" w:rsidDel="00B735EB">
              <w:rPr>
                <w:noProof/>
                <w:webHidden/>
                <w:lang w:val="en-US"/>
              </w:rPr>
              <w:tab/>
            </w:r>
            <w:r w:rsidR="00E77741" w:rsidRPr="006A4396" w:rsidDel="00B735EB">
              <w:rPr>
                <w:noProof/>
                <w:webHidden/>
                <w:lang w:val="en-US"/>
                <w:rPrChange w:id="676"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_Toc36812867 \h </w:delInstrText>
            </w:r>
            <w:r w:rsidR="00E77741" w:rsidRPr="006A4396" w:rsidDel="00B735EB">
              <w:rPr>
                <w:noProof/>
                <w:webHidden/>
                <w:lang w:val="en-US"/>
                <w:rPrChange w:id="677" w:author="Thomas Carteret" w:date="2021-04-07T16:08:00Z">
                  <w:rPr>
                    <w:noProof/>
                    <w:webHidden/>
                    <w:lang w:val="en-US"/>
                  </w:rPr>
                </w:rPrChange>
              </w:rPr>
            </w:r>
            <w:r w:rsidR="00E77741" w:rsidRPr="006A4396" w:rsidDel="00B735EB">
              <w:rPr>
                <w:noProof/>
                <w:webHidden/>
                <w:lang w:val="en-US"/>
                <w:rPrChange w:id="678" w:author="Thomas Carteret" w:date="2021-04-07T16:08:00Z">
                  <w:rPr>
                    <w:noProof/>
                    <w:webHidden/>
                    <w:lang w:val="en-US"/>
                  </w:rPr>
                </w:rPrChange>
              </w:rPr>
              <w:fldChar w:fldCharType="separate"/>
            </w:r>
            <w:r w:rsidR="00E77741" w:rsidRPr="006A4396" w:rsidDel="00B735EB">
              <w:rPr>
                <w:noProof/>
                <w:webHidden/>
                <w:lang w:val="en-US"/>
              </w:rPr>
              <w:delText>12</w:delText>
            </w:r>
            <w:r w:rsidR="00E77741" w:rsidRPr="006A4396" w:rsidDel="00B735EB">
              <w:rPr>
                <w:noProof/>
                <w:webHidden/>
                <w:lang w:val="en-US"/>
                <w:rPrChange w:id="679" w:author="Thomas Carteret" w:date="2021-04-07T16:08:00Z">
                  <w:rPr>
                    <w:noProof/>
                    <w:webHidden/>
                    <w:lang w:val="en-US"/>
                  </w:rPr>
                </w:rPrChange>
              </w:rPr>
              <w:fldChar w:fldCharType="end"/>
            </w:r>
            <w:r w:rsidRPr="006A4396" w:rsidDel="00B735EB">
              <w:rPr>
                <w:noProof/>
                <w:lang w:val="en-US"/>
                <w:rPrChange w:id="680" w:author="Thomas Carteret" w:date="2021-04-07T16:08:00Z">
                  <w:rPr>
                    <w:noProof/>
                    <w:lang w:val="en-US"/>
                  </w:rPr>
                </w:rPrChange>
              </w:rPr>
              <w:fldChar w:fldCharType="end"/>
            </w:r>
          </w:del>
        </w:p>
        <w:p w14:paraId="487C5F2B" w14:textId="4A1A3190" w:rsidR="00E77741" w:rsidRPr="006A4396" w:rsidDel="00B735EB" w:rsidRDefault="00FE1FAA">
          <w:pPr>
            <w:pStyle w:val="TM3"/>
            <w:rPr>
              <w:del w:id="681" w:author="Thomas CARTERET" w:date="2021-06-11T11:10:00Z"/>
              <w:noProof/>
              <w:sz w:val="22"/>
              <w:szCs w:val="22"/>
              <w:lang w:val="en-US" w:eastAsia="fr-FR"/>
            </w:rPr>
          </w:pPr>
          <w:del w:id="682" w:author="Thomas CARTERET" w:date="2021-06-11T11:10:00Z">
            <w:r w:rsidRPr="006A4396" w:rsidDel="00B735EB">
              <w:rPr>
                <w:noProof/>
                <w:lang w:val="en-US"/>
                <w:rPrChange w:id="683" w:author="Thomas Carteret" w:date="2021-04-07T16:08:00Z">
                  <w:rPr/>
                </w:rPrChange>
              </w:rPr>
              <w:fldChar w:fldCharType="begin"/>
            </w:r>
            <w:r w:rsidRPr="006A4396" w:rsidDel="00B735EB">
              <w:rPr>
                <w:noProof/>
                <w:lang w:val="en-US"/>
                <w:rPrChange w:id="684" w:author="Thomas Carteret" w:date="2021-04-07T16:08:00Z">
                  <w:rPr/>
                </w:rPrChange>
              </w:rPr>
              <w:delInstrText xml:space="preserve"> HYPERLINK \l "_Toc36812868" </w:delInstrText>
            </w:r>
            <w:r w:rsidRPr="006A4396" w:rsidDel="00B735EB">
              <w:rPr>
                <w:noProof/>
                <w:lang w:val="en-US"/>
                <w:rPrChange w:id="685" w:author="Thomas Carteret" w:date="2021-04-07T16:08:00Z">
                  <w:rPr>
                    <w:noProof/>
                    <w:lang w:val="en-US"/>
                  </w:rPr>
                </w:rPrChange>
              </w:rPr>
              <w:fldChar w:fldCharType="separate"/>
            </w:r>
          </w:del>
          <w:ins w:id="686" w:author="Thomas CARTERET" w:date="2021-06-11T11:10:00Z">
            <w:r w:rsidR="00B735EB">
              <w:rPr>
                <w:b/>
                <w:bCs/>
                <w:noProof/>
              </w:rPr>
              <w:t>Erreur ! Référence de lien hypertexte non valide.</w:t>
            </w:r>
          </w:ins>
          <w:del w:id="687" w:author="Thomas CARTERET" w:date="2021-06-11T11:10:00Z">
            <w:r w:rsidR="00E77741" w:rsidRPr="006A4396" w:rsidDel="00B735EB">
              <w:rPr>
                <w:rStyle w:val="Lienhypertexte"/>
                <w:noProof/>
                <w:lang w:val="en-US"/>
              </w:rPr>
              <w:delText>A1.3.1 Status of the tasks of the Finished Sprint</w:delText>
            </w:r>
            <w:r w:rsidR="00E77741" w:rsidRPr="006A4396" w:rsidDel="00B735EB">
              <w:rPr>
                <w:noProof/>
                <w:webHidden/>
                <w:lang w:val="en-US"/>
              </w:rPr>
              <w:tab/>
            </w:r>
            <w:r w:rsidR="00E77741" w:rsidRPr="006A4396" w:rsidDel="00B735EB">
              <w:rPr>
                <w:noProof/>
                <w:webHidden/>
                <w:lang w:val="en-US"/>
                <w:rPrChange w:id="688"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_Toc36812868 \h </w:delInstrText>
            </w:r>
            <w:r w:rsidR="00E77741" w:rsidRPr="006A4396" w:rsidDel="00B735EB">
              <w:rPr>
                <w:noProof/>
                <w:webHidden/>
                <w:lang w:val="en-US"/>
                <w:rPrChange w:id="689" w:author="Thomas Carteret" w:date="2021-04-07T16:08:00Z">
                  <w:rPr>
                    <w:noProof/>
                    <w:webHidden/>
                    <w:lang w:val="en-US"/>
                  </w:rPr>
                </w:rPrChange>
              </w:rPr>
            </w:r>
            <w:r w:rsidR="00E77741" w:rsidRPr="006A4396" w:rsidDel="00B735EB">
              <w:rPr>
                <w:noProof/>
                <w:webHidden/>
                <w:lang w:val="en-US"/>
                <w:rPrChange w:id="690" w:author="Thomas Carteret" w:date="2021-04-07T16:08:00Z">
                  <w:rPr>
                    <w:noProof/>
                    <w:webHidden/>
                    <w:lang w:val="en-US"/>
                  </w:rPr>
                </w:rPrChange>
              </w:rPr>
              <w:fldChar w:fldCharType="separate"/>
            </w:r>
            <w:r w:rsidR="00E77741" w:rsidRPr="006A4396" w:rsidDel="00B735EB">
              <w:rPr>
                <w:noProof/>
                <w:webHidden/>
                <w:lang w:val="en-US"/>
              </w:rPr>
              <w:delText>12</w:delText>
            </w:r>
            <w:r w:rsidR="00E77741" w:rsidRPr="006A4396" w:rsidDel="00B735EB">
              <w:rPr>
                <w:noProof/>
                <w:webHidden/>
                <w:lang w:val="en-US"/>
                <w:rPrChange w:id="691" w:author="Thomas Carteret" w:date="2021-04-07T16:08:00Z">
                  <w:rPr>
                    <w:noProof/>
                    <w:webHidden/>
                    <w:lang w:val="en-US"/>
                  </w:rPr>
                </w:rPrChange>
              </w:rPr>
              <w:fldChar w:fldCharType="end"/>
            </w:r>
            <w:r w:rsidRPr="006A4396" w:rsidDel="00B735EB">
              <w:rPr>
                <w:noProof/>
                <w:lang w:val="en-US"/>
                <w:rPrChange w:id="692" w:author="Thomas Carteret" w:date="2021-04-07T16:08:00Z">
                  <w:rPr>
                    <w:noProof/>
                    <w:lang w:val="en-US"/>
                  </w:rPr>
                </w:rPrChange>
              </w:rPr>
              <w:fldChar w:fldCharType="end"/>
            </w:r>
          </w:del>
        </w:p>
        <w:p w14:paraId="665BC6D1" w14:textId="248F70E5" w:rsidR="00E77741" w:rsidRPr="006A4396" w:rsidDel="00B735EB" w:rsidRDefault="00FE1FAA">
          <w:pPr>
            <w:pStyle w:val="TM3"/>
            <w:rPr>
              <w:del w:id="693" w:author="Thomas CARTERET" w:date="2021-06-11T11:10:00Z"/>
              <w:noProof/>
              <w:sz w:val="22"/>
              <w:szCs w:val="22"/>
              <w:lang w:val="en-US" w:eastAsia="fr-FR"/>
            </w:rPr>
          </w:pPr>
          <w:del w:id="694" w:author="Thomas CARTERET" w:date="2021-06-11T11:10:00Z">
            <w:r w:rsidRPr="006A4396" w:rsidDel="00B735EB">
              <w:rPr>
                <w:noProof/>
                <w:lang w:val="en-US"/>
                <w:rPrChange w:id="695" w:author="Thomas Carteret" w:date="2021-04-07T16:08:00Z">
                  <w:rPr/>
                </w:rPrChange>
              </w:rPr>
              <w:fldChar w:fldCharType="begin"/>
            </w:r>
            <w:r w:rsidRPr="006A4396" w:rsidDel="00B735EB">
              <w:rPr>
                <w:noProof/>
                <w:lang w:val="en-US"/>
                <w:rPrChange w:id="696" w:author="Thomas Carteret" w:date="2021-04-07T16:08:00Z">
                  <w:rPr/>
                </w:rPrChange>
              </w:rPr>
              <w:delInstrText xml:space="preserve"> HYPERLINK \l "_Toc36812869" </w:delInstrText>
            </w:r>
            <w:r w:rsidRPr="006A4396" w:rsidDel="00B735EB">
              <w:rPr>
                <w:noProof/>
                <w:lang w:val="en-US"/>
                <w:rPrChange w:id="697" w:author="Thomas Carteret" w:date="2021-04-07T16:08:00Z">
                  <w:rPr>
                    <w:noProof/>
                    <w:lang w:val="en-US"/>
                  </w:rPr>
                </w:rPrChange>
              </w:rPr>
              <w:fldChar w:fldCharType="separate"/>
            </w:r>
          </w:del>
          <w:ins w:id="698" w:author="Thomas CARTERET" w:date="2021-06-11T11:10:00Z">
            <w:r w:rsidR="00B735EB">
              <w:rPr>
                <w:b/>
                <w:bCs/>
                <w:noProof/>
              </w:rPr>
              <w:t>Erreur ! Référence de lien hypertexte non valide.</w:t>
            </w:r>
          </w:ins>
          <w:del w:id="699" w:author="Thomas CARTERET" w:date="2021-06-11T11:10:00Z">
            <w:r w:rsidR="00E77741" w:rsidRPr="006A4396" w:rsidDel="00B735EB">
              <w:rPr>
                <w:rStyle w:val="Lienhypertexte"/>
                <w:noProof/>
                <w:lang w:val="en-US"/>
              </w:rPr>
              <w:delText>A1.3.2. List of tasks for the current sprint</w:delText>
            </w:r>
            <w:r w:rsidR="00E77741" w:rsidRPr="006A4396" w:rsidDel="00B735EB">
              <w:rPr>
                <w:noProof/>
                <w:webHidden/>
                <w:lang w:val="en-US"/>
              </w:rPr>
              <w:tab/>
            </w:r>
            <w:r w:rsidR="00E77741" w:rsidRPr="006A4396" w:rsidDel="00B735EB">
              <w:rPr>
                <w:noProof/>
                <w:webHidden/>
                <w:lang w:val="en-US"/>
                <w:rPrChange w:id="700"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_Toc36812869 \h </w:delInstrText>
            </w:r>
            <w:r w:rsidR="00E77741" w:rsidRPr="006A4396" w:rsidDel="00B735EB">
              <w:rPr>
                <w:noProof/>
                <w:webHidden/>
                <w:lang w:val="en-US"/>
                <w:rPrChange w:id="701" w:author="Thomas Carteret" w:date="2021-04-07T16:08:00Z">
                  <w:rPr>
                    <w:noProof/>
                    <w:webHidden/>
                    <w:lang w:val="en-US"/>
                  </w:rPr>
                </w:rPrChange>
              </w:rPr>
            </w:r>
            <w:r w:rsidR="00E77741" w:rsidRPr="006A4396" w:rsidDel="00B735EB">
              <w:rPr>
                <w:noProof/>
                <w:webHidden/>
                <w:lang w:val="en-US"/>
                <w:rPrChange w:id="702" w:author="Thomas Carteret" w:date="2021-04-07T16:08:00Z">
                  <w:rPr>
                    <w:noProof/>
                    <w:webHidden/>
                    <w:lang w:val="en-US"/>
                  </w:rPr>
                </w:rPrChange>
              </w:rPr>
              <w:fldChar w:fldCharType="separate"/>
            </w:r>
            <w:r w:rsidR="00E77741" w:rsidRPr="006A4396" w:rsidDel="00B735EB">
              <w:rPr>
                <w:noProof/>
                <w:webHidden/>
                <w:lang w:val="en-US"/>
              </w:rPr>
              <w:delText>12</w:delText>
            </w:r>
            <w:r w:rsidR="00E77741" w:rsidRPr="006A4396" w:rsidDel="00B735EB">
              <w:rPr>
                <w:noProof/>
                <w:webHidden/>
                <w:lang w:val="en-US"/>
                <w:rPrChange w:id="703" w:author="Thomas Carteret" w:date="2021-04-07T16:08:00Z">
                  <w:rPr>
                    <w:noProof/>
                    <w:webHidden/>
                    <w:lang w:val="en-US"/>
                  </w:rPr>
                </w:rPrChange>
              </w:rPr>
              <w:fldChar w:fldCharType="end"/>
            </w:r>
            <w:r w:rsidRPr="006A4396" w:rsidDel="00B735EB">
              <w:rPr>
                <w:noProof/>
                <w:lang w:val="en-US"/>
                <w:rPrChange w:id="704" w:author="Thomas Carteret" w:date="2021-04-07T16:08:00Z">
                  <w:rPr>
                    <w:noProof/>
                    <w:lang w:val="en-US"/>
                  </w:rPr>
                </w:rPrChange>
              </w:rPr>
              <w:fldChar w:fldCharType="end"/>
            </w:r>
          </w:del>
        </w:p>
        <w:p w14:paraId="69E723BA" w14:textId="25B395A6" w:rsidR="00E77741" w:rsidRPr="006A4396" w:rsidDel="00B735EB" w:rsidRDefault="00FE1FAA">
          <w:pPr>
            <w:pStyle w:val="TM3"/>
            <w:rPr>
              <w:del w:id="705" w:author="Thomas CARTERET" w:date="2021-06-11T11:10:00Z"/>
              <w:noProof/>
              <w:sz w:val="22"/>
              <w:szCs w:val="22"/>
              <w:lang w:val="en-US" w:eastAsia="fr-FR"/>
            </w:rPr>
          </w:pPr>
          <w:del w:id="706" w:author="Thomas CARTERET" w:date="2021-06-11T11:10:00Z">
            <w:r w:rsidRPr="006A4396" w:rsidDel="00B735EB">
              <w:rPr>
                <w:noProof/>
                <w:lang w:val="en-US"/>
                <w:rPrChange w:id="707" w:author="Thomas Carteret" w:date="2021-04-07T16:08:00Z">
                  <w:rPr/>
                </w:rPrChange>
              </w:rPr>
              <w:fldChar w:fldCharType="begin"/>
            </w:r>
            <w:r w:rsidRPr="006A4396" w:rsidDel="00B735EB">
              <w:rPr>
                <w:noProof/>
                <w:lang w:val="en-US"/>
                <w:rPrChange w:id="708" w:author="Thomas Carteret" w:date="2021-04-07T16:08:00Z">
                  <w:rPr/>
                </w:rPrChange>
              </w:rPr>
              <w:delInstrText xml:space="preserve"> HYPERLINK \l "_Toc36812870" </w:delInstrText>
            </w:r>
            <w:r w:rsidRPr="006A4396" w:rsidDel="00B735EB">
              <w:rPr>
                <w:noProof/>
                <w:lang w:val="en-US"/>
                <w:rPrChange w:id="709" w:author="Thomas Carteret" w:date="2021-04-07T16:08:00Z">
                  <w:rPr>
                    <w:noProof/>
                    <w:lang w:val="en-US"/>
                  </w:rPr>
                </w:rPrChange>
              </w:rPr>
              <w:fldChar w:fldCharType="separate"/>
            </w:r>
          </w:del>
          <w:ins w:id="710" w:author="Thomas CARTERET" w:date="2021-06-11T11:10:00Z">
            <w:r w:rsidR="00B735EB">
              <w:rPr>
                <w:b/>
                <w:bCs/>
                <w:noProof/>
              </w:rPr>
              <w:t>Erreur ! Référence de lien hypertexte non valide.</w:t>
            </w:r>
          </w:ins>
          <w:del w:id="711" w:author="Thomas CARTERET" w:date="2021-06-11T11:10:00Z">
            <w:r w:rsidR="00E77741" w:rsidRPr="006A4396" w:rsidDel="00B735EB">
              <w:rPr>
                <w:rStyle w:val="Lienhypertexte"/>
                <w:noProof/>
                <w:lang w:val="en-US"/>
              </w:rPr>
              <w:delText>A1.3.2. General Comments</w:delText>
            </w:r>
            <w:r w:rsidR="00E77741" w:rsidRPr="006A4396" w:rsidDel="00B735EB">
              <w:rPr>
                <w:noProof/>
                <w:webHidden/>
                <w:lang w:val="en-US"/>
              </w:rPr>
              <w:tab/>
            </w:r>
            <w:r w:rsidR="00E77741" w:rsidRPr="006A4396" w:rsidDel="00B735EB">
              <w:rPr>
                <w:noProof/>
                <w:webHidden/>
                <w:lang w:val="en-US"/>
                <w:rPrChange w:id="712" w:author="Thomas Carteret" w:date="2021-04-07T16:08:00Z">
                  <w:rPr>
                    <w:noProof/>
                    <w:webHidden/>
                    <w:lang w:val="en-US"/>
                  </w:rPr>
                </w:rPrChange>
              </w:rPr>
              <w:fldChar w:fldCharType="begin"/>
            </w:r>
            <w:r w:rsidR="00E77741" w:rsidRPr="006A4396" w:rsidDel="00B735EB">
              <w:rPr>
                <w:noProof/>
                <w:webHidden/>
                <w:lang w:val="en-US"/>
              </w:rPr>
              <w:delInstrText xml:space="preserve"> PAGEREF _Toc36812870 \h </w:delInstrText>
            </w:r>
            <w:r w:rsidR="00E77741" w:rsidRPr="006A4396" w:rsidDel="00B735EB">
              <w:rPr>
                <w:noProof/>
                <w:webHidden/>
                <w:lang w:val="en-US"/>
                <w:rPrChange w:id="713" w:author="Thomas Carteret" w:date="2021-04-07T16:08:00Z">
                  <w:rPr>
                    <w:noProof/>
                    <w:webHidden/>
                    <w:lang w:val="en-US"/>
                  </w:rPr>
                </w:rPrChange>
              </w:rPr>
            </w:r>
            <w:r w:rsidR="00E77741" w:rsidRPr="006A4396" w:rsidDel="00B735EB">
              <w:rPr>
                <w:noProof/>
                <w:webHidden/>
                <w:lang w:val="en-US"/>
                <w:rPrChange w:id="714" w:author="Thomas Carteret" w:date="2021-04-07T16:08:00Z">
                  <w:rPr>
                    <w:noProof/>
                    <w:webHidden/>
                    <w:lang w:val="en-US"/>
                  </w:rPr>
                </w:rPrChange>
              </w:rPr>
              <w:fldChar w:fldCharType="separate"/>
            </w:r>
            <w:r w:rsidR="00E77741" w:rsidRPr="006A4396" w:rsidDel="00B735EB">
              <w:rPr>
                <w:noProof/>
                <w:webHidden/>
                <w:lang w:val="en-US"/>
              </w:rPr>
              <w:delText>12</w:delText>
            </w:r>
            <w:r w:rsidR="00E77741" w:rsidRPr="006A4396" w:rsidDel="00B735EB">
              <w:rPr>
                <w:noProof/>
                <w:webHidden/>
                <w:lang w:val="en-US"/>
                <w:rPrChange w:id="715" w:author="Thomas Carteret" w:date="2021-04-07T16:08:00Z">
                  <w:rPr>
                    <w:noProof/>
                    <w:webHidden/>
                    <w:lang w:val="en-US"/>
                  </w:rPr>
                </w:rPrChange>
              </w:rPr>
              <w:fldChar w:fldCharType="end"/>
            </w:r>
            <w:r w:rsidRPr="006A4396" w:rsidDel="00B735EB">
              <w:rPr>
                <w:noProof/>
                <w:lang w:val="en-US"/>
                <w:rPrChange w:id="716" w:author="Thomas Carteret" w:date="2021-04-07T16:08:00Z">
                  <w:rPr>
                    <w:noProof/>
                    <w:lang w:val="en-US"/>
                  </w:rPr>
                </w:rPrChange>
              </w:rPr>
              <w:fldChar w:fldCharType="end"/>
            </w:r>
          </w:del>
        </w:p>
        <w:p w14:paraId="635294AC" w14:textId="77777777" w:rsidR="005779D4" w:rsidRPr="006A4396" w:rsidRDefault="000E1B2F">
          <w:pPr>
            <w:spacing w:before="0" w:line="276" w:lineRule="auto"/>
            <w:jc w:val="left"/>
            <w:rPr>
              <w:lang w:val="en-US"/>
            </w:rPr>
          </w:pPr>
          <w:r w:rsidRPr="006A4396">
            <w:rPr>
              <w:lang w:val="en-US"/>
              <w:rPrChange w:id="717" w:author="Thomas Carteret" w:date="2021-04-07T16:08:00Z">
                <w:rPr>
                  <w:lang w:val="en-US"/>
                </w:rPr>
              </w:rPrChange>
            </w:rPr>
            <w:fldChar w:fldCharType="end"/>
          </w:r>
        </w:p>
      </w:sdtContent>
    </w:sdt>
    <w:p w14:paraId="32AE30DD" w14:textId="77777777" w:rsidR="00C87B2F" w:rsidRPr="006A4396" w:rsidRDefault="00C87B2F">
      <w:pPr>
        <w:spacing w:before="0" w:after="0"/>
        <w:jc w:val="left"/>
        <w:rPr>
          <w:b/>
          <w:bCs/>
          <w:caps/>
          <w:spacing w:val="15"/>
          <w:szCs w:val="22"/>
          <w:lang w:val="en-US"/>
        </w:rPr>
      </w:pPr>
      <w:r w:rsidRPr="006A4396">
        <w:rPr>
          <w:lang w:val="en-US"/>
        </w:rPr>
        <w:br w:type="page"/>
      </w:r>
    </w:p>
    <w:p w14:paraId="721E7F38" w14:textId="10309419" w:rsidR="005779D4" w:rsidRPr="006A4396" w:rsidRDefault="000E1B2F">
      <w:pPr>
        <w:pStyle w:val="Titre1"/>
        <w:shd w:val="clear" w:color="auto" w:fill="8DB3E2"/>
        <w:rPr>
          <w:lang w:val="en-US"/>
        </w:rPr>
      </w:pPr>
      <w:bookmarkStart w:id="718" w:name="_Toc74302224"/>
      <w:r w:rsidRPr="006A4396">
        <w:rPr>
          <w:lang w:val="en-US"/>
        </w:rPr>
        <w:lastRenderedPageBreak/>
        <w:t>1</w:t>
      </w:r>
      <w:r w:rsidRPr="006A4396">
        <w:rPr>
          <w:rFonts w:cstheme="minorHAnsi"/>
          <w:lang w:val="en-US"/>
        </w:rPr>
        <w:t xml:space="preserve">. </w:t>
      </w:r>
      <w:bookmarkStart w:id="719" w:name="_Toc282185203"/>
      <w:bookmarkStart w:id="720" w:name="_Ref213576677"/>
      <w:r w:rsidR="006B1263" w:rsidRPr="006A4396">
        <w:rPr>
          <w:rFonts w:cstheme="minorHAnsi"/>
          <w:lang w:val="en-US"/>
        </w:rPr>
        <w:t>General Presentation</w:t>
      </w:r>
      <w:bookmarkEnd w:id="718"/>
    </w:p>
    <w:p w14:paraId="17038766" w14:textId="77777777" w:rsidR="005779D4" w:rsidRPr="006A4396" w:rsidRDefault="000E1B2F">
      <w:pPr>
        <w:pStyle w:val="Titre2"/>
        <w:shd w:val="clear" w:color="auto" w:fill="FFFFFF"/>
        <w:rPr>
          <w:lang w:val="en-US"/>
        </w:rPr>
      </w:pPr>
      <w:bookmarkStart w:id="721" w:name="_Toc74302225"/>
      <w:r w:rsidRPr="006A4396">
        <w:rPr>
          <w:lang w:val="en-US"/>
        </w:rPr>
        <w:t xml:space="preserve">1.1. </w:t>
      </w:r>
      <w:bookmarkStart w:id="722" w:name="_Toc7289670"/>
      <w:bookmarkStart w:id="723" w:name="_Toc5704865"/>
      <w:r w:rsidRPr="006A4396">
        <w:rPr>
          <w:lang w:val="en-US"/>
        </w:rPr>
        <w:t xml:space="preserve">General Description of the </w:t>
      </w:r>
      <w:r w:rsidR="006B1263" w:rsidRPr="006A4396">
        <w:rPr>
          <w:lang w:val="en-US"/>
        </w:rPr>
        <w:t>A</w:t>
      </w:r>
      <w:r w:rsidRPr="006A4396">
        <w:rPr>
          <w:lang w:val="en-US"/>
        </w:rPr>
        <w:t>pplication</w:t>
      </w:r>
      <w:bookmarkEnd w:id="721"/>
    </w:p>
    <w:p w14:paraId="503A2EC6" w14:textId="029DBC2C" w:rsidR="00FE1FAA" w:rsidRPr="006A4396" w:rsidRDefault="00FE1FAA">
      <w:pPr>
        <w:spacing w:before="100" w:beforeAutospacing="1" w:after="100" w:afterAutospacing="1"/>
        <w:rPr>
          <w:ins w:id="724" w:author="Thomas Carteret" w:date="2021-04-07T15:52:00Z"/>
          <w:lang w:val="en-US"/>
          <w:rPrChange w:id="725" w:author="Thomas Carteret" w:date="2021-04-07T16:08:00Z">
            <w:rPr>
              <w:ins w:id="726" w:author="Thomas Carteret" w:date="2021-04-07T15:52:00Z"/>
              <w:rFonts w:ascii="Times New Roman" w:eastAsia="Times New Roman" w:hAnsi="Times New Roman" w:cs="Times New Roman"/>
              <w:szCs w:val="24"/>
              <w:lang w:eastAsia="fr-FR"/>
            </w:rPr>
          </w:rPrChange>
        </w:rPr>
        <w:pPrChange w:id="727" w:author="Thomas Carteret" w:date="2021-04-07T15:52:00Z">
          <w:pPr>
            <w:spacing w:before="100" w:beforeAutospacing="1" w:after="100" w:afterAutospacing="1"/>
            <w:jc w:val="left"/>
          </w:pPr>
        </w:pPrChange>
      </w:pPr>
      <w:ins w:id="728" w:author="Thomas Carteret" w:date="2021-04-07T15:52:00Z">
        <w:r w:rsidRPr="006A4396">
          <w:rPr>
            <w:lang w:val="en-US"/>
            <w:rPrChange w:id="729" w:author="Thomas Carteret" w:date="2021-04-07T16:08:00Z">
              <w:rPr>
                <w:rFonts w:ascii="Times New Roman" w:eastAsia="Times New Roman" w:hAnsi="Times New Roman" w:cs="Times New Roman"/>
                <w:szCs w:val="24"/>
                <w:lang w:eastAsia="fr-FR"/>
              </w:rPr>
            </w:rPrChange>
          </w:rPr>
          <w:t xml:space="preserve">The theme of our application is centered around mass public protests. These are very present in France and have a tendency to escalate causing multiple injuries, arrests and damages. Our application will aim to simulate a demonstration with protesters, law enforcement forces along with all the elements that goes with the event. The end goal is to study the behavior of the masses in such scenarios and learn how to minimize damages and maximize civil behavior through the control of the law </w:t>
        </w:r>
      </w:ins>
      <w:ins w:id="730" w:author="Thomas Carteret" w:date="2021-04-07T16:32:00Z">
        <w:r w:rsidR="00E445FA" w:rsidRPr="006A4396">
          <w:rPr>
            <w:lang w:val="en-US"/>
          </w:rPr>
          <w:t>enforcement</w:t>
        </w:r>
      </w:ins>
      <w:ins w:id="731" w:author="Thomas Carteret" w:date="2021-04-07T15:52:00Z">
        <w:r w:rsidRPr="006A4396">
          <w:rPr>
            <w:lang w:val="en-US"/>
            <w:rPrChange w:id="732" w:author="Thomas Carteret" w:date="2021-04-07T16:08:00Z">
              <w:rPr>
                <w:rFonts w:ascii="Times New Roman" w:eastAsia="Times New Roman" w:hAnsi="Times New Roman" w:cs="Times New Roman"/>
                <w:szCs w:val="24"/>
                <w:lang w:eastAsia="fr-FR"/>
              </w:rPr>
            </w:rPrChange>
          </w:rPr>
          <w:t xml:space="preserve"> forces.</w:t>
        </w:r>
      </w:ins>
    </w:p>
    <w:p w14:paraId="632141D6" w14:textId="4A793B52" w:rsidR="00FE1FAA" w:rsidRPr="006A4396" w:rsidRDefault="00FE1FAA">
      <w:pPr>
        <w:spacing w:before="100" w:beforeAutospacing="1" w:after="100" w:afterAutospacing="1"/>
        <w:rPr>
          <w:ins w:id="733" w:author="Thomas Carteret" w:date="2021-04-07T15:52:00Z"/>
          <w:lang w:val="en-US"/>
          <w:rPrChange w:id="734" w:author="Thomas Carteret" w:date="2021-04-07T16:08:00Z">
            <w:rPr>
              <w:ins w:id="735" w:author="Thomas Carteret" w:date="2021-04-07T15:52:00Z"/>
              <w:rFonts w:ascii="Times New Roman" w:eastAsia="Times New Roman" w:hAnsi="Times New Roman" w:cs="Times New Roman"/>
              <w:szCs w:val="24"/>
              <w:lang w:eastAsia="fr-FR"/>
            </w:rPr>
          </w:rPrChange>
        </w:rPr>
        <w:pPrChange w:id="736" w:author="Thomas Carteret" w:date="2021-04-07T15:52:00Z">
          <w:pPr>
            <w:spacing w:before="100" w:beforeAutospacing="1" w:after="100" w:afterAutospacing="1"/>
            <w:jc w:val="left"/>
          </w:pPr>
        </w:pPrChange>
      </w:pPr>
      <w:ins w:id="737" w:author="Thomas Carteret" w:date="2021-04-07T15:52:00Z">
        <w:r w:rsidRPr="006A4396">
          <w:rPr>
            <w:lang w:val="en-US"/>
            <w:rPrChange w:id="738" w:author="Thomas Carteret" w:date="2021-04-07T16:08:00Z">
              <w:rPr>
                <w:rFonts w:ascii="Times New Roman" w:eastAsia="Times New Roman" w:hAnsi="Times New Roman" w:cs="Times New Roman"/>
                <w:szCs w:val="24"/>
                <w:lang w:eastAsia="fr-FR"/>
              </w:rPr>
            </w:rPrChange>
          </w:rPr>
          <w:t>The studied scenario would be a protest march from point A to point B (may add several starting points). The goal of the protesters in a “civil” state would be the travel from A to B. On the other hand, for protesters in an “</w:t>
        </w:r>
      </w:ins>
      <w:ins w:id="739" w:author="Thomas Carteret" w:date="2021-04-07T16:32:00Z">
        <w:r w:rsidR="00E445FA" w:rsidRPr="006A4396">
          <w:rPr>
            <w:lang w:val="en-US"/>
          </w:rPr>
          <w:t>aggressive“</w:t>
        </w:r>
        <w:r w:rsidR="00E445FA">
          <w:rPr>
            <w:lang w:val="en-US"/>
          </w:rPr>
          <w:t xml:space="preserve"> </w:t>
        </w:r>
        <w:r w:rsidR="00E445FA" w:rsidRPr="006A4396">
          <w:rPr>
            <w:lang w:val="en-US"/>
          </w:rPr>
          <w:t>state</w:t>
        </w:r>
      </w:ins>
      <w:ins w:id="740" w:author="Thomas Carteret" w:date="2021-04-07T15:52:00Z">
        <w:r w:rsidRPr="006A4396">
          <w:rPr>
            <w:lang w:val="en-US"/>
            <w:rPrChange w:id="741" w:author="Thomas Carteret" w:date="2021-04-07T16:08:00Z">
              <w:rPr>
                <w:rFonts w:ascii="Times New Roman" w:eastAsia="Times New Roman" w:hAnsi="Times New Roman" w:cs="Times New Roman"/>
                <w:szCs w:val="24"/>
                <w:lang w:eastAsia="fr-FR"/>
              </w:rPr>
            </w:rPrChange>
          </w:rPr>
          <w:t xml:space="preserve">, they aim to destroy </w:t>
        </w:r>
      </w:ins>
      <w:ins w:id="742" w:author="Thomas Carteret" w:date="2021-04-07T16:32:00Z">
        <w:r w:rsidR="00E445FA" w:rsidRPr="006A4396">
          <w:rPr>
            <w:lang w:val="en-US"/>
          </w:rPr>
          <w:t>properties</w:t>
        </w:r>
      </w:ins>
      <w:ins w:id="743" w:author="Thomas Carteret" w:date="2021-04-07T15:52:00Z">
        <w:r w:rsidRPr="006A4396">
          <w:rPr>
            <w:lang w:val="en-US"/>
            <w:rPrChange w:id="744" w:author="Thomas Carteret" w:date="2021-04-07T16:08:00Z">
              <w:rPr>
                <w:rFonts w:ascii="Times New Roman" w:eastAsia="Times New Roman" w:hAnsi="Times New Roman" w:cs="Times New Roman"/>
                <w:szCs w:val="24"/>
                <w:lang w:eastAsia="fr-FR"/>
              </w:rPr>
            </w:rPrChange>
          </w:rPr>
          <w:t xml:space="preserve"> around the march. For the ones in a “panicked” state their goal is to run away from the march. As for the law enforcing agents (“players side“) the objective is to keep everything under control and stop things from escalating.</w:t>
        </w:r>
      </w:ins>
    </w:p>
    <w:p w14:paraId="7D6E17DD" w14:textId="42E46D19" w:rsidR="005779D4" w:rsidRPr="006A4396" w:rsidDel="00FE1FAA" w:rsidRDefault="000E1B2F" w:rsidP="000E1B2F">
      <w:pPr>
        <w:rPr>
          <w:del w:id="745" w:author="Thomas Carteret" w:date="2021-04-07T15:52:00Z"/>
          <w:lang w:val="en-US"/>
        </w:rPr>
      </w:pPr>
      <w:del w:id="746" w:author="Thomas Carteret" w:date="2021-04-07T15:52:00Z">
        <w:r w:rsidRPr="006A4396" w:rsidDel="00FE1FAA">
          <w:rPr>
            <w:lang w:val="en-US"/>
          </w:rPr>
          <w:delText>Describe your application, its purpose, the elements inside.</w:delText>
        </w:r>
      </w:del>
    </w:p>
    <w:p w14:paraId="039661E4" w14:textId="77777777" w:rsidR="005779D4" w:rsidRPr="006A4396" w:rsidRDefault="000E1B2F">
      <w:pPr>
        <w:pStyle w:val="Titre2"/>
        <w:shd w:val="clear" w:color="auto" w:fill="FFFFFF"/>
        <w:rPr>
          <w:lang w:val="en-US"/>
        </w:rPr>
      </w:pPr>
      <w:bookmarkStart w:id="747" w:name="_Toc74302226"/>
      <w:bookmarkEnd w:id="722"/>
      <w:bookmarkEnd w:id="723"/>
      <w:r w:rsidRPr="006A4396">
        <w:rPr>
          <w:lang w:val="en-US"/>
        </w:rPr>
        <w:t xml:space="preserve">1.2. Expected </w:t>
      </w:r>
      <w:r w:rsidR="006B1263" w:rsidRPr="006A4396">
        <w:rPr>
          <w:lang w:val="en-US"/>
        </w:rPr>
        <w:t>M</w:t>
      </w:r>
      <w:r w:rsidRPr="006A4396">
        <w:rPr>
          <w:lang w:val="en-US"/>
        </w:rPr>
        <w:t>easurements</w:t>
      </w:r>
      <w:bookmarkEnd w:id="747"/>
    </w:p>
    <w:bookmarkEnd w:id="719"/>
    <w:bookmarkEnd w:id="720"/>
    <w:p w14:paraId="2AE658B6" w14:textId="4AF85414" w:rsidR="00FE1FAA" w:rsidRPr="006A4396" w:rsidRDefault="00FE1FAA">
      <w:pPr>
        <w:spacing w:before="100" w:beforeAutospacing="1" w:after="100" w:afterAutospacing="1"/>
        <w:rPr>
          <w:ins w:id="748" w:author="Thomas Carteret" w:date="2021-04-07T15:54:00Z"/>
          <w:lang w:val="en-US"/>
          <w:rPrChange w:id="749" w:author="Thomas Carteret" w:date="2021-04-07T16:08:00Z">
            <w:rPr>
              <w:ins w:id="750" w:author="Thomas Carteret" w:date="2021-04-07T15:54:00Z"/>
              <w:rFonts w:ascii="Times New Roman" w:eastAsia="Times New Roman" w:hAnsi="Times New Roman" w:cs="Times New Roman"/>
              <w:szCs w:val="24"/>
              <w:lang w:eastAsia="fr-FR"/>
            </w:rPr>
          </w:rPrChange>
        </w:rPr>
        <w:pPrChange w:id="751" w:author="Thomas Carteret" w:date="2021-04-07T15:54:00Z">
          <w:pPr>
            <w:numPr>
              <w:numId w:val="9"/>
            </w:numPr>
            <w:tabs>
              <w:tab w:val="num" w:pos="720"/>
            </w:tabs>
            <w:spacing w:before="100" w:beforeAutospacing="1" w:after="100" w:afterAutospacing="1"/>
            <w:ind w:left="720" w:hanging="360"/>
            <w:jc w:val="left"/>
          </w:pPr>
        </w:pPrChange>
      </w:pPr>
      <w:ins w:id="752" w:author="Thomas Carteret" w:date="2021-04-07T15:54:00Z">
        <w:r w:rsidRPr="006A4396">
          <w:rPr>
            <w:lang w:val="en-US"/>
            <w:rPrChange w:id="753" w:author="Thomas Carteret" w:date="2021-04-07T16:08:00Z">
              <w:rPr>
                <w:rFonts w:ascii="Times New Roman" w:eastAsia="Times New Roman" w:hAnsi="Times New Roman" w:cs="Times New Roman"/>
                <w:szCs w:val="24"/>
                <w:lang w:eastAsia="fr-FR"/>
              </w:rPr>
            </w:rPrChange>
          </w:rPr>
          <w:t>To study the behavior of the masses and get estimates on the “civility” of the protest we chose the following measurements:</w:t>
        </w:r>
      </w:ins>
    </w:p>
    <w:p w14:paraId="26CA1E38" w14:textId="77777777" w:rsidR="00E445FA" w:rsidRPr="00E445FA" w:rsidRDefault="00FE1FAA" w:rsidP="004D3966">
      <w:pPr>
        <w:pStyle w:val="Paragraphedeliste"/>
        <w:numPr>
          <w:ilvl w:val="0"/>
          <w:numId w:val="10"/>
        </w:numPr>
        <w:spacing w:before="100" w:beforeAutospacing="1" w:after="100" w:afterAutospacing="1"/>
        <w:rPr>
          <w:ins w:id="754" w:author="Thomas Carteret" w:date="2021-04-07T16:33:00Z"/>
          <w:rFonts w:eastAsia="Times New Roman"/>
          <w:lang w:val="en-US"/>
          <w:rPrChange w:id="755" w:author="Thomas Carteret" w:date="2021-04-07T16:33:00Z">
            <w:rPr>
              <w:ins w:id="756" w:author="Thomas Carteret" w:date="2021-04-07T16:33:00Z"/>
              <w:lang w:val="en-US"/>
            </w:rPr>
          </w:rPrChange>
        </w:rPr>
      </w:pPr>
      <w:ins w:id="757" w:author="Thomas Carteret" w:date="2021-04-07T15:55:00Z">
        <w:r w:rsidRPr="00E445FA">
          <w:rPr>
            <w:i/>
            <w:iCs/>
            <w:lang w:val="en-US"/>
            <w:rPrChange w:id="758" w:author="Thomas Carteret" w:date="2021-04-07T16:33:00Z">
              <w:rPr>
                <w:lang w:val="en-US"/>
              </w:rPr>
            </w:rPrChange>
          </w:rPr>
          <w:t>What:</w:t>
        </w:r>
        <w:r w:rsidRPr="00E445FA">
          <w:rPr>
            <w:lang w:val="en-US"/>
          </w:rPr>
          <w:t xml:space="preserve"> </w:t>
        </w:r>
      </w:ins>
      <w:ins w:id="759" w:author="Thomas Carteret" w:date="2021-04-07T15:54:00Z">
        <w:r w:rsidRPr="00E445FA">
          <w:rPr>
            <w:lang w:val="en-US"/>
            <w:rPrChange w:id="760" w:author="Thomas Carteret" w:date="2021-04-07T16:33:00Z">
              <w:rPr>
                <w:rFonts w:ascii="Times New Roman" w:eastAsia="Times New Roman" w:hAnsi="Times New Roman" w:cs="Times New Roman"/>
                <w:szCs w:val="24"/>
                <w:lang w:eastAsia="fr-FR"/>
              </w:rPr>
            </w:rPrChange>
          </w:rPr>
          <w:t>Damages (in %)</w:t>
        </w:r>
      </w:ins>
    </w:p>
    <w:p w14:paraId="63774D87" w14:textId="0C98E1C5" w:rsidR="00FE1FAA" w:rsidRDefault="00FE1FAA" w:rsidP="00E445FA">
      <w:pPr>
        <w:pStyle w:val="Paragraphedeliste"/>
        <w:spacing w:before="100" w:beforeAutospacing="1" w:after="100" w:afterAutospacing="1"/>
        <w:rPr>
          <w:ins w:id="761" w:author="Thomas Carteret" w:date="2021-04-07T16:35:00Z"/>
          <w:lang w:val="en-US"/>
        </w:rPr>
      </w:pPr>
      <w:ins w:id="762" w:author="Thomas Carteret" w:date="2021-04-07T15:55:00Z">
        <w:r w:rsidRPr="00E445FA">
          <w:rPr>
            <w:i/>
            <w:iCs/>
            <w:lang w:val="en-US"/>
            <w:rPrChange w:id="763" w:author="Thomas Carteret" w:date="2021-04-07T16:33:00Z">
              <w:rPr>
                <w:b/>
                <w:bCs/>
                <w:lang w:val="en-US"/>
              </w:rPr>
            </w:rPrChange>
          </w:rPr>
          <w:t>Why:</w:t>
        </w:r>
        <w:r w:rsidRPr="00E445FA">
          <w:rPr>
            <w:i/>
            <w:iCs/>
            <w:lang w:val="en-US"/>
          </w:rPr>
          <w:t xml:space="preserve"> </w:t>
        </w:r>
      </w:ins>
      <w:ins w:id="764" w:author="Thomas Carteret" w:date="2021-04-07T16:33:00Z">
        <w:r w:rsidR="00E445FA" w:rsidRPr="00E445FA">
          <w:rPr>
            <w:lang w:val="en-US"/>
            <w:rPrChange w:id="765" w:author="Thomas Carteret" w:date="2021-04-07T16:33:00Z">
              <w:rPr/>
            </w:rPrChange>
          </w:rPr>
          <w:t>this will allow us to estimate if the demonstration has degenerated or not.</w:t>
        </w:r>
      </w:ins>
    </w:p>
    <w:p w14:paraId="6019E854" w14:textId="77777777" w:rsidR="00E445FA" w:rsidRPr="00E445FA" w:rsidRDefault="00E445FA">
      <w:pPr>
        <w:pStyle w:val="Paragraphedeliste"/>
        <w:spacing w:before="100" w:beforeAutospacing="1" w:after="100" w:afterAutospacing="1"/>
        <w:rPr>
          <w:ins w:id="766" w:author="Thomas Carteret" w:date="2021-04-07T15:54:00Z"/>
          <w:rFonts w:eastAsia="Times New Roman"/>
          <w:lang w:val="en-US"/>
          <w:rPrChange w:id="767" w:author="Thomas Carteret" w:date="2021-04-07T16:33:00Z">
            <w:rPr>
              <w:ins w:id="768" w:author="Thomas Carteret" w:date="2021-04-07T15:54:00Z"/>
              <w:rFonts w:ascii="Times New Roman" w:eastAsia="Times New Roman" w:hAnsi="Times New Roman" w:cs="Times New Roman"/>
              <w:szCs w:val="24"/>
              <w:lang w:eastAsia="fr-FR"/>
            </w:rPr>
          </w:rPrChange>
        </w:rPr>
        <w:pPrChange w:id="769" w:author="Thomas Carteret" w:date="2021-04-07T16:33:00Z">
          <w:pPr>
            <w:numPr>
              <w:numId w:val="9"/>
            </w:numPr>
            <w:tabs>
              <w:tab w:val="num" w:pos="720"/>
            </w:tabs>
            <w:spacing w:before="100" w:beforeAutospacing="1" w:after="100" w:afterAutospacing="1"/>
            <w:ind w:left="720" w:hanging="360"/>
            <w:jc w:val="left"/>
          </w:pPr>
        </w:pPrChange>
      </w:pPr>
    </w:p>
    <w:p w14:paraId="1BD6127E" w14:textId="77777777" w:rsidR="00E445FA" w:rsidRPr="00E445FA" w:rsidRDefault="00FE1FAA" w:rsidP="00827650">
      <w:pPr>
        <w:pStyle w:val="Paragraphedeliste"/>
        <w:numPr>
          <w:ilvl w:val="0"/>
          <w:numId w:val="10"/>
        </w:numPr>
        <w:spacing w:before="100" w:beforeAutospacing="1" w:after="100" w:afterAutospacing="1"/>
        <w:rPr>
          <w:ins w:id="770" w:author="Thomas Carteret" w:date="2021-04-07T16:34:00Z"/>
          <w:rFonts w:eastAsia="Times New Roman"/>
          <w:lang w:val="en-US"/>
          <w:rPrChange w:id="771" w:author="Thomas Carteret" w:date="2021-04-07T16:34:00Z">
            <w:rPr>
              <w:ins w:id="772" w:author="Thomas Carteret" w:date="2021-04-07T16:34:00Z"/>
              <w:lang w:val="en-US"/>
            </w:rPr>
          </w:rPrChange>
        </w:rPr>
      </w:pPr>
      <w:ins w:id="773" w:author="Thomas Carteret" w:date="2021-04-07T15:55:00Z">
        <w:r w:rsidRPr="00E445FA">
          <w:rPr>
            <w:i/>
            <w:iCs/>
            <w:lang w:val="en-US"/>
          </w:rPr>
          <w:t>What:</w:t>
        </w:r>
        <w:r w:rsidRPr="00E445FA">
          <w:rPr>
            <w:lang w:val="en-US"/>
          </w:rPr>
          <w:t xml:space="preserve"> </w:t>
        </w:r>
      </w:ins>
      <w:ins w:id="774" w:author="Thomas Carteret" w:date="2021-04-07T15:54:00Z">
        <w:r w:rsidRPr="00E445FA">
          <w:rPr>
            <w:lang w:val="en-US"/>
            <w:rPrChange w:id="775" w:author="Thomas Carteret" w:date="2021-04-07T16:34:00Z">
              <w:rPr>
                <w:rFonts w:ascii="Times New Roman" w:eastAsia="Times New Roman" w:hAnsi="Times New Roman" w:cs="Times New Roman"/>
                <w:szCs w:val="24"/>
                <w:lang w:eastAsia="fr-FR"/>
              </w:rPr>
            </w:rPrChange>
          </w:rPr>
          <w:t>Evolution of the number of protesters in each state: aggressive, civil or panicked. (in %)</w:t>
        </w:r>
      </w:ins>
    </w:p>
    <w:p w14:paraId="1846A837" w14:textId="5CF2CD55" w:rsidR="00FE1FAA" w:rsidRDefault="00FE1FAA" w:rsidP="00E445FA">
      <w:pPr>
        <w:pStyle w:val="Paragraphedeliste"/>
        <w:spacing w:before="100" w:beforeAutospacing="1" w:after="100" w:afterAutospacing="1"/>
        <w:rPr>
          <w:ins w:id="776" w:author="Thomas Carteret" w:date="2021-04-07T16:35:00Z"/>
          <w:lang w:val="en-US"/>
        </w:rPr>
      </w:pPr>
      <w:ins w:id="777" w:author="Thomas Carteret" w:date="2021-04-07T15:55:00Z">
        <w:r w:rsidRPr="00E445FA">
          <w:rPr>
            <w:i/>
            <w:iCs/>
            <w:lang w:val="en-US"/>
          </w:rPr>
          <w:t xml:space="preserve">Why: </w:t>
        </w:r>
      </w:ins>
      <w:ins w:id="778" w:author="Thomas Carteret" w:date="2021-04-07T16:34:00Z">
        <w:r w:rsidR="00E445FA" w:rsidRPr="00E445FA">
          <w:rPr>
            <w:lang w:val="en-US"/>
            <w:rPrChange w:id="779" w:author="Thomas Carteret" w:date="2021-04-07T16:34:00Z">
              <w:rPr/>
            </w:rPrChange>
          </w:rPr>
          <w:t>this will allow us to see the evolution of the protestor’s state during the whole demonstration.</w:t>
        </w:r>
      </w:ins>
    </w:p>
    <w:p w14:paraId="69BC2884" w14:textId="77777777" w:rsidR="00E445FA" w:rsidRPr="00E445FA" w:rsidRDefault="00E445FA">
      <w:pPr>
        <w:pStyle w:val="Paragraphedeliste"/>
        <w:spacing w:before="100" w:beforeAutospacing="1" w:after="100" w:afterAutospacing="1"/>
        <w:rPr>
          <w:ins w:id="780" w:author="Thomas Carteret" w:date="2021-04-07T15:54:00Z"/>
          <w:rFonts w:eastAsia="Times New Roman"/>
          <w:lang w:val="en-US"/>
          <w:rPrChange w:id="781" w:author="Thomas Carteret" w:date="2021-04-07T16:34:00Z">
            <w:rPr>
              <w:ins w:id="782" w:author="Thomas Carteret" w:date="2021-04-07T15:54:00Z"/>
              <w:rFonts w:ascii="Times New Roman" w:eastAsia="Times New Roman" w:hAnsi="Times New Roman" w:cs="Times New Roman"/>
              <w:szCs w:val="24"/>
              <w:lang w:eastAsia="fr-FR"/>
            </w:rPr>
          </w:rPrChange>
        </w:rPr>
        <w:pPrChange w:id="783" w:author="Thomas Carteret" w:date="2021-04-07T16:34:00Z">
          <w:pPr>
            <w:numPr>
              <w:numId w:val="9"/>
            </w:numPr>
            <w:tabs>
              <w:tab w:val="num" w:pos="720"/>
            </w:tabs>
            <w:spacing w:before="100" w:beforeAutospacing="1" w:after="100" w:afterAutospacing="1"/>
            <w:ind w:left="720" w:hanging="360"/>
            <w:jc w:val="left"/>
          </w:pPr>
        </w:pPrChange>
      </w:pPr>
    </w:p>
    <w:p w14:paraId="320889BD" w14:textId="77777777" w:rsidR="00E445FA" w:rsidRPr="00E445FA" w:rsidRDefault="00FE1FAA" w:rsidP="00430DEF">
      <w:pPr>
        <w:pStyle w:val="Paragraphedeliste"/>
        <w:numPr>
          <w:ilvl w:val="0"/>
          <w:numId w:val="10"/>
        </w:numPr>
        <w:spacing w:before="100" w:beforeAutospacing="1" w:after="100" w:afterAutospacing="1"/>
        <w:rPr>
          <w:ins w:id="784" w:author="Thomas Carteret" w:date="2021-04-07T16:35:00Z"/>
          <w:rFonts w:eastAsia="Times New Roman"/>
          <w:lang w:val="en-US"/>
          <w:rPrChange w:id="785" w:author="Thomas Carteret" w:date="2021-04-07T16:35:00Z">
            <w:rPr>
              <w:ins w:id="786" w:author="Thomas Carteret" w:date="2021-04-07T16:35:00Z"/>
              <w:lang w:val="en-US"/>
            </w:rPr>
          </w:rPrChange>
        </w:rPr>
      </w:pPr>
      <w:ins w:id="787" w:author="Thomas Carteret" w:date="2021-04-07T15:55:00Z">
        <w:r w:rsidRPr="00E445FA">
          <w:rPr>
            <w:i/>
            <w:iCs/>
            <w:lang w:val="en-US"/>
          </w:rPr>
          <w:t>What:</w:t>
        </w:r>
        <w:r w:rsidRPr="00E445FA">
          <w:rPr>
            <w:lang w:val="en-US"/>
          </w:rPr>
          <w:t xml:space="preserve"> </w:t>
        </w:r>
      </w:ins>
      <w:ins w:id="788" w:author="Thomas Carteret" w:date="2021-04-07T15:54:00Z">
        <w:r w:rsidRPr="00E445FA">
          <w:rPr>
            <w:lang w:val="en-US"/>
            <w:rPrChange w:id="789" w:author="Thomas Carteret" w:date="2021-04-07T16:35:00Z">
              <w:rPr>
                <w:rFonts w:ascii="Times New Roman" w:eastAsia="Times New Roman" w:hAnsi="Times New Roman" w:cs="Times New Roman"/>
                <w:szCs w:val="24"/>
                <w:lang w:eastAsia="fr-FR"/>
              </w:rPr>
            </w:rPrChange>
          </w:rPr>
          <w:t>Number of people that arrived peacefully</w:t>
        </w:r>
      </w:ins>
    </w:p>
    <w:p w14:paraId="69AFF4A9" w14:textId="726B4CB5" w:rsidR="00FE1FAA" w:rsidRDefault="00FE1FAA" w:rsidP="00E445FA">
      <w:pPr>
        <w:pStyle w:val="Paragraphedeliste"/>
        <w:spacing w:before="100" w:beforeAutospacing="1" w:after="100" w:afterAutospacing="1"/>
        <w:rPr>
          <w:ins w:id="790" w:author="Thomas Carteret" w:date="2021-04-07T16:35:00Z"/>
          <w:i/>
          <w:iCs/>
          <w:lang w:val="en-US"/>
        </w:rPr>
      </w:pPr>
      <w:ins w:id="791" w:author="Thomas Carteret" w:date="2021-04-07T15:56:00Z">
        <w:r w:rsidRPr="00E445FA">
          <w:rPr>
            <w:i/>
            <w:iCs/>
            <w:lang w:val="en-US"/>
          </w:rPr>
          <w:t>Why:</w:t>
        </w:r>
      </w:ins>
      <w:ins w:id="792" w:author="Thomas Carteret" w:date="2021-04-07T16:35:00Z">
        <w:r w:rsidR="00E445FA" w:rsidRPr="00E445FA">
          <w:rPr>
            <w:i/>
            <w:iCs/>
            <w:lang w:val="en-US"/>
          </w:rPr>
          <w:t xml:space="preserve"> </w:t>
        </w:r>
        <w:r w:rsidR="00E445FA" w:rsidRPr="00E445FA">
          <w:rPr>
            <w:lang w:val="en-US"/>
            <w:rPrChange w:id="793" w:author="Thomas Carteret" w:date="2021-04-07T16:35:00Z">
              <w:rPr/>
            </w:rPrChange>
          </w:rPr>
          <w:t xml:space="preserve">This serves to show how many protestors ended the demonstration peacefully. </w:t>
        </w:r>
      </w:ins>
      <w:ins w:id="794" w:author="Thomas Carteret" w:date="2021-04-07T15:56:00Z">
        <w:r w:rsidRPr="00E445FA">
          <w:rPr>
            <w:i/>
            <w:iCs/>
            <w:lang w:val="en-US"/>
          </w:rPr>
          <w:t xml:space="preserve"> </w:t>
        </w:r>
      </w:ins>
    </w:p>
    <w:p w14:paraId="196AA628" w14:textId="77777777" w:rsidR="00E445FA" w:rsidRPr="00E445FA" w:rsidRDefault="00E445FA">
      <w:pPr>
        <w:pStyle w:val="Paragraphedeliste"/>
        <w:spacing w:before="100" w:beforeAutospacing="1" w:after="100" w:afterAutospacing="1"/>
        <w:rPr>
          <w:ins w:id="795" w:author="Thomas Carteret" w:date="2021-04-07T15:54:00Z"/>
          <w:rFonts w:eastAsia="Times New Roman"/>
          <w:lang w:val="en-US"/>
          <w:rPrChange w:id="796" w:author="Thomas Carteret" w:date="2021-04-07T16:35:00Z">
            <w:rPr>
              <w:ins w:id="797" w:author="Thomas Carteret" w:date="2021-04-07T15:54:00Z"/>
              <w:rFonts w:ascii="Times New Roman" w:eastAsia="Times New Roman" w:hAnsi="Times New Roman" w:cs="Times New Roman"/>
              <w:szCs w:val="24"/>
              <w:lang w:eastAsia="fr-FR"/>
            </w:rPr>
          </w:rPrChange>
        </w:rPr>
        <w:pPrChange w:id="798" w:author="Thomas Carteret" w:date="2021-04-07T16:35:00Z">
          <w:pPr>
            <w:numPr>
              <w:numId w:val="9"/>
            </w:numPr>
            <w:tabs>
              <w:tab w:val="num" w:pos="720"/>
            </w:tabs>
            <w:spacing w:before="100" w:beforeAutospacing="1" w:after="100" w:afterAutospacing="1"/>
            <w:ind w:left="720" w:hanging="360"/>
            <w:jc w:val="left"/>
          </w:pPr>
        </w:pPrChange>
      </w:pPr>
    </w:p>
    <w:p w14:paraId="39A01BD7" w14:textId="77777777" w:rsidR="00E445FA" w:rsidRPr="00E445FA" w:rsidRDefault="00FE1FAA" w:rsidP="00726673">
      <w:pPr>
        <w:pStyle w:val="Paragraphedeliste"/>
        <w:numPr>
          <w:ilvl w:val="0"/>
          <w:numId w:val="10"/>
        </w:numPr>
        <w:spacing w:before="100" w:beforeAutospacing="1" w:after="100" w:afterAutospacing="1"/>
        <w:rPr>
          <w:ins w:id="799" w:author="Thomas Carteret" w:date="2021-04-07T16:35:00Z"/>
          <w:rFonts w:eastAsia="Times New Roman"/>
          <w:lang w:val="en-US"/>
          <w:rPrChange w:id="800" w:author="Thomas Carteret" w:date="2021-04-07T16:35:00Z">
            <w:rPr>
              <w:ins w:id="801" w:author="Thomas Carteret" w:date="2021-04-07T16:35:00Z"/>
              <w:lang w:val="en-US"/>
            </w:rPr>
          </w:rPrChange>
        </w:rPr>
      </w:pPr>
      <w:ins w:id="802" w:author="Thomas Carteret" w:date="2021-04-07T15:55:00Z">
        <w:r w:rsidRPr="00E445FA">
          <w:rPr>
            <w:i/>
            <w:iCs/>
            <w:lang w:val="en-US"/>
          </w:rPr>
          <w:t>What:</w:t>
        </w:r>
        <w:r w:rsidRPr="00E445FA">
          <w:rPr>
            <w:lang w:val="en-US"/>
          </w:rPr>
          <w:t xml:space="preserve"> </w:t>
        </w:r>
      </w:ins>
      <w:ins w:id="803" w:author="Thomas Carteret" w:date="2021-04-07T15:54:00Z">
        <w:r w:rsidRPr="00E445FA">
          <w:rPr>
            <w:lang w:val="en-US"/>
            <w:rPrChange w:id="804" w:author="Thomas Carteret" w:date="2021-04-07T16:35:00Z">
              <w:rPr>
                <w:rFonts w:ascii="Times New Roman" w:eastAsia="Times New Roman" w:hAnsi="Times New Roman" w:cs="Times New Roman"/>
                <w:szCs w:val="24"/>
                <w:lang w:eastAsia="fr-FR"/>
              </w:rPr>
            </w:rPrChange>
          </w:rPr>
          <w:t>Number of arrests</w:t>
        </w:r>
      </w:ins>
    </w:p>
    <w:p w14:paraId="1E49D774" w14:textId="4E58DB40" w:rsidR="00FE1FAA" w:rsidRDefault="00FE1FAA" w:rsidP="00E445FA">
      <w:pPr>
        <w:pStyle w:val="Paragraphedeliste"/>
        <w:spacing w:before="100" w:beforeAutospacing="1" w:after="100" w:afterAutospacing="1"/>
        <w:rPr>
          <w:ins w:id="805" w:author="Thomas Carteret" w:date="2021-04-07T16:35:00Z"/>
          <w:i/>
          <w:iCs/>
          <w:lang w:val="en-US"/>
        </w:rPr>
      </w:pPr>
      <w:ins w:id="806" w:author="Thomas Carteret" w:date="2021-04-07T15:56:00Z">
        <w:r w:rsidRPr="00E445FA">
          <w:rPr>
            <w:i/>
            <w:iCs/>
            <w:lang w:val="en-US"/>
          </w:rPr>
          <w:t>Why:</w:t>
        </w:r>
      </w:ins>
      <w:ins w:id="807" w:author="Thomas Carteret" w:date="2021-04-07T16:35:00Z">
        <w:r w:rsidR="00E445FA" w:rsidRPr="00E445FA">
          <w:rPr>
            <w:lang w:val="en-US"/>
            <w:rPrChange w:id="808" w:author="Thomas Carteret" w:date="2021-04-07T16:35:00Z">
              <w:rPr/>
            </w:rPrChange>
          </w:rPr>
          <w:t xml:space="preserve"> This will show the capability of arrest of the CRS and will be an indicator of escalating demonstrations.</w:t>
        </w:r>
      </w:ins>
      <w:ins w:id="809" w:author="Thomas Carteret" w:date="2021-04-07T15:56:00Z">
        <w:r w:rsidRPr="00E445FA">
          <w:rPr>
            <w:i/>
            <w:iCs/>
            <w:lang w:val="en-US"/>
          </w:rPr>
          <w:t xml:space="preserve"> </w:t>
        </w:r>
      </w:ins>
    </w:p>
    <w:p w14:paraId="41DFFF6A" w14:textId="77777777" w:rsidR="00E445FA" w:rsidRPr="00E445FA" w:rsidRDefault="00E445FA">
      <w:pPr>
        <w:pStyle w:val="Paragraphedeliste"/>
        <w:spacing w:before="100" w:beforeAutospacing="1" w:after="100" w:afterAutospacing="1"/>
        <w:rPr>
          <w:ins w:id="810" w:author="Thomas Carteret" w:date="2021-04-07T15:54:00Z"/>
          <w:rFonts w:eastAsia="Times New Roman"/>
          <w:lang w:val="en-US"/>
          <w:rPrChange w:id="811" w:author="Thomas Carteret" w:date="2021-04-07T16:35:00Z">
            <w:rPr>
              <w:ins w:id="812" w:author="Thomas Carteret" w:date="2021-04-07T15:54:00Z"/>
              <w:rFonts w:ascii="Times New Roman" w:eastAsia="Times New Roman" w:hAnsi="Times New Roman" w:cs="Times New Roman"/>
              <w:szCs w:val="24"/>
              <w:lang w:eastAsia="fr-FR"/>
            </w:rPr>
          </w:rPrChange>
        </w:rPr>
        <w:pPrChange w:id="813" w:author="Thomas Carteret" w:date="2021-04-07T16:35:00Z">
          <w:pPr>
            <w:numPr>
              <w:numId w:val="9"/>
            </w:numPr>
            <w:tabs>
              <w:tab w:val="num" w:pos="720"/>
            </w:tabs>
            <w:spacing w:before="100" w:beforeAutospacing="1" w:after="100" w:afterAutospacing="1"/>
            <w:ind w:left="720" w:hanging="360"/>
            <w:jc w:val="left"/>
          </w:pPr>
        </w:pPrChange>
      </w:pPr>
    </w:p>
    <w:p w14:paraId="5BE2F576" w14:textId="77777777" w:rsidR="00E445FA" w:rsidRPr="00E445FA" w:rsidRDefault="00FE1FAA" w:rsidP="001B442F">
      <w:pPr>
        <w:pStyle w:val="Paragraphedeliste"/>
        <w:numPr>
          <w:ilvl w:val="0"/>
          <w:numId w:val="10"/>
        </w:numPr>
        <w:spacing w:before="100" w:beforeAutospacing="1" w:after="100" w:afterAutospacing="1"/>
        <w:rPr>
          <w:ins w:id="814" w:author="Thomas Carteret" w:date="2021-04-07T16:36:00Z"/>
          <w:rFonts w:eastAsia="Times New Roman"/>
          <w:lang w:val="en-US"/>
          <w:rPrChange w:id="815" w:author="Thomas Carteret" w:date="2021-04-07T16:36:00Z">
            <w:rPr>
              <w:ins w:id="816" w:author="Thomas Carteret" w:date="2021-04-07T16:36:00Z"/>
              <w:lang w:val="en-US"/>
            </w:rPr>
          </w:rPrChange>
        </w:rPr>
      </w:pPr>
      <w:ins w:id="817" w:author="Thomas Carteret" w:date="2021-04-07T15:55:00Z">
        <w:r w:rsidRPr="00E445FA">
          <w:rPr>
            <w:i/>
            <w:iCs/>
            <w:lang w:val="en-US"/>
          </w:rPr>
          <w:t>What:</w:t>
        </w:r>
        <w:r w:rsidRPr="00E445FA">
          <w:rPr>
            <w:lang w:val="en-US"/>
          </w:rPr>
          <w:t xml:space="preserve"> </w:t>
        </w:r>
      </w:ins>
      <w:ins w:id="818" w:author="Thomas Carteret" w:date="2021-04-07T15:54:00Z">
        <w:r w:rsidRPr="00E445FA">
          <w:rPr>
            <w:lang w:val="en-US"/>
            <w:rPrChange w:id="819" w:author="Thomas Carteret" w:date="2021-04-07T16:36:00Z">
              <w:rPr>
                <w:rFonts w:ascii="Times New Roman" w:eastAsia="Times New Roman" w:hAnsi="Times New Roman" w:cs="Times New Roman"/>
                <w:szCs w:val="24"/>
                <w:lang w:eastAsia="fr-FR"/>
              </w:rPr>
            </w:rPrChange>
          </w:rPr>
          <w:t>Number of escapees</w:t>
        </w:r>
      </w:ins>
    </w:p>
    <w:p w14:paraId="11DB51BD" w14:textId="2CEF9878" w:rsidR="00FE1FAA" w:rsidRDefault="00FE1FAA" w:rsidP="00E445FA">
      <w:pPr>
        <w:pStyle w:val="Paragraphedeliste"/>
        <w:spacing w:before="100" w:beforeAutospacing="1" w:after="100" w:afterAutospacing="1"/>
        <w:rPr>
          <w:ins w:id="820" w:author="Thomas Carteret" w:date="2021-04-07T16:36:00Z"/>
          <w:lang w:val="en-US"/>
        </w:rPr>
      </w:pPr>
      <w:ins w:id="821" w:author="Thomas Carteret" w:date="2021-04-07T15:56:00Z">
        <w:r w:rsidRPr="00E445FA">
          <w:rPr>
            <w:i/>
            <w:iCs/>
            <w:lang w:val="en-US"/>
          </w:rPr>
          <w:t xml:space="preserve">Why: </w:t>
        </w:r>
      </w:ins>
      <w:ins w:id="822" w:author="Thomas Carteret" w:date="2021-04-07T16:36:00Z">
        <w:r w:rsidR="00E445FA" w:rsidRPr="00E445FA">
          <w:rPr>
            <w:lang w:val="en-US"/>
            <w:rPrChange w:id="823" w:author="Thomas Carteret" w:date="2021-04-07T16:36:00Z">
              <w:rPr/>
            </w:rPrChange>
          </w:rPr>
          <w:t>It will be used to see how much panic was caused during the event.</w:t>
        </w:r>
      </w:ins>
    </w:p>
    <w:p w14:paraId="7EB8FCF2" w14:textId="77777777" w:rsidR="00E445FA" w:rsidRPr="00E445FA" w:rsidRDefault="00E445FA">
      <w:pPr>
        <w:pStyle w:val="Paragraphedeliste"/>
        <w:spacing w:before="100" w:beforeAutospacing="1" w:after="100" w:afterAutospacing="1"/>
        <w:rPr>
          <w:ins w:id="824" w:author="Thomas Carteret" w:date="2021-04-07T15:54:00Z"/>
          <w:rFonts w:eastAsia="Times New Roman"/>
          <w:lang w:val="en-US"/>
          <w:rPrChange w:id="825" w:author="Thomas Carteret" w:date="2021-04-07T16:36:00Z">
            <w:rPr>
              <w:ins w:id="826" w:author="Thomas Carteret" w:date="2021-04-07T15:54:00Z"/>
              <w:rFonts w:ascii="Times New Roman" w:eastAsia="Times New Roman" w:hAnsi="Times New Roman" w:cs="Times New Roman"/>
              <w:szCs w:val="24"/>
              <w:lang w:eastAsia="fr-FR"/>
            </w:rPr>
          </w:rPrChange>
        </w:rPr>
        <w:pPrChange w:id="827" w:author="Thomas Carteret" w:date="2021-04-07T16:36:00Z">
          <w:pPr>
            <w:numPr>
              <w:numId w:val="9"/>
            </w:numPr>
            <w:tabs>
              <w:tab w:val="num" w:pos="720"/>
            </w:tabs>
            <w:spacing w:before="100" w:beforeAutospacing="1" w:after="100" w:afterAutospacing="1"/>
            <w:ind w:left="720" w:hanging="360"/>
            <w:jc w:val="left"/>
          </w:pPr>
        </w:pPrChange>
      </w:pPr>
    </w:p>
    <w:p w14:paraId="3DEA299E" w14:textId="77777777" w:rsidR="00F72392" w:rsidRDefault="00F72392">
      <w:pPr>
        <w:spacing w:before="0" w:after="0"/>
        <w:jc w:val="left"/>
        <w:rPr>
          <w:ins w:id="828" w:author="Thomas Carteret" w:date="2021-04-07T16:42:00Z"/>
          <w:b/>
          <w:bCs/>
          <w:caps/>
          <w:spacing w:val="15"/>
          <w:szCs w:val="22"/>
          <w:lang w:val="en-US"/>
        </w:rPr>
      </w:pPr>
      <w:ins w:id="829" w:author="Thomas Carteret" w:date="2021-04-07T16:42:00Z">
        <w:r>
          <w:rPr>
            <w:lang w:val="en-US"/>
          </w:rPr>
          <w:br w:type="page"/>
        </w:r>
      </w:ins>
    </w:p>
    <w:p w14:paraId="3B360AD2" w14:textId="035DBB61" w:rsidR="000E1B2F" w:rsidRPr="006A4396" w:rsidDel="00FE1FAA" w:rsidRDefault="000E1B2F" w:rsidP="000E1B2F">
      <w:pPr>
        <w:rPr>
          <w:del w:id="830" w:author="Thomas Carteret" w:date="2021-04-07T15:56:00Z"/>
          <w:lang w:val="en-US"/>
        </w:rPr>
      </w:pPr>
      <w:del w:id="831" w:author="Thomas Carteret" w:date="2021-04-07T15:54:00Z">
        <w:r w:rsidRPr="006A4396" w:rsidDel="00FE1FAA">
          <w:rPr>
            <w:lang w:val="en-US"/>
          </w:rPr>
          <w:lastRenderedPageBreak/>
          <w:delText xml:space="preserve">List </w:delText>
        </w:r>
      </w:del>
      <w:del w:id="832" w:author="Thomas Carteret" w:date="2021-04-07T15:56:00Z">
        <w:r w:rsidRPr="006A4396" w:rsidDel="00FE1FAA">
          <w:rPr>
            <w:lang w:val="en-US"/>
          </w:rPr>
          <w:delText>the values that you would like to measure from the simulation, e.g. the average travel duration for the agents, the average density of population, etc.):</w:delText>
        </w:r>
      </w:del>
    </w:p>
    <w:p w14:paraId="2349ED76" w14:textId="260CB9CC" w:rsidR="000E1B2F" w:rsidRPr="006A4396" w:rsidDel="00FE1FAA" w:rsidRDefault="000E1B2F" w:rsidP="000E1B2F">
      <w:pPr>
        <w:pStyle w:val="Paragraphedeliste"/>
        <w:numPr>
          <w:ilvl w:val="0"/>
          <w:numId w:val="1"/>
        </w:numPr>
        <w:rPr>
          <w:del w:id="833" w:author="Thomas Carteret" w:date="2021-04-07T15:56:00Z"/>
          <w:lang w:val="en-US"/>
        </w:rPr>
      </w:pPr>
      <w:del w:id="834" w:author="Thomas Carteret" w:date="2021-04-07T15:56:00Z">
        <w:r w:rsidRPr="006A4396" w:rsidDel="00FE1FAA">
          <w:rPr>
            <w:lang w:val="en-US"/>
          </w:rPr>
          <w:delText>Measure 1:</w:delText>
        </w:r>
      </w:del>
    </w:p>
    <w:p w14:paraId="6627932B" w14:textId="36742712" w:rsidR="000E1B2F" w:rsidRPr="006A4396" w:rsidDel="00FE1FAA" w:rsidRDefault="000E1B2F" w:rsidP="000E1B2F">
      <w:pPr>
        <w:pStyle w:val="Paragraphedeliste"/>
        <w:numPr>
          <w:ilvl w:val="1"/>
          <w:numId w:val="1"/>
        </w:numPr>
        <w:rPr>
          <w:del w:id="835" w:author="Thomas Carteret" w:date="2021-04-07T15:56:00Z"/>
          <w:lang w:val="en-US"/>
        </w:rPr>
      </w:pPr>
      <w:del w:id="836" w:author="Thomas Carteret" w:date="2021-04-07T15:56:00Z">
        <w:r w:rsidRPr="006A4396" w:rsidDel="00FE1FAA">
          <w:rPr>
            <w:lang w:val="en-US"/>
          </w:rPr>
          <w:delText>What: explain what will be measured</w:delText>
        </w:r>
      </w:del>
    </w:p>
    <w:p w14:paraId="0348A37D" w14:textId="5AD446E8" w:rsidR="00E47787" w:rsidRPr="006A4396" w:rsidDel="00FE1FAA" w:rsidRDefault="000E1B2F" w:rsidP="00E47787">
      <w:pPr>
        <w:spacing w:before="0" w:after="0"/>
        <w:jc w:val="left"/>
        <w:rPr>
          <w:ins w:id="837" w:author="Thomas Carteret" w:date="2021-03-29T15:34:00Z"/>
          <w:del w:id="838" w:author="Thomas Carteret" w:date="2021-04-07T15:56:00Z"/>
          <w:b/>
          <w:bCs/>
          <w:caps/>
          <w:spacing w:val="15"/>
          <w:szCs w:val="22"/>
          <w:lang w:val="en-US"/>
        </w:rPr>
      </w:pPr>
      <w:del w:id="839" w:author="Thomas Carteret" w:date="2021-04-07T15:56:00Z">
        <w:r w:rsidRPr="006A4396" w:rsidDel="00FE1FAA">
          <w:rPr>
            <w:lang w:val="en-US"/>
          </w:rPr>
          <w:delText>Why: Explain why it is interesting to measure.</w:delText>
        </w:r>
      </w:del>
    </w:p>
    <w:p w14:paraId="14B4921C" w14:textId="2D38B6FC" w:rsidR="00E47787" w:rsidRPr="006A4396" w:rsidRDefault="00E47787" w:rsidP="00E47787">
      <w:pPr>
        <w:pStyle w:val="Titre1"/>
        <w:shd w:val="clear" w:color="auto" w:fill="8DB3E2"/>
        <w:rPr>
          <w:ins w:id="840" w:author="Thomas Carteret" w:date="2021-03-29T15:34:00Z"/>
          <w:lang w:val="en-US"/>
        </w:rPr>
      </w:pPr>
      <w:bookmarkStart w:id="841" w:name="_Toc74302227"/>
      <w:ins w:id="842" w:author="Thomas Carteret" w:date="2021-03-29T15:34:00Z">
        <w:r w:rsidRPr="006A4396">
          <w:rPr>
            <w:lang w:val="en-US"/>
          </w:rPr>
          <w:t>1</w:t>
        </w:r>
        <w:r w:rsidRPr="006A4396">
          <w:rPr>
            <w:rFonts w:cstheme="minorHAnsi"/>
            <w:lang w:val="en-US"/>
          </w:rPr>
          <w:t>. Project Management</w:t>
        </w:r>
        <w:bookmarkEnd w:id="841"/>
      </w:ins>
    </w:p>
    <w:p w14:paraId="6E55E947" w14:textId="38F5FDEA" w:rsidR="00E47787" w:rsidRPr="006A4396" w:rsidRDefault="00E47787" w:rsidP="00E47787">
      <w:pPr>
        <w:pStyle w:val="Titre2"/>
        <w:shd w:val="clear" w:color="auto" w:fill="FFFFFF"/>
        <w:rPr>
          <w:ins w:id="843" w:author="Thomas Carteret" w:date="2021-03-29T15:34:00Z"/>
          <w:lang w:val="en-US"/>
        </w:rPr>
      </w:pPr>
      <w:bookmarkStart w:id="844" w:name="_Toc74302228"/>
      <w:ins w:id="845" w:author="Thomas Carteret" w:date="2021-03-29T15:34:00Z">
        <w:r w:rsidRPr="006A4396">
          <w:rPr>
            <w:lang w:val="en-US"/>
          </w:rPr>
          <w:t xml:space="preserve">1.1. </w:t>
        </w:r>
      </w:ins>
      <w:ins w:id="846" w:author="Thomas Carteret" w:date="2021-03-29T15:36:00Z">
        <w:r w:rsidRPr="006A4396">
          <w:rPr>
            <w:lang w:val="en-US"/>
          </w:rPr>
          <w:t>Agile methodology and Scrum Application</w:t>
        </w:r>
      </w:ins>
      <w:bookmarkEnd w:id="844"/>
    </w:p>
    <w:p w14:paraId="465B5FC0" w14:textId="3EE9B3FA" w:rsidR="00740D47" w:rsidRPr="006A4396" w:rsidRDefault="00F401FF" w:rsidP="00F401FF">
      <w:pPr>
        <w:rPr>
          <w:ins w:id="847" w:author="Thomas Carteret" w:date="2021-04-01T18:40:00Z"/>
          <w:lang w:val="en-US"/>
        </w:rPr>
      </w:pPr>
      <w:ins w:id="848" w:author="Thomas Carteret" w:date="2021-04-01T18:22:00Z">
        <w:r w:rsidRPr="006A4396">
          <w:rPr>
            <w:lang w:val="en-US"/>
          </w:rPr>
          <w:t xml:space="preserve"> </w:t>
        </w:r>
      </w:ins>
      <w:ins w:id="849" w:author="Thomas Carteret" w:date="2021-04-01T18:24:00Z">
        <w:r w:rsidRPr="006A4396">
          <w:rPr>
            <w:lang w:val="en-US"/>
          </w:rPr>
          <w:t xml:space="preserve">We have chosen to use the agile methodology because </w:t>
        </w:r>
      </w:ins>
      <w:ins w:id="850" w:author="Thomas Carteret" w:date="2021-04-01T18:25:00Z">
        <w:r w:rsidRPr="006A4396">
          <w:rPr>
            <w:lang w:val="en-US"/>
          </w:rPr>
          <w:t>we are working</w:t>
        </w:r>
      </w:ins>
      <w:ins w:id="851" w:author="Thomas Carteret" w:date="2021-04-01T18:26:00Z">
        <w:r w:rsidRPr="006A4396">
          <w:rPr>
            <w:lang w:val="en-US"/>
          </w:rPr>
          <w:t xml:space="preserve"> in small </w:t>
        </w:r>
      </w:ins>
      <w:ins w:id="852" w:author="Thomas Carteret" w:date="2021-04-01T18:39:00Z">
        <w:r w:rsidR="00740D47" w:rsidRPr="006A4396">
          <w:rPr>
            <w:lang w:val="en-US"/>
          </w:rPr>
          <w:t>effective</w:t>
        </w:r>
      </w:ins>
      <w:ins w:id="853" w:author="Thomas Carteret" w:date="2021-04-01T18:26:00Z">
        <w:r w:rsidRPr="006A4396">
          <w:rPr>
            <w:lang w:val="en-US"/>
          </w:rPr>
          <w:t xml:space="preserve"> with short deadlines. </w:t>
        </w:r>
      </w:ins>
      <w:ins w:id="854" w:author="Thomas Carteret" w:date="2021-04-01T18:27:00Z">
        <w:r w:rsidRPr="006A4396">
          <w:rPr>
            <w:lang w:val="en-US"/>
          </w:rPr>
          <w:t xml:space="preserve">Indeed, this methodology designed according </w:t>
        </w:r>
      </w:ins>
      <w:ins w:id="855" w:author="Thomas Carteret" w:date="2021-04-01T18:28:00Z">
        <w:r w:rsidRPr="006A4396">
          <w:rPr>
            <w:lang w:val="en-US"/>
          </w:rPr>
          <w:t xml:space="preserve">to </w:t>
        </w:r>
      </w:ins>
      <w:ins w:id="856" w:author="Thomas Carteret" w:date="2021-04-01T18:27:00Z">
        <w:r w:rsidRPr="006A4396">
          <w:rPr>
            <w:lang w:val="en-US"/>
          </w:rPr>
          <w:t xml:space="preserve">the startup state of mind </w:t>
        </w:r>
      </w:ins>
      <w:ins w:id="857" w:author="Thomas Carteret" w:date="2021-04-01T18:39:00Z">
        <w:r w:rsidR="00740D47" w:rsidRPr="006A4396">
          <w:rPr>
            <w:lang w:val="en-US"/>
          </w:rPr>
          <w:t xml:space="preserve">which </w:t>
        </w:r>
      </w:ins>
      <w:ins w:id="858" w:author="Thomas Carteret" w:date="2021-04-01T18:27:00Z">
        <w:r w:rsidRPr="006A4396">
          <w:rPr>
            <w:lang w:val="en-US"/>
          </w:rPr>
          <w:t xml:space="preserve">is perfectly suitable for our </w:t>
        </w:r>
      </w:ins>
      <w:ins w:id="859" w:author="Thomas Carteret" w:date="2021-04-01T18:28:00Z">
        <w:r w:rsidRPr="006A4396">
          <w:rPr>
            <w:lang w:val="en-US"/>
          </w:rPr>
          <w:t>management requirements</w:t>
        </w:r>
      </w:ins>
      <w:ins w:id="860" w:author="Thomas Carteret" w:date="2021-04-01T18:27:00Z">
        <w:r w:rsidRPr="006A4396">
          <w:rPr>
            <w:lang w:val="en-US"/>
          </w:rPr>
          <w:t xml:space="preserve">. </w:t>
        </w:r>
      </w:ins>
      <w:ins w:id="861" w:author="Thomas Carteret" w:date="2021-04-01T18:32:00Z">
        <w:r w:rsidR="00740D47" w:rsidRPr="006A4396">
          <w:rPr>
            <w:lang w:val="en-US"/>
          </w:rPr>
          <w:t xml:space="preserve">More precisely, we will use the Scrum application </w:t>
        </w:r>
      </w:ins>
      <w:ins w:id="862" w:author="Thomas Carteret" w:date="2021-04-01T18:33:00Z">
        <w:r w:rsidR="00740D47" w:rsidRPr="006A4396">
          <w:rPr>
            <w:lang w:val="en-US"/>
          </w:rPr>
          <w:t>and mainly</w:t>
        </w:r>
      </w:ins>
      <w:ins w:id="863" w:author="Thomas Carteret" w:date="2021-04-01T18:34:00Z">
        <w:r w:rsidR="00740D47" w:rsidRPr="006A4396">
          <w:rPr>
            <w:lang w:val="en-US"/>
          </w:rPr>
          <w:t xml:space="preserve"> the rituals gravitating around. It will help us </w:t>
        </w:r>
      </w:ins>
      <w:ins w:id="864" w:author="Thomas Carteret" w:date="2021-04-01T18:35:00Z">
        <w:r w:rsidR="00740D47" w:rsidRPr="006A4396">
          <w:rPr>
            <w:lang w:val="en-US"/>
          </w:rPr>
          <w:t xml:space="preserve">to have a dynamic and more human oriented. Our main goal is to avoid the waste of time that the </w:t>
        </w:r>
      </w:ins>
      <w:ins w:id="865" w:author="Thomas Carteret" w:date="2021-04-01T18:36:00Z">
        <w:r w:rsidR="00740D47" w:rsidRPr="006A4396">
          <w:rPr>
            <w:lang w:val="en-US"/>
          </w:rPr>
          <w:t>provisional</w:t>
        </w:r>
      </w:ins>
      <w:ins w:id="866" w:author="Thomas Carteret" w:date="2021-04-01T18:35:00Z">
        <w:r w:rsidR="00740D47" w:rsidRPr="006A4396">
          <w:rPr>
            <w:lang w:val="en-US"/>
          </w:rPr>
          <w:t xml:space="preserve"> planning that won’t be followed represent. The objective here is to focus on efficienc</w:t>
        </w:r>
      </w:ins>
      <w:ins w:id="867" w:author="Thomas Carteret" w:date="2021-04-01T18:36:00Z">
        <w:r w:rsidR="00740D47" w:rsidRPr="006A4396">
          <w:rPr>
            <w:lang w:val="en-US"/>
          </w:rPr>
          <w:t>y with monthly and weekly objective.</w:t>
        </w:r>
      </w:ins>
      <w:ins w:id="868" w:author="Thomas Carteret" w:date="2021-04-01T18:50:00Z">
        <w:r w:rsidR="000E509F" w:rsidRPr="006A4396">
          <w:rPr>
            <w:lang w:val="en-US"/>
          </w:rPr>
          <w:t xml:space="preserve"> </w:t>
        </w:r>
      </w:ins>
    </w:p>
    <w:p w14:paraId="73D1AB55" w14:textId="125E99E0" w:rsidR="00740D47" w:rsidRPr="006A4396" w:rsidRDefault="00740D47" w:rsidP="00F401FF">
      <w:pPr>
        <w:rPr>
          <w:ins w:id="869" w:author="Thomas Carteret" w:date="2021-04-01T18:47:00Z"/>
          <w:lang w:val="en-US"/>
        </w:rPr>
      </w:pPr>
      <w:ins w:id="870" w:author="Thomas Carteret" w:date="2021-04-01T18:40:00Z">
        <w:r w:rsidRPr="006A4396">
          <w:rPr>
            <w:lang w:val="en-US"/>
          </w:rPr>
          <w:t xml:space="preserve">Our adaptation of the Scrum methodology </w:t>
        </w:r>
      </w:ins>
      <w:ins w:id="871" w:author="Thomas Carteret" w:date="2021-04-01T18:45:00Z">
        <w:r w:rsidR="003F148A" w:rsidRPr="006A4396">
          <w:rPr>
            <w:lang w:val="en-US"/>
          </w:rPr>
          <w:t>consists</w:t>
        </w:r>
      </w:ins>
      <w:ins w:id="872" w:author="Thomas Carteret" w:date="2021-04-01T18:42:00Z">
        <w:r w:rsidR="003F148A" w:rsidRPr="006A4396">
          <w:rPr>
            <w:lang w:val="en-US"/>
          </w:rPr>
          <w:t xml:space="preserve"> of a monthly Sprint Planning in which we </w:t>
        </w:r>
      </w:ins>
      <w:ins w:id="873" w:author="Thomas Carteret" w:date="2021-04-01T18:43:00Z">
        <w:r w:rsidR="003F148A" w:rsidRPr="006A4396">
          <w:rPr>
            <w:lang w:val="en-US"/>
          </w:rPr>
          <w:t xml:space="preserve">define the main needs about the report and the deliverable. The second one is the </w:t>
        </w:r>
      </w:ins>
      <w:ins w:id="874" w:author="Thomas Carteret" w:date="2021-04-01T18:44:00Z">
        <w:r w:rsidR="003F148A" w:rsidRPr="006A4396">
          <w:rPr>
            <w:lang w:val="en-US"/>
          </w:rPr>
          <w:t xml:space="preserve">Weekly in which we define what tasks we embed </w:t>
        </w:r>
      </w:ins>
      <w:ins w:id="875" w:author="Thomas Carteret" w:date="2021-04-01T18:45:00Z">
        <w:r w:rsidR="003F148A" w:rsidRPr="006A4396">
          <w:rPr>
            <w:lang w:val="en-US"/>
          </w:rPr>
          <w:t>and what were the difficulties and problems we faced the previous week.</w:t>
        </w:r>
      </w:ins>
      <w:ins w:id="876" w:author="Thomas Carteret" w:date="2021-04-01T18:46:00Z">
        <w:r w:rsidR="003F148A" w:rsidRPr="006A4396">
          <w:rPr>
            <w:lang w:val="en-US"/>
          </w:rPr>
          <w:t xml:space="preserve"> To help us managing those events, we use Jira which is an Agile Development tool</w:t>
        </w:r>
      </w:ins>
      <w:ins w:id="877" w:author="Thomas Carteret" w:date="2021-04-01T18:47:00Z">
        <w:r w:rsidR="003F148A" w:rsidRPr="006A4396">
          <w:rPr>
            <w:lang w:val="en-US"/>
          </w:rPr>
          <w:t>.</w:t>
        </w:r>
      </w:ins>
      <w:ins w:id="878" w:author="Thomas Carteret" w:date="2021-04-01T18:51:00Z">
        <w:r w:rsidR="000E509F" w:rsidRPr="006A4396">
          <w:rPr>
            <w:lang w:val="en-US"/>
          </w:rPr>
          <w:t xml:space="preserve"> Even if, we </w:t>
        </w:r>
      </w:ins>
      <w:ins w:id="879" w:author="Thomas Carteret" w:date="2021-04-01T18:52:00Z">
        <w:r w:rsidR="000E509F" w:rsidRPr="006A4396">
          <w:rPr>
            <w:lang w:val="en-US"/>
          </w:rPr>
          <w:t>haven’t defined specific roles, Stephane G would be both the Product Owner and the Lead</w:t>
        </w:r>
      </w:ins>
      <w:ins w:id="880" w:author="Thomas Carteret" w:date="2021-04-01T18:53:00Z">
        <w:r w:rsidR="000E509F" w:rsidRPr="006A4396">
          <w:rPr>
            <w:lang w:val="en-US"/>
          </w:rPr>
          <w:t xml:space="preserve"> Developer, and we all would be </w:t>
        </w:r>
      </w:ins>
      <w:ins w:id="881" w:author="Thomas Carteret" w:date="2021-04-01T18:54:00Z">
        <w:r w:rsidR="000E509F" w:rsidRPr="006A4396">
          <w:rPr>
            <w:lang w:val="en-US"/>
          </w:rPr>
          <w:t xml:space="preserve">Business Analyst and Developers with our own specializations. Finally, we designated one of us to be the Scrum Master and so </w:t>
        </w:r>
      </w:ins>
      <w:ins w:id="882" w:author="Thomas Carteret" w:date="2021-04-01T18:55:00Z">
        <w:r w:rsidR="000E509F" w:rsidRPr="006A4396">
          <w:rPr>
            <w:lang w:val="en-US"/>
          </w:rPr>
          <w:t>the facilitator of the events, he will prepare in advance the meetings to av</w:t>
        </w:r>
      </w:ins>
      <w:ins w:id="883" w:author="Thomas Carteret" w:date="2021-04-01T18:56:00Z">
        <w:r w:rsidR="000E509F" w:rsidRPr="006A4396">
          <w:rPr>
            <w:lang w:val="en-US"/>
          </w:rPr>
          <w:t>oid time wasting and fix objectives.</w:t>
        </w:r>
      </w:ins>
    </w:p>
    <w:p w14:paraId="2AF03A4A" w14:textId="5B4B60C6" w:rsidR="003F148A" w:rsidRPr="006A4396" w:rsidRDefault="003F148A">
      <w:pPr>
        <w:pStyle w:val="Titre2"/>
        <w:shd w:val="clear" w:color="auto" w:fill="FFFFFF"/>
        <w:rPr>
          <w:ins w:id="884" w:author="Thomas Carteret" w:date="2021-04-01T18:32:00Z"/>
          <w:lang w:val="en-US"/>
          <w:rPrChange w:id="885" w:author="Thomas Carteret" w:date="2021-04-07T16:08:00Z">
            <w:rPr>
              <w:ins w:id="886" w:author="Thomas Carteret" w:date="2021-04-01T18:32:00Z"/>
              <w:lang w:val="en-US"/>
            </w:rPr>
          </w:rPrChange>
        </w:rPr>
        <w:pPrChange w:id="887" w:author="Thomas Carteret" w:date="2021-04-01T18:48:00Z">
          <w:pPr/>
        </w:pPrChange>
      </w:pPr>
      <w:bookmarkStart w:id="888" w:name="_Toc74302229"/>
      <w:ins w:id="889" w:author="Thomas Carteret" w:date="2021-04-01T18:47:00Z">
        <w:r w:rsidRPr="006A4396">
          <w:rPr>
            <w:lang w:val="en-US"/>
            <w:rPrChange w:id="890" w:author="Thomas Carteret" w:date="2021-04-07T16:08:00Z">
              <w:rPr>
                <w:lang w:val="en-US"/>
              </w:rPr>
            </w:rPrChange>
          </w:rPr>
          <w:t>1.</w:t>
        </w:r>
      </w:ins>
      <w:ins w:id="891" w:author="Thomas Carteret" w:date="2021-04-07T16:42:00Z">
        <w:r w:rsidR="00F72392">
          <w:rPr>
            <w:lang w:val="en-US"/>
          </w:rPr>
          <w:t>2</w:t>
        </w:r>
      </w:ins>
      <w:ins w:id="892" w:author="Thomas Carteret" w:date="2021-04-01T18:47:00Z">
        <w:del w:id="893" w:author="Thomas Carteret" w:date="2021-04-07T16:42:00Z">
          <w:r w:rsidRPr="006A4396" w:rsidDel="00F72392">
            <w:rPr>
              <w:lang w:val="en-US"/>
              <w:rPrChange w:id="894" w:author="Thomas Carteret" w:date="2021-04-07T16:08:00Z">
                <w:rPr>
                  <w:lang w:val="en-US"/>
                </w:rPr>
              </w:rPrChange>
            </w:rPr>
            <w:delText>1</w:delText>
          </w:r>
        </w:del>
        <w:r w:rsidRPr="006A4396">
          <w:rPr>
            <w:lang w:val="en-US"/>
            <w:rPrChange w:id="895" w:author="Thomas Carteret" w:date="2021-04-07T16:08:00Z">
              <w:rPr>
                <w:lang w:val="en-US"/>
              </w:rPr>
            </w:rPrChange>
          </w:rPr>
          <w:t xml:space="preserve">. </w:t>
        </w:r>
      </w:ins>
      <w:ins w:id="896" w:author="Thomas Carteret" w:date="2021-04-01T18:48:00Z">
        <w:r w:rsidRPr="006A4396">
          <w:rPr>
            <w:lang w:val="en-US"/>
            <w:rPrChange w:id="897" w:author="Thomas Carteret" w:date="2021-04-07T16:08:00Z">
              <w:rPr>
                <w:lang w:val="en-US"/>
              </w:rPr>
            </w:rPrChange>
          </w:rPr>
          <w:t>DevOps</w:t>
        </w:r>
      </w:ins>
      <w:bookmarkEnd w:id="888"/>
    </w:p>
    <w:p w14:paraId="1745C785" w14:textId="464ECF56" w:rsidR="000E1B2F" w:rsidRPr="006A4396" w:rsidRDefault="00F401FF" w:rsidP="00F401FF">
      <w:pPr>
        <w:rPr>
          <w:ins w:id="898" w:author="Thomas Carteret" w:date="2021-04-01T18:20:00Z"/>
          <w:lang w:val="en-US"/>
        </w:rPr>
      </w:pPr>
      <w:ins w:id="899" w:author="Thomas Carteret" w:date="2021-04-01T18:28:00Z">
        <w:r w:rsidRPr="006A4396">
          <w:rPr>
            <w:lang w:val="en-US"/>
          </w:rPr>
          <w:t>Furthermore, w</w:t>
        </w:r>
      </w:ins>
      <w:ins w:id="900" w:author="Thomas Carteret" w:date="2021-04-01T18:29:00Z">
        <w:r w:rsidRPr="006A4396">
          <w:rPr>
            <w:lang w:val="en-US"/>
          </w:rPr>
          <w:t xml:space="preserve">e need a </w:t>
        </w:r>
      </w:ins>
      <w:ins w:id="901" w:author="Thomas Carteret" w:date="2021-04-01T18:30:00Z">
        <w:r w:rsidRPr="006A4396">
          <w:rPr>
            <w:lang w:val="en-US"/>
          </w:rPr>
          <w:t>day-to-day</w:t>
        </w:r>
      </w:ins>
      <w:ins w:id="902" w:author="Thomas Carteret" w:date="2021-04-01T18:29:00Z">
        <w:r w:rsidRPr="006A4396">
          <w:rPr>
            <w:lang w:val="en-US"/>
          </w:rPr>
          <w:t xml:space="preserve"> code</w:t>
        </w:r>
      </w:ins>
      <w:ins w:id="903" w:author="Thomas Carteret" w:date="2021-04-01T18:32:00Z">
        <w:r w:rsidR="00740D47" w:rsidRPr="006A4396">
          <w:rPr>
            <w:lang w:val="en-US"/>
          </w:rPr>
          <w:t xml:space="preserve"> release</w:t>
        </w:r>
      </w:ins>
      <w:ins w:id="904" w:author="Thomas Carteret" w:date="2021-04-01T18:29:00Z">
        <w:r w:rsidRPr="006A4396">
          <w:rPr>
            <w:lang w:val="en-US"/>
          </w:rPr>
          <w:t>, that is why we will also use the De</w:t>
        </w:r>
      </w:ins>
      <w:ins w:id="905" w:author="Thomas Carteret" w:date="2021-04-01T18:30:00Z">
        <w:r w:rsidRPr="006A4396">
          <w:rPr>
            <w:lang w:val="en-US"/>
          </w:rPr>
          <w:t>vO</w:t>
        </w:r>
      </w:ins>
      <w:ins w:id="906" w:author="Thomas Carteret" w:date="2021-04-01T18:29:00Z">
        <w:r w:rsidRPr="006A4396">
          <w:rPr>
            <w:lang w:val="en-US"/>
          </w:rPr>
          <w:t xml:space="preserve">ps spirit </w:t>
        </w:r>
      </w:ins>
      <w:ins w:id="907" w:author="Thomas Carteret" w:date="2021-04-01T18:30:00Z">
        <w:r w:rsidR="00740D47" w:rsidRPr="006A4396">
          <w:rPr>
            <w:lang w:val="en-US"/>
          </w:rPr>
          <w:t>but onl</w:t>
        </w:r>
      </w:ins>
      <w:ins w:id="908" w:author="Thomas Carteret" w:date="2021-04-01T18:31:00Z">
        <w:r w:rsidR="00740D47" w:rsidRPr="006A4396">
          <w:rPr>
            <w:lang w:val="en-US"/>
          </w:rPr>
          <w:t>y with some of its tools otherwise, it would</w:t>
        </w:r>
      </w:ins>
      <w:ins w:id="909" w:author="Thomas Carteret" w:date="2021-04-01T18:34:00Z">
        <w:r w:rsidR="00740D47" w:rsidRPr="006A4396">
          <w:rPr>
            <w:lang w:val="en-US"/>
          </w:rPr>
          <w:t xml:space="preserve"> be</w:t>
        </w:r>
      </w:ins>
      <w:ins w:id="910" w:author="Thomas Carteret" w:date="2021-04-01T18:31:00Z">
        <w:r w:rsidR="00740D47" w:rsidRPr="006A4396">
          <w:rPr>
            <w:lang w:val="en-US"/>
          </w:rPr>
          <w:t xml:space="preserve"> a waste of time to deploy every </w:t>
        </w:r>
      </w:ins>
      <w:ins w:id="911" w:author="Thomas Carteret" w:date="2021-04-01T18:48:00Z">
        <w:r w:rsidR="003F148A" w:rsidRPr="006A4396">
          <w:rPr>
            <w:lang w:val="en-US"/>
          </w:rPr>
          <w:t>useful</w:t>
        </w:r>
      </w:ins>
      <w:ins w:id="912" w:author="Thomas Carteret" w:date="2021-04-01T18:31:00Z">
        <w:r w:rsidR="00740D47" w:rsidRPr="006A4396">
          <w:rPr>
            <w:lang w:val="en-US"/>
          </w:rPr>
          <w:t xml:space="preserve"> </w:t>
        </w:r>
      </w:ins>
      <w:ins w:id="913" w:author="Thomas Carteret" w:date="2021-04-01T18:58:00Z">
        <w:r w:rsidR="000E509F" w:rsidRPr="006A4396">
          <w:rPr>
            <w:lang w:val="en-US"/>
          </w:rPr>
          <w:t>tool</w:t>
        </w:r>
      </w:ins>
      <w:ins w:id="914" w:author="Thomas Carteret" w:date="2021-04-01T18:31:00Z">
        <w:r w:rsidR="00740D47" w:rsidRPr="006A4396">
          <w:rPr>
            <w:lang w:val="en-US"/>
          </w:rPr>
          <w:t xml:space="preserve"> that would be interesting in a </w:t>
        </w:r>
      </w:ins>
      <w:ins w:id="915" w:author="Thomas Carteret" w:date="2021-04-01T18:32:00Z">
        <w:r w:rsidR="00740D47" w:rsidRPr="006A4396">
          <w:rPr>
            <w:lang w:val="en-US"/>
          </w:rPr>
          <w:t>long-term</w:t>
        </w:r>
      </w:ins>
      <w:ins w:id="916" w:author="Thomas Carteret" w:date="2021-04-01T18:31:00Z">
        <w:r w:rsidR="00740D47" w:rsidRPr="006A4396">
          <w:rPr>
            <w:lang w:val="en-US"/>
          </w:rPr>
          <w:t xml:space="preserve"> project.</w:t>
        </w:r>
      </w:ins>
      <w:ins w:id="917" w:author="Thomas Carteret" w:date="2021-04-01T18:45:00Z">
        <w:r w:rsidR="003F148A" w:rsidRPr="006A4396">
          <w:rPr>
            <w:lang w:val="en-US"/>
          </w:rPr>
          <w:t xml:space="preserve"> For instance, we will use GitH</w:t>
        </w:r>
      </w:ins>
      <w:ins w:id="918" w:author="Thomas Carteret" w:date="2021-04-01T18:47:00Z">
        <w:r w:rsidR="003F148A" w:rsidRPr="006A4396">
          <w:rPr>
            <w:lang w:val="en-US"/>
          </w:rPr>
          <w:t>ub to manage our code.</w:t>
        </w:r>
      </w:ins>
      <w:ins w:id="919" w:author="Thomas Carteret" w:date="2021-03-29T15:34:00Z">
        <w:del w:id="920" w:author="Thomas Carteret" w:date="2021-04-01T18:20:00Z">
          <w:r w:rsidR="00E47787" w:rsidRPr="006A4396" w:rsidDel="00F401FF">
            <w:rPr>
              <w:lang w:val="en-US"/>
            </w:rPr>
            <w:delText>D</w:delText>
          </w:r>
        </w:del>
      </w:ins>
    </w:p>
    <w:p w14:paraId="7E513848" w14:textId="77777777" w:rsidR="00F401FF" w:rsidRPr="006A4396" w:rsidRDefault="00F401FF">
      <w:pPr>
        <w:rPr>
          <w:lang w:val="en-US"/>
        </w:rPr>
        <w:pPrChange w:id="921" w:author="Thomas Carteret" w:date="2021-04-01T18:20:00Z">
          <w:pPr>
            <w:pStyle w:val="Paragraphedeliste"/>
            <w:numPr>
              <w:ilvl w:val="1"/>
              <w:numId w:val="1"/>
            </w:numPr>
            <w:ind w:left="1440" w:hanging="360"/>
          </w:pPr>
        </w:pPrChange>
      </w:pPr>
    </w:p>
    <w:p w14:paraId="3D63487F" w14:textId="77777777" w:rsidR="00F72392" w:rsidRDefault="00F72392">
      <w:pPr>
        <w:spacing w:before="0" w:after="0"/>
        <w:jc w:val="left"/>
        <w:rPr>
          <w:ins w:id="922" w:author="Thomas Carteret" w:date="2021-04-07T16:43:00Z"/>
          <w:b/>
          <w:bCs/>
          <w:caps/>
          <w:spacing w:val="15"/>
          <w:szCs w:val="22"/>
          <w:lang w:val="en-US"/>
        </w:rPr>
      </w:pPr>
      <w:ins w:id="923" w:author="Thomas Carteret" w:date="2021-04-07T16:43:00Z">
        <w:r>
          <w:rPr>
            <w:lang w:val="en-US"/>
          </w:rPr>
          <w:br w:type="page"/>
        </w:r>
      </w:ins>
    </w:p>
    <w:p w14:paraId="6B03E632" w14:textId="75CC659E" w:rsidR="000E1B2F" w:rsidRPr="006A4396" w:rsidRDefault="000E1B2F" w:rsidP="000E1B2F">
      <w:pPr>
        <w:pStyle w:val="Titre1"/>
        <w:shd w:val="clear" w:color="auto" w:fill="8DB3E2"/>
        <w:rPr>
          <w:lang w:val="en-US"/>
        </w:rPr>
      </w:pPr>
      <w:bookmarkStart w:id="924" w:name="_Toc74302230"/>
      <w:r w:rsidRPr="006A4396">
        <w:rPr>
          <w:lang w:val="en-US"/>
        </w:rPr>
        <w:lastRenderedPageBreak/>
        <w:t>2</w:t>
      </w:r>
      <w:r w:rsidRPr="006A4396">
        <w:rPr>
          <w:rFonts w:cstheme="minorHAnsi"/>
          <w:lang w:val="en-US"/>
        </w:rPr>
        <w:t>. D</w:t>
      </w:r>
      <w:r w:rsidR="006B1263" w:rsidRPr="006A4396">
        <w:rPr>
          <w:rFonts w:cstheme="minorHAnsi"/>
          <w:lang w:val="en-US"/>
        </w:rPr>
        <w:t>etailled</w:t>
      </w:r>
      <w:r w:rsidRPr="006A4396">
        <w:rPr>
          <w:rFonts w:cstheme="minorHAnsi"/>
          <w:lang w:val="en-US"/>
        </w:rPr>
        <w:t xml:space="preserve"> D</w:t>
      </w:r>
      <w:r w:rsidR="006B1263" w:rsidRPr="006A4396">
        <w:rPr>
          <w:rFonts w:cstheme="minorHAnsi"/>
          <w:lang w:val="en-US"/>
        </w:rPr>
        <w:t>escription</w:t>
      </w:r>
      <w:bookmarkEnd w:id="924"/>
    </w:p>
    <w:p w14:paraId="0FA304CD" w14:textId="75D0F87D" w:rsidR="000E1B2F" w:rsidRPr="006A4396" w:rsidRDefault="000E1B2F" w:rsidP="000E1B2F">
      <w:pPr>
        <w:pStyle w:val="Titre2"/>
        <w:shd w:val="clear" w:color="auto" w:fill="FFFFFF"/>
        <w:rPr>
          <w:ins w:id="925" w:author="Thomas Carteret" w:date="2021-03-25T18:21:00Z"/>
          <w:lang w:val="en-US"/>
          <w:rPrChange w:id="926" w:author="Thomas Carteret" w:date="2021-04-07T16:08:00Z">
            <w:rPr>
              <w:ins w:id="927" w:author="Thomas Carteret" w:date="2021-03-25T18:21:00Z"/>
            </w:rPr>
          </w:rPrChange>
        </w:rPr>
      </w:pPr>
      <w:bookmarkStart w:id="928" w:name="_Toc74302231"/>
      <w:r w:rsidRPr="006A4396">
        <w:rPr>
          <w:lang w:val="en-US"/>
        </w:rPr>
        <w:t>2.1. E</w:t>
      </w:r>
      <w:r w:rsidR="006F0A05" w:rsidRPr="006A4396">
        <w:rPr>
          <w:lang w:val="en-US"/>
        </w:rPr>
        <w:t>nvironment</w:t>
      </w:r>
      <w:r w:rsidRPr="006A4396">
        <w:rPr>
          <w:lang w:val="en-US"/>
        </w:rPr>
        <w:t xml:space="preserve"> D</w:t>
      </w:r>
      <w:r w:rsidR="006F0A05" w:rsidRPr="006A4396">
        <w:rPr>
          <w:lang w:val="en-US"/>
        </w:rPr>
        <w:t>escription</w:t>
      </w:r>
      <w:bookmarkEnd w:id="928"/>
    </w:p>
    <w:p w14:paraId="63529035" w14:textId="4E6C86FE" w:rsidR="00FE1FAA" w:rsidRPr="006A4396" w:rsidRDefault="003C39E7">
      <w:pPr>
        <w:spacing w:before="100" w:beforeAutospacing="1" w:after="100" w:afterAutospacing="1"/>
        <w:rPr>
          <w:ins w:id="929" w:author="Thomas Carteret" w:date="2021-04-07T16:00:00Z"/>
          <w:lang w:val="en-US"/>
          <w:rPrChange w:id="930" w:author="Thomas Carteret" w:date="2021-04-07T16:08:00Z">
            <w:rPr>
              <w:ins w:id="931" w:author="Thomas Carteret" w:date="2021-04-07T16:00:00Z"/>
              <w:rFonts w:ascii="Times New Roman" w:eastAsia="Times New Roman" w:hAnsi="Times New Roman" w:cs="Times New Roman"/>
              <w:szCs w:val="24"/>
              <w:lang w:eastAsia="fr-FR"/>
            </w:rPr>
          </w:rPrChange>
        </w:rPr>
        <w:pPrChange w:id="932" w:author="Thomas Carteret" w:date="2021-04-07T16:56:00Z">
          <w:pPr>
            <w:spacing w:before="100" w:beforeAutospacing="1" w:after="100" w:afterAutospacing="1"/>
            <w:jc w:val="left"/>
          </w:pPr>
        </w:pPrChange>
      </w:pPr>
      <w:ins w:id="933" w:author="Thomas Carteret" w:date="2021-03-25T18:21:00Z">
        <w:del w:id="934" w:author="Thomas Carteret" w:date="2021-04-07T16:03:00Z">
          <w:r w:rsidRPr="006A4396" w:rsidDel="00FB190F">
            <w:rPr>
              <w:lang w:val="en-US"/>
              <w:rPrChange w:id="935" w:author="Thomas Carteret" w:date="2021-04-07T16:08:00Z">
                <w:rPr>
                  <w:spacing w:val="15"/>
                  <w:szCs w:val="22"/>
                </w:rPr>
              </w:rPrChange>
            </w:rPr>
            <w:delText>As far as the s</w:delText>
          </w:r>
          <w:r w:rsidRPr="006A4396" w:rsidDel="00FB190F">
            <w:rPr>
              <w:lang w:val="en-US"/>
            </w:rPr>
            <w:delText>imulation must stick to the reality</w:delText>
          </w:r>
        </w:del>
      </w:ins>
      <w:ins w:id="936" w:author="Thomas Carteret" w:date="2021-03-25T18:22:00Z">
        <w:del w:id="937" w:author="Thomas Carteret" w:date="2021-04-07T16:03:00Z">
          <w:r w:rsidRPr="006A4396" w:rsidDel="00FB190F">
            <w:rPr>
              <w:lang w:val="en-US"/>
            </w:rPr>
            <w:delText xml:space="preserve"> to improve strategies to regulate the flow, the environment must </w:delText>
          </w:r>
        </w:del>
      </w:ins>
      <w:ins w:id="938" w:author="Thomas Carteret" w:date="2021-03-25T18:25:00Z">
        <w:del w:id="939" w:author="Thomas Carteret" w:date="2021-04-07T16:03:00Z">
          <w:r w:rsidRPr="006A4396" w:rsidDel="00FB190F">
            <w:rPr>
              <w:lang w:val="en-US"/>
            </w:rPr>
            <w:delText xml:space="preserve">contain various </w:delText>
          </w:r>
        </w:del>
      </w:ins>
      <w:ins w:id="940" w:author="Thomas Carteret" w:date="2021-03-25T18:26:00Z">
        <w:del w:id="941" w:author="Thomas Carteret" w:date="2021-04-07T16:03:00Z">
          <w:r w:rsidRPr="006A4396" w:rsidDel="00FB190F">
            <w:rPr>
              <w:lang w:val="en-US"/>
            </w:rPr>
            <w:delText>elements and interests. Howe</w:delText>
          </w:r>
        </w:del>
      </w:ins>
      <w:ins w:id="942" w:author="Thomas Carteret" w:date="2021-03-25T18:27:00Z">
        <w:del w:id="943" w:author="Thomas Carteret" w:date="2021-04-07T16:03:00Z">
          <w:r w:rsidRPr="006A4396" w:rsidDel="00FB190F">
            <w:rPr>
              <w:lang w:val="en-US"/>
            </w:rPr>
            <w:delText xml:space="preserve">ver, to be achievable, we must simplify some aspects that’s why we generally </w:delText>
          </w:r>
        </w:del>
      </w:ins>
      <w:ins w:id="944" w:author="Thomas Carteret" w:date="2021-03-25T18:29:00Z">
        <w:del w:id="945" w:author="Thomas Carteret" w:date="2021-04-07T16:03:00Z">
          <w:r w:rsidRPr="006A4396" w:rsidDel="00FB190F">
            <w:rPr>
              <w:lang w:val="en-US"/>
            </w:rPr>
            <w:delText xml:space="preserve">have chosen to categorize the contents and dynamics to </w:delText>
          </w:r>
          <w:r w:rsidR="00632BEA" w:rsidRPr="006A4396" w:rsidDel="00FB190F">
            <w:rPr>
              <w:lang w:val="en-US"/>
            </w:rPr>
            <w:delText xml:space="preserve">only keep the </w:delText>
          </w:r>
        </w:del>
      </w:ins>
      <w:ins w:id="946" w:author="Thomas Carteret" w:date="2021-03-25T18:30:00Z">
        <w:del w:id="947" w:author="Thomas Carteret" w:date="2021-04-07T16:03:00Z">
          <w:r w:rsidR="00632BEA" w:rsidRPr="006A4396" w:rsidDel="00FB190F">
            <w:rPr>
              <w:lang w:val="en-US"/>
            </w:rPr>
            <w:delText>main categories.</w:delText>
          </w:r>
        </w:del>
      </w:ins>
      <w:ins w:id="948" w:author="Thomas Carteret" w:date="2021-04-07T16:00:00Z">
        <w:r w:rsidR="00FE1FAA" w:rsidRPr="006A4396">
          <w:rPr>
            <w:lang w:val="en-US"/>
            <w:rPrChange w:id="949" w:author="Thomas Carteret" w:date="2021-04-07T16:08:00Z">
              <w:rPr>
                <w:rFonts w:ascii="Times New Roman" w:eastAsia="Times New Roman" w:hAnsi="Times New Roman" w:cs="Times New Roman"/>
                <w:szCs w:val="24"/>
                <w:lang w:eastAsia="fr-FR"/>
              </w:rPr>
            </w:rPrChange>
          </w:rPr>
          <w:t xml:space="preserve">To get the desired result on our demonstration control strategies, we need to make an environment </w:t>
        </w:r>
      </w:ins>
      <w:ins w:id="950" w:author="Thomas Carteret" w:date="2021-04-07T16:03:00Z">
        <w:r w:rsidR="006A4396" w:rsidRPr="006A4396">
          <w:rPr>
            <w:lang w:val="en-US"/>
          </w:rPr>
          <w:t>that’s</w:t>
        </w:r>
      </w:ins>
      <w:ins w:id="951" w:author="Thomas Carteret" w:date="2021-04-07T16:00:00Z">
        <w:r w:rsidR="00FE1FAA" w:rsidRPr="006A4396">
          <w:rPr>
            <w:lang w:val="en-US"/>
            <w:rPrChange w:id="952" w:author="Thomas Carteret" w:date="2021-04-07T16:08:00Z">
              <w:rPr>
                <w:rFonts w:ascii="Times New Roman" w:eastAsia="Times New Roman" w:hAnsi="Times New Roman" w:cs="Times New Roman"/>
                <w:szCs w:val="24"/>
                <w:lang w:eastAsia="fr-FR"/>
              </w:rPr>
            </w:rPrChange>
          </w:rPr>
          <w:t xml:space="preserve"> is as realistic as possible. In order to do that we want to include many </w:t>
        </w:r>
      </w:ins>
      <w:ins w:id="953" w:author="Thomas Carteret" w:date="2021-04-07T16:03:00Z">
        <w:r w:rsidR="00FB190F" w:rsidRPr="006A4396">
          <w:rPr>
            <w:lang w:val="en-US"/>
          </w:rPr>
          <w:t>environmental</w:t>
        </w:r>
      </w:ins>
      <w:ins w:id="954" w:author="Thomas Carteret" w:date="2021-04-07T16:00:00Z">
        <w:r w:rsidR="00FE1FAA" w:rsidRPr="006A4396">
          <w:rPr>
            <w:lang w:val="en-US"/>
            <w:rPrChange w:id="955" w:author="Thomas Carteret" w:date="2021-04-07T16:08:00Z">
              <w:rPr>
                <w:rFonts w:ascii="Times New Roman" w:eastAsia="Times New Roman" w:hAnsi="Times New Roman" w:cs="Times New Roman"/>
                <w:szCs w:val="24"/>
                <w:lang w:eastAsia="fr-FR"/>
              </w:rPr>
            </w:rPrChange>
          </w:rPr>
          <w:t xml:space="preserve"> elements that will take place in a demonstration. Of course</w:t>
        </w:r>
      </w:ins>
      <w:ins w:id="956" w:author="Thomas Carteret" w:date="2021-04-07T16:04:00Z">
        <w:r w:rsidR="006A4396" w:rsidRPr="006A4396">
          <w:rPr>
            <w:lang w:val="en-US"/>
          </w:rPr>
          <w:t>,</w:t>
        </w:r>
      </w:ins>
      <w:ins w:id="957" w:author="Thomas Carteret" w:date="2021-04-07T16:00:00Z">
        <w:r w:rsidR="00FE1FAA" w:rsidRPr="006A4396">
          <w:rPr>
            <w:lang w:val="en-US"/>
            <w:rPrChange w:id="958" w:author="Thomas Carteret" w:date="2021-04-07T16:08:00Z">
              <w:rPr>
                <w:rFonts w:ascii="Times New Roman" w:eastAsia="Times New Roman" w:hAnsi="Times New Roman" w:cs="Times New Roman"/>
                <w:szCs w:val="24"/>
                <w:lang w:eastAsia="fr-FR"/>
              </w:rPr>
            </w:rPrChange>
          </w:rPr>
          <w:t xml:space="preserve"> including all of these elements isn’t truly </w:t>
        </w:r>
      </w:ins>
      <w:ins w:id="959" w:author="Thomas Carteret" w:date="2021-04-07T16:03:00Z">
        <w:r w:rsidR="006A4396" w:rsidRPr="006A4396">
          <w:rPr>
            <w:lang w:val="en-US"/>
          </w:rPr>
          <w:t>achievable</w:t>
        </w:r>
      </w:ins>
      <w:ins w:id="960" w:author="Thomas Carteret" w:date="2021-04-07T16:00:00Z">
        <w:r w:rsidR="00FE1FAA" w:rsidRPr="006A4396">
          <w:rPr>
            <w:lang w:val="en-US"/>
            <w:rPrChange w:id="961" w:author="Thomas Carteret" w:date="2021-04-07T16:08:00Z">
              <w:rPr>
                <w:rFonts w:ascii="Times New Roman" w:eastAsia="Times New Roman" w:hAnsi="Times New Roman" w:cs="Times New Roman"/>
                <w:szCs w:val="24"/>
                <w:lang w:eastAsia="fr-FR"/>
              </w:rPr>
            </w:rPrChange>
          </w:rPr>
          <w:t xml:space="preserve"> but we can still implement a certain number of objects with the major mechanics that play in such events.</w:t>
        </w:r>
      </w:ins>
    </w:p>
    <w:p w14:paraId="7173347E" w14:textId="2E3E8245" w:rsidR="00FE1FAA" w:rsidRPr="006A4396" w:rsidRDefault="00FE1FAA">
      <w:pPr>
        <w:spacing w:before="100" w:beforeAutospacing="1" w:after="100" w:afterAutospacing="1"/>
        <w:rPr>
          <w:ins w:id="962" w:author="Thomas Carteret" w:date="2021-04-07T16:00:00Z"/>
          <w:lang w:val="en-US"/>
          <w:rPrChange w:id="963" w:author="Thomas Carteret" w:date="2021-04-07T16:08:00Z">
            <w:rPr>
              <w:ins w:id="964" w:author="Thomas Carteret" w:date="2021-04-07T16:00:00Z"/>
              <w:rFonts w:ascii="Times New Roman" w:eastAsia="Times New Roman" w:hAnsi="Times New Roman" w:cs="Times New Roman"/>
              <w:szCs w:val="24"/>
              <w:lang w:eastAsia="fr-FR"/>
            </w:rPr>
          </w:rPrChange>
        </w:rPr>
        <w:pPrChange w:id="965" w:author="Thomas Carteret" w:date="2021-04-07T16:56:00Z">
          <w:pPr>
            <w:spacing w:before="100" w:beforeAutospacing="1" w:after="100" w:afterAutospacing="1"/>
            <w:jc w:val="left"/>
          </w:pPr>
        </w:pPrChange>
      </w:pPr>
      <w:ins w:id="966" w:author="Thomas Carteret" w:date="2021-04-07T16:00:00Z">
        <w:r w:rsidRPr="006A4396">
          <w:rPr>
            <w:lang w:val="en-US"/>
            <w:rPrChange w:id="967" w:author="Thomas Carteret" w:date="2021-04-07T16:08:00Z">
              <w:rPr>
                <w:rFonts w:ascii="Times New Roman" w:eastAsia="Times New Roman" w:hAnsi="Times New Roman" w:cs="Times New Roman"/>
                <w:szCs w:val="24"/>
                <w:lang w:eastAsia="fr-FR"/>
              </w:rPr>
            </w:rPrChange>
          </w:rPr>
          <w:t>We want to create a basic march demonstration environment where the protestors start the march in various zones and all end in one final zone. The protestors will of course walk on streets and encounter barriers, buildings and so forth.</w:t>
        </w:r>
      </w:ins>
    </w:p>
    <w:p w14:paraId="5232F004" w14:textId="77777777" w:rsidR="00FE1FAA" w:rsidRPr="006A4396" w:rsidRDefault="00FE1FAA">
      <w:pPr>
        <w:rPr>
          <w:lang w:val="en-US"/>
          <w:rPrChange w:id="968" w:author="Thomas Carteret" w:date="2021-04-07T16:08:00Z">
            <w:rPr>
              <w:lang w:val="en-US"/>
            </w:rPr>
          </w:rPrChange>
        </w:rPr>
        <w:pPrChange w:id="969" w:author="Thomas Carteret" w:date="2021-03-25T18:21:00Z">
          <w:pPr>
            <w:pStyle w:val="Titre2"/>
            <w:shd w:val="clear" w:color="auto" w:fill="FFFFFF"/>
          </w:pPr>
        </w:pPrChange>
      </w:pPr>
    </w:p>
    <w:p w14:paraId="7BFBF107" w14:textId="6173D58D" w:rsidR="000E1B2F" w:rsidRPr="006A4396" w:rsidRDefault="000E1B2F" w:rsidP="00A71C44">
      <w:pPr>
        <w:pStyle w:val="Titre3"/>
        <w:pBdr>
          <w:top w:val="single" w:sz="6" w:space="0" w:color="8DB3E2"/>
        </w:pBdr>
        <w:rPr>
          <w:lang w:val="en-US"/>
        </w:rPr>
      </w:pPr>
      <w:bookmarkStart w:id="970" w:name="_Toc74302232"/>
      <w:r w:rsidRPr="006A4396">
        <w:rPr>
          <w:lang w:val="en-US"/>
        </w:rPr>
        <w:t xml:space="preserve">2.1.1. Environment </w:t>
      </w:r>
      <w:r w:rsidR="007D79E5" w:rsidRPr="006A4396">
        <w:rPr>
          <w:lang w:val="en-US"/>
        </w:rPr>
        <w:t>C</w:t>
      </w:r>
      <w:r w:rsidRPr="006A4396">
        <w:rPr>
          <w:lang w:val="en-US"/>
        </w:rPr>
        <w:t>ontent</w:t>
      </w:r>
      <w:bookmarkEnd w:id="970"/>
    </w:p>
    <w:p w14:paraId="341E8072" w14:textId="1BECF7FC" w:rsidR="00FB190F" w:rsidRPr="006A4396" w:rsidRDefault="003C39E7">
      <w:pPr>
        <w:spacing w:before="100" w:beforeAutospacing="1" w:after="100" w:afterAutospacing="1"/>
        <w:rPr>
          <w:ins w:id="971" w:author="Thomas Carteret" w:date="2021-04-07T16:01:00Z"/>
          <w:lang w:val="en-US"/>
          <w:rPrChange w:id="972" w:author="Thomas Carteret" w:date="2021-04-07T16:08:00Z">
            <w:rPr>
              <w:ins w:id="973" w:author="Thomas Carteret" w:date="2021-04-07T16:01:00Z"/>
              <w:rFonts w:ascii="Times New Roman" w:eastAsia="Times New Roman" w:hAnsi="Times New Roman" w:cs="Times New Roman"/>
              <w:szCs w:val="24"/>
              <w:lang w:eastAsia="fr-FR"/>
            </w:rPr>
          </w:rPrChange>
        </w:rPr>
        <w:pPrChange w:id="974" w:author="Thomas Carteret" w:date="2021-04-07T16:56:00Z">
          <w:pPr>
            <w:spacing w:before="100" w:beforeAutospacing="1" w:after="100" w:afterAutospacing="1"/>
            <w:jc w:val="left"/>
          </w:pPr>
        </w:pPrChange>
      </w:pPr>
      <w:ins w:id="975" w:author="Thomas Carteret" w:date="2021-03-25T18:20:00Z">
        <w:del w:id="976" w:author="Thomas Carteret" w:date="2021-04-07T16:01:00Z">
          <w:r w:rsidRPr="006A4396" w:rsidDel="00FB190F">
            <w:rPr>
              <w:lang w:val="en-US"/>
            </w:rPr>
            <w:delText>The simulation contains various</w:delText>
          </w:r>
        </w:del>
      </w:ins>
      <w:ins w:id="977" w:author="Thomas Carteret" w:date="2021-03-25T18:30:00Z">
        <w:del w:id="978" w:author="Thomas Carteret" w:date="2021-04-07T16:01:00Z">
          <w:r w:rsidR="00632BEA" w:rsidRPr="006A4396" w:rsidDel="00FB190F">
            <w:rPr>
              <w:lang w:val="en-US"/>
            </w:rPr>
            <w:delText xml:space="preserve"> elements that can </w:delText>
          </w:r>
        </w:del>
      </w:ins>
      <w:ins w:id="979" w:author="Thomas Carteret" w:date="2021-03-25T18:31:00Z">
        <w:del w:id="980" w:author="Thomas Carteret" w:date="2021-04-07T16:01:00Z">
          <w:r w:rsidR="00632BEA" w:rsidRPr="006A4396" w:rsidDel="00FB190F">
            <w:rPr>
              <w:lang w:val="en-US"/>
            </w:rPr>
            <w:delText>or can’t be limited in time and be destroyed.</w:delText>
          </w:r>
        </w:del>
      </w:ins>
      <w:ins w:id="981" w:author="Thomas Carteret" w:date="2021-03-25T18:33:00Z">
        <w:del w:id="982" w:author="Thomas Carteret" w:date="2021-04-07T16:01:00Z">
          <w:r w:rsidR="00632BEA" w:rsidRPr="006A4396" w:rsidDel="00FB190F">
            <w:rPr>
              <w:lang w:val="en-US"/>
            </w:rPr>
            <w:delText xml:space="preserve"> We have chosen to class them in two categories</w:delText>
          </w:r>
        </w:del>
      </w:ins>
      <w:ins w:id="983" w:author="Thomas Carteret" w:date="2021-03-25T18:34:00Z">
        <w:del w:id="984" w:author="Thomas Carteret" w:date="2021-04-07T16:01:00Z">
          <w:r w:rsidR="00632BEA" w:rsidRPr="006A4396" w:rsidDel="00FB190F">
            <w:rPr>
              <w:lang w:val="en-US"/>
            </w:rPr>
            <w:delText xml:space="preserve"> according to their time limitation.</w:delText>
          </w:r>
        </w:del>
      </w:ins>
      <w:del w:id="985" w:author="Thomas Carteret" w:date="2021-04-07T16:01:00Z">
        <w:r w:rsidR="000E1B2F" w:rsidRPr="006A4396" w:rsidDel="00FB190F">
          <w:rPr>
            <w:lang w:val="en-US"/>
          </w:rPr>
          <w:delText>Describe the environment and the elements inside.</w:delText>
        </w:r>
      </w:del>
      <w:ins w:id="986" w:author="Thomas Carteret" w:date="2021-04-07T16:01:00Z">
        <w:r w:rsidR="00FB190F" w:rsidRPr="006A4396">
          <w:rPr>
            <w:lang w:val="en-US"/>
            <w:rPrChange w:id="987" w:author="Thomas Carteret" w:date="2021-04-07T16:08:00Z">
              <w:rPr>
                <w:rFonts w:ascii="Times New Roman" w:eastAsia="Times New Roman" w:hAnsi="Times New Roman" w:cs="Times New Roman"/>
                <w:szCs w:val="24"/>
                <w:lang w:eastAsia="fr-FR"/>
              </w:rPr>
            </w:rPrChange>
          </w:rPr>
          <w:t>The simulation contains various elements that can or can’t be limited in time and destroyed. We have chosen to class them in two categories according to their time limitation.</w:t>
        </w:r>
      </w:ins>
    </w:p>
    <w:p w14:paraId="3FE0A4DF" w14:textId="77777777" w:rsidR="00FB190F" w:rsidRPr="006A4396" w:rsidRDefault="00FB190F" w:rsidP="000E1B2F">
      <w:pPr>
        <w:rPr>
          <w:ins w:id="988" w:author="Thomas Carteret" w:date="2021-03-25T18:34:00Z"/>
          <w:lang w:val="en-US"/>
        </w:rPr>
      </w:pPr>
    </w:p>
    <w:p w14:paraId="3D3A9B89" w14:textId="72BD6CF0" w:rsidR="00632BEA" w:rsidRPr="006A4396" w:rsidRDefault="00632BEA" w:rsidP="000E1B2F">
      <w:pPr>
        <w:rPr>
          <w:ins w:id="989" w:author="Thomas Carteret" w:date="2021-03-25T18:36:00Z"/>
          <w:lang w:val="en-US"/>
        </w:rPr>
      </w:pPr>
      <w:ins w:id="990" w:author="Thomas Carteret" w:date="2021-03-25T18:35:00Z">
        <w:del w:id="991" w:author="Thomas Carteret" w:date="2021-04-07T16:00:00Z">
          <w:r w:rsidRPr="006A4396" w:rsidDel="00FB190F">
            <w:rPr>
              <w:lang w:val="en-US"/>
            </w:rPr>
            <w:delText>Sustain</w:delText>
          </w:r>
        </w:del>
      </w:ins>
      <w:ins w:id="992" w:author="Thomas Carteret" w:date="2021-03-25T18:36:00Z">
        <w:del w:id="993" w:author="Thomas Carteret" w:date="2021-04-07T16:00:00Z">
          <w:r w:rsidRPr="006A4396" w:rsidDel="00FB190F">
            <w:rPr>
              <w:lang w:val="en-US"/>
            </w:rPr>
            <w:delText>able</w:delText>
          </w:r>
        </w:del>
      </w:ins>
      <w:ins w:id="994" w:author="Thomas Carteret" w:date="2021-04-07T16:01:00Z">
        <w:r w:rsidR="00FB190F" w:rsidRPr="006A4396">
          <w:rPr>
            <w:lang w:val="en-US"/>
          </w:rPr>
          <w:t>Persistent</w:t>
        </w:r>
      </w:ins>
      <w:ins w:id="995" w:author="Thomas Carteret" w:date="2021-03-25T18:36:00Z">
        <w:del w:id="996" w:author="Thomas Carteret" w:date="2021-04-07T16:01:00Z">
          <w:r w:rsidRPr="006A4396" w:rsidDel="00FB190F">
            <w:rPr>
              <w:lang w:val="en-US"/>
            </w:rPr>
            <w:delText xml:space="preserve"> (pérenne?)</w:delText>
          </w:r>
        </w:del>
        <w:del w:id="997" w:author="Thomas Carteret" w:date="2021-03-29T10:04:00Z">
          <w:r w:rsidRPr="006A4396" w:rsidDel="00B470C1">
            <w:rPr>
              <w:lang w:val="en-US"/>
            </w:rPr>
            <w:delText xml:space="preserve"> </w:delText>
          </w:r>
        </w:del>
        <w:r w:rsidRPr="006A4396">
          <w:rPr>
            <w:lang w:val="en-US"/>
          </w:rPr>
          <w:t xml:space="preserve"> c</w:t>
        </w:r>
      </w:ins>
      <w:ins w:id="998" w:author="Thomas Carteret" w:date="2021-03-25T18:35:00Z">
        <w:r w:rsidRPr="006A4396">
          <w:rPr>
            <w:lang w:val="en-US"/>
          </w:rPr>
          <w:t>ontent:</w:t>
        </w:r>
      </w:ins>
    </w:p>
    <w:p w14:paraId="0D4FE26B" w14:textId="137BCADB" w:rsidR="00632BEA" w:rsidRPr="006A4396" w:rsidDel="006A4396" w:rsidRDefault="00632BEA" w:rsidP="006A4396">
      <w:pPr>
        <w:pStyle w:val="Paragraphedeliste"/>
        <w:numPr>
          <w:ilvl w:val="0"/>
          <w:numId w:val="7"/>
        </w:numPr>
        <w:rPr>
          <w:del w:id="999" w:author="Thomas Carteret" w:date="2021-04-07T16:06:00Z"/>
          <w:lang w:val="en-US"/>
        </w:rPr>
      </w:pPr>
      <w:ins w:id="1000" w:author="Thomas Carteret" w:date="2021-03-25T18:37:00Z">
        <w:r w:rsidRPr="006A4396">
          <w:rPr>
            <w:b/>
            <w:bCs/>
            <w:lang w:val="en-US"/>
            <w:rPrChange w:id="1001" w:author="Thomas Carteret" w:date="2021-04-07T16:08:00Z">
              <w:rPr>
                <w:lang w:val="en-US"/>
              </w:rPr>
            </w:rPrChange>
          </w:rPr>
          <w:t>Buildings</w:t>
        </w:r>
        <w:r w:rsidRPr="006A4396">
          <w:rPr>
            <w:lang w:val="en-US"/>
          </w:rPr>
          <w:t>: the main goal of this kind of object is limiting the access to the map, we suppose they can’t be destroyed</w:t>
        </w:r>
      </w:ins>
      <w:ins w:id="1002" w:author="Thomas Carteret" w:date="2021-03-25T18:38:00Z">
        <w:r w:rsidRPr="006A4396">
          <w:rPr>
            <w:lang w:val="en-US"/>
          </w:rPr>
          <w:t>.</w:t>
        </w:r>
      </w:ins>
    </w:p>
    <w:p w14:paraId="0F220289" w14:textId="77777777" w:rsidR="006A4396" w:rsidRPr="006A4396" w:rsidRDefault="006A4396" w:rsidP="00632BEA">
      <w:pPr>
        <w:pStyle w:val="Paragraphedeliste"/>
        <w:numPr>
          <w:ilvl w:val="0"/>
          <w:numId w:val="7"/>
        </w:numPr>
        <w:rPr>
          <w:ins w:id="1003" w:author="Thomas Carteret" w:date="2021-04-07T16:06:00Z"/>
          <w:lang w:val="en-US"/>
        </w:rPr>
      </w:pPr>
    </w:p>
    <w:p w14:paraId="344EF138" w14:textId="123E40BB" w:rsidR="00632BEA" w:rsidDel="006A4396" w:rsidRDefault="00632BEA" w:rsidP="006A4396">
      <w:pPr>
        <w:pStyle w:val="Paragraphedeliste"/>
        <w:numPr>
          <w:ilvl w:val="0"/>
          <w:numId w:val="7"/>
        </w:numPr>
        <w:rPr>
          <w:del w:id="1004" w:author="Thomas Carteret" w:date="2021-04-07T16:10:00Z"/>
          <w:lang w:val="en-US"/>
        </w:rPr>
      </w:pPr>
      <w:ins w:id="1005" w:author="Thomas Carteret" w:date="2021-03-25T18:38:00Z">
        <w:r w:rsidRPr="006A4396">
          <w:rPr>
            <w:b/>
            <w:bCs/>
            <w:lang w:val="en-US"/>
            <w:rPrChange w:id="1006" w:author="Thomas Carteret" w:date="2021-04-07T16:08:00Z">
              <w:rPr>
                <w:lang w:val="en-US"/>
              </w:rPr>
            </w:rPrChange>
          </w:rPr>
          <w:t>Roads</w:t>
        </w:r>
        <w:r w:rsidRPr="006A4396">
          <w:rPr>
            <w:lang w:val="en-US"/>
          </w:rPr>
          <w:t xml:space="preserve">: on the contrary, they are here </w:t>
        </w:r>
      </w:ins>
      <w:ins w:id="1007" w:author="Thomas Carteret" w:date="2021-04-07T16:04:00Z">
        <w:r w:rsidR="006A4396" w:rsidRPr="006A4396">
          <w:rPr>
            <w:lang w:val="en-US"/>
          </w:rPr>
          <w:t xml:space="preserve">to lay </w:t>
        </w:r>
      </w:ins>
      <w:ins w:id="1008" w:author="Thomas Carteret" w:date="2021-03-25T18:38:00Z">
        <w:del w:id="1009" w:author="Thomas Carteret" w:date="2021-04-07T16:04:00Z">
          <w:r w:rsidRPr="006A4396" w:rsidDel="006A4396">
            <w:rPr>
              <w:lang w:val="en-US"/>
            </w:rPr>
            <w:delText xml:space="preserve">to show </w:delText>
          </w:r>
        </w:del>
        <w:r w:rsidRPr="006A4396">
          <w:rPr>
            <w:lang w:val="en-US"/>
          </w:rPr>
          <w:t xml:space="preserve">the path </w:t>
        </w:r>
      </w:ins>
      <w:ins w:id="1010" w:author="Thomas Carteret" w:date="2021-04-07T16:05:00Z">
        <w:r w:rsidR="006A4396" w:rsidRPr="006A4396">
          <w:rPr>
            <w:lang w:val="en-US"/>
          </w:rPr>
          <w:t>of</w:t>
        </w:r>
      </w:ins>
      <w:ins w:id="1011" w:author="Thomas Carteret" w:date="2021-03-25T18:38:00Z">
        <w:del w:id="1012" w:author="Thomas Carteret" w:date="2021-04-07T16:05:00Z">
          <w:r w:rsidRPr="006A4396" w:rsidDel="006A4396">
            <w:rPr>
              <w:lang w:val="en-US"/>
            </w:rPr>
            <w:delText>to the</w:delText>
          </w:r>
        </w:del>
        <w:r w:rsidRPr="006A4396">
          <w:rPr>
            <w:lang w:val="en-US"/>
          </w:rPr>
          <w:t xml:space="preserve"> demonstration</w:t>
        </w:r>
      </w:ins>
      <w:ins w:id="1013" w:author="Thomas Carteret" w:date="2021-03-25T18:39:00Z">
        <w:del w:id="1014" w:author="Thomas Carteret" w:date="2021-04-07T16:05:00Z">
          <w:r w:rsidRPr="006A4396" w:rsidDel="006A4396">
            <w:rPr>
              <w:lang w:val="en-US"/>
            </w:rPr>
            <w:delText xml:space="preserve"> (they contains </w:delText>
          </w:r>
          <w:r w:rsidR="00796C9E" w:rsidRPr="006A4396" w:rsidDel="006A4396">
            <w:rPr>
              <w:lang w:val="en-US"/>
            </w:rPr>
            <w:delText>sidewalks)</w:delText>
          </w:r>
        </w:del>
        <w:r w:rsidR="00796C9E" w:rsidRPr="006A4396">
          <w:rPr>
            <w:lang w:val="en-US"/>
          </w:rPr>
          <w:t>, they can’t be destroyed.</w:t>
        </w:r>
      </w:ins>
      <w:ins w:id="1015" w:author="Thomas Carteret" w:date="2021-04-07T16:05:00Z">
        <w:r w:rsidR="006A4396" w:rsidRPr="006A4396">
          <w:rPr>
            <w:lang w:val="en-US"/>
          </w:rPr>
          <w:t xml:space="preserve"> </w:t>
        </w:r>
      </w:ins>
      <w:ins w:id="1016" w:author="Thomas Carteret" w:date="2021-04-07T16:06:00Z">
        <w:r w:rsidR="006A4396" w:rsidRPr="006A4396">
          <w:rPr>
            <w:lang w:val="en-US"/>
            <w:rPrChange w:id="1017" w:author="Thomas Carteret" w:date="2021-04-07T16:08:00Z">
              <w:rPr/>
            </w:rPrChange>
          </w:rPr>
          <w:t>They can also serve as escape routes.</w:t>
        </w:r>
      </w:ins>
    </w:p>
    <w:p w14:paraId="79460133" w14:textId="77777777" w:rsidR="006A4396" w:rsidRPr="006A4396" w:rsidRDefault="006A4396">
      <w:pPr>
        <w:pStyle w:val="Paragraphedeliste"/>
        <w:numPr>
          <w:ilvl w:val="0"/>
          <w:numId w:val="7"/>
        </w:numPr>
        <w:rPr>
          <w:ins w:id="1018" w:author="Thomas Carteret" w:date="2021-04-07T16:10:00Z"/>
          <w:lang w:val="en-US"/>
        </w:rPr>
      </w:pPr>
    </w:p>
    <w:p w14:paraId="32C43DD2" w14:textId="04554EC1" w:rsidR="00796C9E" w:rsidRPr="006A4396" w:rsidDel="00D314BF" w:rsidRDefault="00796C9E">
      <w:pPr>
        <w:pStyle w:val="Paragraphedeliste"/>
        <w:numPr>
          <w:ilvl w:val="0"/>
          <w:numId w:val="11"/>
        </w:numPr>
        <w:rPr>
          <w:ins w:id="1019" w:author="Thomas Carteret" w:date="2021-03-25T18:50:00Z"/>
          <w:del w:id="1020" w:author="Thomas Carteret" w:date="2021-04-07T16:11:00Z"/>
          <w:lang w:val="en-US"/>
        </w:rPr>
        <w:pPrChange w:id="1021" w:author="Thomas Carteret" w:date="2021-04-07T16:14:00Z">
          <w:pPr>
            <w:pStyle w:val="Paragraphedeliste"/>
            <w:numPr>
              <w:numId w:val="7"/>
            </w:numPr>
            <w:ind w:hanging="360"/>
          </w:pPr>
        </w:pPrChange>
      </w:pPr>
      <w:ins w:id="1022" w:author="Thomas Carteret" w:date="2021-03-25T18:40:00Z">
        <w:r w:rsidRPr="00D314BF">
          <w:rPr>
            <w:b/>
            <w:bCs/>
            <w:lang w:val="en-US"/>
          </w:rPr>
          <w:t>Floating obstacles</w:t>
        </w:r>
        <w:r w:rsidRPr="00D314BF">
          <w:rPr>
            <w:lang w:val="en-US"/>
            <w:rPrChange w:id="1023" w:author="Thomas Carteret" w:date="2021-04-07T16:11:00Z">
              <w:rPr>
                <w:b/>
                <w:bCs/>
                <w:lang w:val="en-US"/>
              </w:rPr>
            </w:rPrChange>
          </w:rPr>
          <w:t>:</w:t>
        </w:r>
        <w:r w:rsidRPr="00D314BF">
          <w:rPr>
            <w:lang w:val="en-US"/>
          </w:rPr>
          <w:t xml:space="preserve"> </w:t>
        </w:r>
      </w:ins>
      <w:ins w:id="1024" w:author="Thomas Carteret" w:date="2021-04-07T16:10:00Z">
        <w:r w:rsidR="006A4396" w:rsidRPr="00D314BF">
          <w:rPr>
            <w:lang w:val="en-US"/>
            <w:rPrChange w:id="1025" w:author="Thomas Carteret" w:date="2021-04-07T16:11:00Z">
              <w:rPr/>
            </w:rPrChange>
          </w:rPr>
          <w:t>the main goal of these is to represent elements that can be placed anywhere before the launch of the simulation to observe their impact (in real life, it could be flower pot, urban furniture…), they can’t be destroyed.</w:t>
        </w:r>
      </w:ins>
      <w:ins w:id="1026" w:author="Thomas Carteret" w:date="2021-03-25T18:40:00Z">
        <w:del w:id="1027" w:author="Thomas Carteret" w:date="2021-04-07T16:09:00Z">
          <w:r w:rsidRPr="00D314BF" w:rsidDel="006A4396">
            <w:rPr>
              <w:lang w:val="en-US"/>
              <w:rPrChange w:id="1028" w:author="Thomas Carteret" w:date="2021-04-07T16:11:00Z">
                <w:rPr>
                  <w:b/>
                  <w:bCs/>
                  <w:lang w:val="en-US"/>
                </w:rPr>
              </w:rPrChange>
            </w:rPr>
            <w:delText>the</w:delText>
          </w:r>
        </w:del>
      </w:ins>
      <w:ins w:id="1029" w:author="Thomas Carteret" w:date="2021-03-25T18:41:00Z">
        <w:del w:id="1030" w:author="Thomas Carteret" w:date="2021-04-07T16:09:00Z">
          <w:r w:rsidRPr="00D314BF" w:rsidDel="006A4396">
            <w:rPr>
              <w:lang w:val="en-US"/>
              <w:rPrChange w:id="1031" w:author="Thomas Carteret" w:date="2021-04-07T16:11:00Z">
                <w:rPr>
                  <w:b/>
                  <w:bCs/>
                  <w:lang w:val="en-US"/>
                </w:rPr>
              </w:rPrChange>
            </w:rPr>
            <w:delText xml:space="preserve"> m</w:delText>
          </w:r>
          <w:r w:rsidRPr="00D314BF" w:rsidDel="006A4396">
            <w:rPr>
              <w:lang w:val="en-US"/>
            </w:rPr>
            <w:delText>ain goal of this object is to represent elements that can be placed anywhere before the launching of the simulation to observe the impact (i</w:delText>
          </w:r>
        </w:del>
      </w:ins>
      <w:ins w:id="1032" w:author="Thomas Carteret" w:date="2021-03-25T18:42:00Z">
        <w:del w:id="1033" w:author="Thomas Carteret" w:date="2021-04-07T16:09:00Z">
          <w:r w:rsidRPr="00D314BF" w:rsidDel="006A4396">
            <w:rPr>
              <w:lang w:val="en-US"/>
            </w:rPr>
            <w:delText>n real life,</w:delText>
          </w:r>
        </w:del>
      </w:ins>
      <w:ins w:id="1034" w:author="Thomas Carteret" w:date="2021-03-25T18:41:00Z">
        <w:del w:id="1035" w:author="Thomas Carteret" w:date="2021-04-07T16:09:00Z">
          <w:r w:rsidRPr="00D314BF" w:rsidDel="006A4396">
            <w:rPr>
              <w:lang w:val="en-US"/>
            </w:rPr>
            <w:delText xml:space="preserve"> </w:delText>
          </w:r>
        </w:del>
      </w:ins>
      <w:ins w:id="1036" w:author="Thomas Carteret" w:date="2021-03-25T18:42:00Z">
        <w:del w:id="1037" w:author="Thomas Carteret" w:date="2021-04-07T16:09:00Z">
          <w:r w:rsidRPr="00D314BF" w:rsidDel="006A4396">
            <w:rPr>
              <w:lang w:val="en-US"/>
            </w:rPr>
            <w:delText>it could be flower pot, urban furniture…)</w:delText>
          </w:r>
        </w:del>
      </w:ins>
      <w:ins w:id="1038" w:author="Thomas Carteret" w:date="2021-03-25T18:44:00Z">
        <w:del w:id="1039" w:author="Thomas Carteret" w:date="2021-04-07T16:09:00Z">
          <w:r w:rsidRPr="00D314BF" w:rsidDel="006A4396">
            <w:rPr>
              <w:lang w:val="en-US"/>
            </w:rPr>
            <w:delText xml:space="preserve">, they </w:delText>
          </w:r>
        </w:del>
      </w:ins>
      <w:ins w:id="1040" w:author="Thomas Carteret" w:date="2021-03-25T18:48:00Z">
        <w:del w:id="1041" w:author="Thomas Carteret" w:date="2021-04-07T16:09:00Z">
          <w:r w:rsidRPr="00D314BF" w:rsidDel="006A4396">
            <w:rPr>
              <w:lang w:val="en-US"/>
            </w:rPr>
            <w:delText>can</w:delText>
          </w:r>
        </w:del>
      </w:ins>
      <w:ins w:id="1042" w:author="Thomas Carteret" w:date="2021-03-25T18:50:00Z">
        <w:del w:id="1043" w:author="Thomas Carteret" w:date="2021-04-07T16:09:00Z">
          <w:r w:rsidR="000F6D81" w:rsidRPr="00D314BF" w:rsidDel="006A4396">
            <w:rPr>
              <w:lang w:val="en-US"/>
            </w:rPr>
            <w:delText>’t</w:delText>
          </w:r>
        </w:del>
      </w:ins>
      <w:ins w:id="1044" w:author="Thomas Carteret" w:date="2021-03-25T18:49:00Z">
        <w:del w:id="1045" w:author="Thomas Carteret" w:date="2021-04-07T16:09:00Z">
          <w:r w:rsidRPr="00D314BF" w:rsidDel="006A4396">
            <w:rPr>
              <w:lang w:val="en-US"/>
            </w:rPr>
            <w:delText xml:space="preserve"> be destroyed</w:delText>
          </w:r>
        </w:del>
      </w:ins>
      <w:ins w:id="1046" w:author="Thomas Carteret" w:date="2021-03-25T18:44:00Z">
        <w:del w:id="1047" w:author="Thomas Carteret" w:date="2021-04-07T16:09:00Z">
          <w:r w:rsidRPr="00D314BF" w:rsidDel="006A4396">
            <w:rPr>
              <w:lang w:val="en-US"/>
            </w:rPr>
            <w:delText>.</w:delText>
          </w:r>
        </w:del>
      </w:ins>
    </w:p>
    <w:p w14:paraId="3BA5C56E" w14:textId="77777777" w:rsidR="00D314BF" w:rsidRPr="00D314BF" w:rsidRDefault="00D314BF">
      <w:pPr>
        <w:pStyle w:val="Paragraphedeliste"/>
        <w:numPr>
          <w:ilvl w:val="0"/>
          <w:numId w:val="11"/>
        </w:numPr>
        <w:rPr>
          <w:ins w:id="1048" w:author="Thomas Carteret" w:date="2021-04-07T16:11:00Z"/>
          <w:lang w:val="en-US"/>
          <w:rPrChange w:id="1049" w:author="Thomas Carteret" w:date="2021-04-07T16:11:00Z">
            <w:rPr>
              <w:ins w:id="1050" w:author="Thomas Carteret" w:date="2021-04-07T16:11:00Z"/>
              <w:b/>
              <w:bCs/>
              <w:lang w:val="en-US"/>
            </w:rPr>
          </w:rPrChange>
        </w:rPr>
        <w:pPrChange w:id="1051" w:author="Thomas Carteret" w:date="2021-04-07T16:14:00Z">
          <w:pPr>
            <w:pStyle w:val="Paragraphedeliste"/>
            <w:numPr>
              <w:numId w:val="7"/>
            </w:numPr>
            <w:ind w:hanging="360"/>
          </w:pPr>
        </w:pPrChange>
      </w:pPr>
    </w:p>
    <w:p w14:paraId="4E4A1A1D" w14:textId="0DD3DAA4" w:rsidR="000F6D81" w:rsidRPr="009A6E69" w:rsidDel="00D314BF" w:rsidRDefault="000F6D81">
      <w:pPr>
        <w:pStyle w:val="Paragraphedeliste"/>
        <w:numPr>
          <w:ilvl w:val="0"/>
          <w:numId w:val="11"/>
        </w:numPr>
        <w:rPr>
          <w:del w:id="1052" w:author="Thomas Carteret" w:date="2021-04-07T16:11:00Z"/>
          <w:lang w:val="en-US"/>
        </w:rPr>
        <w:pPrChange w:id="1053" w:author="Thomas Carteret" w:date="2021-04-07T16:14:00Z">
          <w:pPr>
            <w:pStyle w:val="Paragraphedeliste"/>
            <w:numPr>
              <w:numId w:val="7"/>
            </w:numPr>
            <w:ind w:hanging="360"/>
          </w:pPr>
        </w:pPrChange>
      </w:pPr>
      <w:ins w:id="1054" w:author="Thomas Carteret" w:date="2021-03-25T18:50:00Z">
        <w:r w:rsidRPr="009A6E69">
          <w:rPr>
            <w:b/>
            <w:bCs/>
            <w:lang w:val="en-US"/>
          </w:rPr>
          <w:t>Barricade</w:t>
        </w:r>
      </w:ins>
      <w:ins w:id="1055" w:author="Thomas Carteret" w:date="2021-03-25T18:52:00Z">
        <w:r w:rsidRPr="009A6E69">
          <w:rPr>
            <w:b/>
            <w:bCs/>
            <w:lang w:val="en-US"/>
          </w:rPr>
          <w:t>s</w:t>
        </w:r>
      </w:ins>
      <w:ins w:id="1056" w:author="Thomas Carteret" w:date="2021-03-25T18:50:00Z">
        <w:r w:rsidRPr="009A6E69">
          <w:rPr>
            <w:lang w:val="en-US"/>
            <w:rPrChange w:id="1057" w:author="Thomas Carteret" w:date="2021-04-07T16:14:00Z">
              <w:rPr>
                <w:b/>
                <w:bCs/>
                <w:lang w:val="en-US"/>
              </w:rPr>
            </w:rPrChange>
          </w:rPr>
          <w:t>:</w:t>
        </w:r>
        <w:r w:rsidRPr="009A6E69">
          <w:rPr>
            <w:lang w:val="en-US"/>
          </w:rPr>
          <w:t xml:space="preserve"> </w:t>
        </w:r>
      </w:ins>
      <w:ins w:id="1058" w:author="Thomas Carteret" w:date="2021-04-07T16:11:00Z">
        <w:r w:rsidR="00D314BF" w:rsidRPr="009A6E69">
          <w:rPr>
            <w:lang w:val="en-US"/>
            <w:rPrChange w:id="1059" w:author="Thomas Carteret" w:date="2021-04-07T16:14:00Z">
              <w:rPr/>
            </w:rPrChange>
          </w:rPr>
          <w:t>floating obstacles equivalent but for CRS, it can be deployed before and during the simulation and it is destructible.</w:t>
        </w:r>
      </w:ins>
      <w:ins w:id="1060" w:author="Thomas Carteret" w:date="2021-03-25T18:50:00Z">
        <w:del w:id="1061" w:author="Thomas Carteret" w:date="2021-04-07T16:11:00Z">
          <w:r w:rsidRPr="009A6E69" w:rsidDel="00D314BF">
            <w:rPr>
              <w:lang w:val="en-US"/>
            </w:rPr>
            <w:delText>floating obstacles equivalent but for CRS</w:delText>
          </w:r>
        </w:del>
      </w:ins>
      <w:ins w:id="1062" w:author="Thomas Carteret" w:date="2021-03-25T18:51:00Z">
        <w:del w:id="1063" w:author="Thomas Carteret" w:date="2021-04-07T16:11:00Z">
          <w:r w:rsidRPr="009A6E69" w:rsidDel="00D314BF">
            <w:rPr>
              <w:lang w:val="en-US"/>
            </w:rPr>
            <w:delText>, it can be deployed before and during the simulation and it is destructible.</w:delText>
          </w:r>
        </w:del>
      </w:ins>
    </w:p>
    <w:p w14:paraId="51510ED1" w14:textId="100AA350" w:rsidR="00D314BF" w:rsidRDefault="00D314BF">
      <w:pPr>
        <w:pStyle w:val="Paragraphedeliste"/>
        <w:rPr>
          <w:ins w:id="1064" w:author="Thomas Carteret" w:date="2021-04-07T16:13:00Z"/>
          <w:b/>
          <w:bCs/>
          <w:lang w:val="en-US"/>
        </w:rPr>
      </w:pPr>
    </w:p>
    <w:p w14:paraId="22C0144E" w14:textId="6B7A63BC" w:rsidR="00796C9E" w:rsidRPr="00D314BF" w:rsidDel="00D314BF" w:rsidRDefault="00796C9E">
      <w:pPr>
        <w:pStyle w:val="Paragraphedeliste"/>
        <w:numPr>
          <w:ilvl w:val="0"/>
          <w:numId w:val="7"/>
        </w:numPr>
        <w:rPr>
          <w:del w:id="1065" w:author="Thomas Carteret" w:date="2021-04-07T16:11:00Z"/>
          <w:lang w:val="en-US"/>
          <w:rPrChange w:id="1066" w:author="Thomas Carteret" w:date="2021-04-07T16:13:00Z">
            <w:rPr>
              <w:del w:id="1067" w:author="Thomas Carteret" w:date="2021-04-07T16:11:00Z"/>
            </w:rPr>
          </w:rPrChange>
        </w:rPr>
        <w:pPrChange w:id="1068" w:author="Thomas Carteret" w:date="2021-04-07T16:14:00Z">
          <w:pPr>
            <w:pStyle w:val="Paragraphedeliste"/>
          </w:pPr>
        </w:pPrChange>
      </w:pPr>
      <w:ins w:id="1069" w:author="Thomas Carteret" w:date="2021-03-25T18:44:00Z">
        <w:r w:rsidRPr="00D314BF">
          <w:rPr>
            <w:b/>
            <w:bCs/>
            <w:lang w:val="en-US"/>
            <w:rPrChange w:id="1070" w:author="Thomas Carteret" w:date="2021-04-07T16:13:00Z">
              <w:rPr>
                <w:lang w:val="en-US"/>
              </w:rPr>
            </w:rPrChange>
          </w:rPr>
          <w:t>Destructible content:</w:t>
        </w:r>
        <w:r w:rsidRPr="00D314BF">
          <w:rPr>
            <w:b/>
            <w:bCs/>
            <w:lang w:val="en-US"/>
          </w:rPr>
          <w:t xml:space="preserve"> </w:t>
        </w:r>
      </w:ins>
      <w:ins w:id="1071" w:author="Thomas Carteret" w:date="2021-04-07T16:11:00Z">
        <w:r w:rsidR="00D314BF" w:rsidRPr="00D314BF">
          <w:rPr>
            <w:lang w:val="en-US"/>
            <w:rPrChange w:id="1072" w:author="Thomas Carteret" w:date="2021-04-07T16:13:00Z">
              <w:rPr/>
            </w:rPrChange>
          </w:rPr>
          <w:t>these objects are destructible and attract the aggressive entities, one of the goals of the police force is to protect those elements. Once it is destroyed, it can be crossed.</w:t>
        </w:r>
      </w:ins>
      <w:ins w:id="1073" w:author="Thomas Carteret" w:date="2021-03-25T18:44:00Z">
        <w:del w:id="1074" w:author="Thomas Carteret" w:date="2021-04-07T16:11:00Z">
          <w:r w:rsidRPr="00D314BF" w:rsidDel="00D314BF">
            <w:rPr>
              <w:lang w:val="en-US"/>
              <w:rPrChange w:id="1075" w:author="Thomas Carteret" w:date="2021-04-07T16:13:00Z">
                <w:rPr>
                  <w:b/>
                  <w:bCs/>
                  <w:lang w:val="en-US"/>
                </w:rPr>
              </w:rPrChange>
            </w:rPr>
            <w:delText>this</w:delText>
          </w:r>
          <w:r w:rsidRPr="00D314BF" w:rsidDel="00D314BF">
            <w:rPr>
              <w:lang w:val="en-US"/>
            </w:rPr>
            <w:delText xml:space="preserve"> object is </w:delText>
          </w:r>
        </w:del>
      </w:ins>
      <w:ins w:id="1076" w:author="Thomas Carteret" w:date="2021-03-25T18:45:00Z">
        <w:del w:id="1077" w:author="Thomas Carteret" w:date="2021-04-07T16:11:00Z">
          <w:r w:rsidRPr="00D314BF" w:rsidDel="00D314BF">
            <w:rPr>
              <w:lang w:val="en-US"/>
            </w:rPr>
            <w:delText xml:space="preserve">destructible and attract the aggressive entities, one of the </w:delText>
          </w:r>
        </w:del>
      </w:ins>
      <w:ins w:id="1078" w:author="Thomas Carteret" w:date="2021-03-25T18:46:00Z">
        <w:del w:id="1079" w:author="Thomas Carteret" w:date="2021-04-07T16:11:00Z">
          <w:r w:rsidRPr="00D314BF" w:rsidDel="00D314BF">
            <w:rPr>
              <w:lang w:val="en-US"/>
            </w:rPr>
            <w:delText>goals</w:delText>
          </w:r>
        </w:del>
      </w:ins>
      <w:ins w:id="1080" w:author="Thomas Carteret" w:date="2021-03-25T18:45:00Z">
        <w:del w:id="1081" w:author="Thomas Carteret" w:date="2021-04-07T16:11:00Z">
          <w:r w:rsidRPr="00D314BF" w:rsidDel="00D314BF">
            <w:rPr>
              <w:lang w:val="en-US"/>
            </w:rPr>
            <w:delText xml:space="preserve"> of the police force is to protect those elements.</w:delText>
          </w:r>
        </w:del>
      </w:ins>
      <w:ins w:id="1082" w:author="Thomas Carteret" w:date="2021-03-25T18:46:00Z">
        <w:del w:id="1083" w:author="Thomas Carteret" w:date="2021-04-07T16:11:00Z">
          <w:r w:rsidRPr="00D314BF" w:rsidDel="00D314BF">
            <w:rPr>
              <w:lang w:val="en-US"/>
            </w:rPr>
            <w:delText xml:space="preserve"> Once it is destroyed, it can be crossed.</w:delText>
          </w:r>
        </w:del>
      </w:ins>
    </w:p>
    <w:p w14:paraId="6B804F1C" w14:textId="77777777" w:rsidR="00D314BF" w:rsidRDefault="00D314BF">
      <w:pPr>
        <w:pStyle w:val="Paragraphedeliste"/>
        <w:rPr>
          <w:ins w:id="1084" w:author="Thomas Carteret" w:date="2021-04-07T16:12:00Z"/>
          <w:b/>
          <w:bCs/>
          <w:lang w:val="en-US"/>
        </w:rPr>
      </w:pPr>
      <w:ins w:id="1085" w:author="Thomas Carteret" w:date="2021-04-07T16:12:00Z">
        <w:r>
          <w:rPr>
            <w:b/>
            <w:bCs/>
            <w:lang w:val="en-US"/>
          </w:rPr>
          <w:t xml:space="preserve"> </w:t>
        </w:r>
      </w:ins>
    </w:p>
    <w:p w14:paraId="42ED0DCA" w14:textId="4E71EB8C" w:rsidR="00796C9E" w:rsidRPr="00D314BF" w:rsidRDefault="00D314BF">
      <w:pPr>
        <w:pStyle w:val="Paragraphedeliste"/>
        <w:numPr>
          <w:ilvl w:val="0"/>
          <w:numId w:val="7"/>
        </w:numPr>
        <w:rPr>
          <w:ins w:id="1086" w:author="Thomas Carteret" w:date="2021-03-25T18:53:00Z"/>
          <w:lang w:val="en-US"/>
        </w:rPr>
      </w:pPr>
      <w:ins w:id="1087" w:author="Thomas Carteret" w:date="2021-04-07T16:12:00Z">
        <w:r w:rsidRPr="00AD3768">
          <w:rPr>
            <w:b/>
            <w:bCs/>
            <w:lang w:val="en-US"/>
          </w:rPr>
          <w:t>Ending</w:t>
        </w:r>
        <w:r w:rsidRPr="00AD3768">
          <w:rPr>
            <w:lang w:val="en-US"/>
          </w:rPr>
          <w:t>: this object is not physically present in the environment; it represents the objective for protesters.</w:t>
        </w:r>
      </w:ins>
      <w:ins w:id="1088" w:author="Thomas Carteret" w:date="2021-03-25T18:43:00Z">
        <w:del w:id="1089" w:author="Thomas Carteret" w:date="2021-04-07T16:12:00Z">
          <w:r w:rsidR="00796C9E" w:rsidRPr="00D314BF" w:rsidDel="00D314BF">
            <w:rPr>
              <w:b/>
              <w:bCs/>
              <w:lang w:val="en-US"/>
            </w:rPr>
            <w:delText>Ending</w:delText>
          </w:r>
          <w:r w:rsidR="00796C9E" w:rsidRPr="00D314BF" w:rsidDel="00D314BF">
            <w:rPr>
              <w:lang w:val="en-US"/>
            </w:rPr>
            <w:delText xml:space="preserve">: </w:delText>
          </w:r>
        </w:del>
      </w:ins>
      <w:ins w:id="1090" w:author="Thomas Carteret" w:date="2021-03-25T18:46:00Z">
        <w:del w:id="1091" w:author="Thomas Carteret" w:date="2021-04-07T16:12:00Z">
          <w:r w:rsidR="00796C9E" w:rsidRPr="00D314BF" w:rsidDel="00D314BF">
            <w:rPr>
              <w:lang w:val="en-US"/>
            </w:rPr>
            <w:delText xml:space="preserve">this object </w:delText>
          </w:r>
        </w:del>
      </w:ins>
      <w:ins w:id="1092" w:author="Thomas Carteret" w:date="2021-03-25T18:47:00Z">
        <w:del w:id="1093" w:author="Thomas Carteret" w:date="2021-04-07T16:12:00Z">
          <w:r w:rsidR="00796C9E" w:rsidRPr="00D314BF" w:rsidDel="00D314BF">
            <w:rPr>
              <w:lang w:val="en-US"/>
            </w:rPr>
            <w:delText xml:space="preserve">is not physically present in the </w:delText>
          </w:r>
        </w:del>
      </w:ins>
      <w:ins w:id="1094" w:author="Thomas Carteret" w:date="2021-03-25T18:51:00Z">
        <w:del w:id="1095" w:author="Thomas Carteret" w:date="2021-04-07T16:12:00Z">
          <w:r w:rsidR="000F6D81" w:rsidRPr="00D314BF" w:rsidDel="00D314BF">
            <w:rPr>
              <w:lang w:val="en-US"/>
            </w:rPr>
            <w:delText>environment;</w:delText>
          </w:r>
        </w:del>
      </w:ins>
      <w:ins w:id="1096" w:author="Thomas Carteret" w:date="2021-03-25T18:47:00Z">
        <w:del w:id="1097" w:author="Thomas Carteret" w:date="2021-04-07T16:12:00Z">
          <w:r w:rsidR="00796C9E" w:rsidRPr="00D314BF" w:rsidDel="00D314BF">
            <w:rPr>
              <w:lang w:val="en-US"/>
            </w:rPr>
            <w:delText xml:space="preserve"> it represents the objective for protesters.</w:delText>
          </w:r>
        </w:del>
      </w:ins>
    </w:p>
    <w:p w14:paraId="4CE575B8" w14:textId="674E969E" w:rsidR="000F6D81" w:rsidRPr="006A4396" w:rsidRDefault="000F6D81">
      <w:pPr>
        <w:rPr>
          <w:ins w:id="1098" w:author="Thomas Carteret" w:date="2021-03-25T18:54:00Z"/>
          <w:lang w:val="en-US"/>
        </w:rPr>
        <w:pPrChange w:id="1099" w:author="Thomas Carteret" w:date="2021-03-25T18:54:00Z">
          <w:pPr>
            <w:pStyle w:val="Paragraphedeliste"/>
            <w:numPr>
              <w:numId w:val="8"/>
            </w:numPr>
            <w:ind w:hanging="360"/>
          </w:pPr>
        </w:pPrChange>
      </w:pPr>
      <w:ins w:id="1100" w:author="Thomas Carteret" w:date="2021-03-25T18:53:00Z">
        <w:r w:rsidRPr="006A4396">
          <w:rPr>
            <w:lang w:val="en-US"/>
          </w:rPr>
          <w:t>Time limited content:</w:t>
        </w:r>
      </w:ins>
    </w:p>
    <w:p w14:paraId="6E4639EF" w14:textId="4CF52A7A" w:rsidR="000F6D81" w:rsidRPr="006A4396" w:rsidDel="009A6E69" w:rsidRDefault="000F6D81">
      <w:pPr>
        <w:pStyle w:val="Paragraphedeliste"/>
        <w:numPr>
          <w:ilvl w:val="0"/>
          <w:numId w:val="8"/>
        </w:numPr>
        <w:rPr>
          <w:ins w:id="1101" w:author="Thomas Carteret" w:date="2021-03-25T18:53:00Z"/>
          <w:del w:id="1102" w:author="Thomas Carteret" w:date="2021-04-07T16:15:00Z"/>
          <w:lang w:val="en-US"/>
        </w:rPr>
        <w:pPrChange w:id="1103" w:author="Thomas Carteret" w:date="2021-03-25T18:54:00Z">
          <w:pPr>
            <w:pStyle w:val="Paragraphedeliste"/>
            <w:numPr>
              <w:numId w:val="7"/>
            </w:numPr>
            <w:ind w:hanging="360"/>
          </w:pPr>
        </w:pPrChange>
      </w:pPr>
      <w:ins w:id="1104" w:author="Thomas Carteret" w:date="2021-03-25T18:54:00Z">
        <w:r w:rsidRPr="006A4396">
          <w:rPr>
            <w:b/>
            <w:bCs/>
            <w:lang w:val="en-US"/>
          </w:rPr>
          <w:t xml:space="preserve">Smokes: </w:t>
        </w:r>
        <w:r w:rsidRPr="006A4396">
          <w:rPr>
            <w:lang w:val="en-US"/>
          </w:rPr>
          <w:t>object of the environment that is not physically present in the simulation but have an impact in the close area.</w:t>
        </w:r>
      </w:ins>
    </w:p>
    <w:p w14:paraId="7C23767C" w14:textId="77777777" w:rsidR="000F6D81" w:rsidRPr="009A6E69" w:rsidRDefault="000F6D81">
      <w:pPr>
        <w:pStyle w:val="Paragraphedeliste"/>
        <w:numPr>
          <w:ilvl w:val="0"/>
          <w:numId w:val="8"/>
        </w:numPr>
        <w:rPr>
          <w:ins w:id="1105" w:author="Thomas Carteret" w:date="2021-03-25T18:35:00Z"/>
          <w:lang w:val="en-US"/>
        </w:rPr>
        <w:pPrChange w:id="1106" w:author="Thomas Carteret" w:date="2021-04-07T16:15:00Z">
          <w:pPr/>
        </w:pPrChange>
      </w:pPr>
    </w:p>
    <w:p w14:paraId="45431872" w14:textId="77777777" w:rsidR="00632BEA" w:rsidRPr="006A4396" w:rsidRDefault="00632BEA" w:rsidP="000E1B2F">
      <w:pPr>
        <w:rPr>
          <w:ins w:id="1107" w:author="Thomas Carteret" w:date="2021-03-25T18:31:00Z"/>
          <w:lang w:val="en-US"/>
        </w:rPr>
      </w:pPr>
    </w:p>
    <w:p w14:paraId="5960215F" w14:textId="24E111C5" w:rsidR="00F72392" w:rsidRDefault="00F72392">
      <w:pPr>
        <w:spacing w:before="0" w:after="0"/>
        <w:jc w:val="left"/>
        <w:rPr>
          <w:ins w:id="1108" w:author="Thomas Carteret" w:date="2021-04-07T16:43:00Z"/>
          <w:caps/>
          <w:spacing w:val="15"/>
          <w:szCs w:val="22"/>
          <w:lang w:val="en-US"/>
        </w:rPr>
      </w:pPr>
      <w:ins w:id="1109" w:author="Thomas Carteret" w:date="2021-04-07T16:43:00Z">
        <w:r>
          <w:rPr>
            <w:lang w:val="en-US"/>
          </w:rPr>
          <w:br w:type="page"/>
        </w:r>
      </w:ins>
    </w:p>
    <w:p w14:paraId="6973800A" w14:textId="77777777" w:rsidR="00632BEA" w:rsidRPr="006A4396" w:rsidDel="000F6D81" w:rsidRDefault="00632BEA" w:rsidP="000E1B2F">
      <w:pPr>
        <w:rPr>
          <w:del w:id="1110" w:author="Thomas Carteret" w:date="2021-03-25T18:53:00Z"/>
          <w:lang w:val="en-US"/>
        </w:rPr>
      </w:pPr>
    </w:p>
    <w:p w14:paraId="2EF118E4" w14:textId="77777777" w:rsidR="000E1B2F" w:rsidRPr="006A4396" w:rsidRDefault="000E1B2F" w:rsidP="000E1B2F">
      <w:pPr>
        <w:pStyle w:val="Titre3"/>
        <w:rPr>
          <w:lang w:val="en-US"/>
        </w:rPr>
      </w:pPr>
      <w:bookmarkStart w:id="1111" w:name="_Toc74302233"/>
      <w:r w:rsidRPr="006A4396">
        <w:rPr>
          <w:lang w:val="en-US"/>
        </w:rPr>
        <w:t>2.1.2. Environment Dynamics</w:t>
      </w:r>
      <w:bookmarkEnd w:id="1111"/>
    </w:p>
    <w:p w14:paraId="3F7DABC6" w14:textId="7DFD39FA" w:rsidR="000F6D81" w:rsidRPr="006A4396" w:rsidRDefault="000E1B2F" w:rsidP="000E1B2F">
      <w:pPr>
        <w:rPr>
          <w:ins w:id="1112" w:author="Thomas Carteret" w:date="2021-03-25T18:57:00Z"/>
          <w:lang w:val="en-US"/>
        </w:rPr>
      </w:pPr>
      <w:del w:id="1113" w:author="Thomas Carteret" w:date="2021-03-25T18:55:00Z">
        <w:r w:rsidRPr="006A4396" w:rsidDel="000F6D81">
          <w:rPr>
            <w:lang w:val="en-US"/>
          </w:rPr>
          <w:delText>Describe the dynamics of the environment.</w:delText>
        </w:r>
      </w:del>
      <w:ins w:id="1114" w:author="Thomas Carteret" w:date="2021-03-25T18:56:00Z">
        <w:r w:rsidR="000F6D81" w:rsidRPr="006A4396">
          <w:rPr>
            <w:lang w:val="en-US"/>
          </w:rPr>
          <w:t>Every element has a different impact on the simulation and so on the agents.</w:t>
        </w:r>
        <w:del w:id="1115" w:author="Thomas Carteret" w:date="2021-03-29T11:09:00Z">
          <w:r w:rsidR="000F6D81" w:rsidRPr="006A4396" w:rsidDel="00A0317D">
            <w:rPr>
              <w:lang w:val="en-US"/>
            </w:rPr>
            <w:delText xml:space="preserve"> </w:delText>
          </w:r>
        </w:del>
      </w:ins>
    </w:p>
    <w:p w14:paraId="11B1C6BF" w14:textId="77777777" w:rsidR="009A6E69" w:rsidRPr="008E53BA" w:rsidRDefault="000F6D81" w:rsidP="009A6E69">
      <w:pPr>
        <w:pStyle w:val="NormalWeb"/>
        <w:rPr>
          <w:ins w:id="1116" w:author="Thomas Carteret" w:date="2021-04-07T16:16:00Z"/>
          <w:rFonts w:eastAsiaTheme="minorEastAsia"/>
          <w:lang w:val="en-US"/>
          <w:rPrChange w:id="1117" w:author="Thomas CARTERET" w:date="2021-06-11T11:09:00Z">
            <w:rPr>
              <w:ins w:id="1118" w:author="Thomas Carteret" w:date="2021-04-07T16:16:00Z"/>
              <w:rStyle w:val="Titre2Car"/>
              <w:rFonts w:asciiTheme="minorHAnsi" w:eastAsiaTheme="minorEastAsia" w:hAnsiTheme="minorHAnsi" w:cstheme="minorBidi"/>
              <w:szCs w:val="20"/>
              <w:lang w:val="en-US" w:eastAsia="en-US"/>
            </w:rPr>
          </w:rPrChange>
        </w:rPr>
      </w:pPr>
      <w:ins w:id="1119" w:author="Thomas Carteret" w:date="2021-03-25T18:57:00Z">
        <w:r w:rsidRPr="009A6E69">
          <w:rPr>
            <w:rFonts w:asciiTheme="minorHAnsi" w:eastAsiaTheme="minorEastAsia" w:hAnsiTheme="minorHAnsi" w:cstheme="minorBidi"/>
            <w:szCs w:val="20"/>
            <w:lang w:val="en-US" w:eastAsia="en-US"/>
            <w:rPrChange w:id="1120" w:author="Thomas Carteret" w:date="2021-04-07T16:16:00Z">
              <w:rPr>
                <w:caps/>
                <w:spacing w:val="15"/>
                <w:shd w:val="clear" w:color="auto" w:fill="FFFFFF"/>
                <w:lang w:val="en-US"/>
              </w:rPr>
            </w:rPrChange>
          </w:rPr>
          <w:t>List of t</w:t>
        </w:r>
        <w:r w:rsidRPr="009A6E69">
          <w:rPr>
            <w:rFonts w:asciiTheme="minorHAnsi" w:eastAsiaTheme="minorEastAsia" w:hAnsiTheme="minorHAnsi" w:cstheme="minorBidi"/>
            <w:szCs w:val="20"/>
            <w:lang w:val="en-US" w:eastAsia="en-US"/>
            <w:rPrChange w:id="1121" w:author="Thomas Carteret" w:date="2021-04-07T16:16:00Z">
              <w:rPr/>
            </w:rPrChange>
          </w:rPr>
          <w:t>he actions</w:t>
        </w:r>
      </w:ins>
      <w:ins w:id="1122" w:author="Thomas Carteret" w:date="2021-03-29T08:41:00Z">
        <w:r w:rsidR="0027693D" w:rsidRPr="009A6E69">
          <w:rPr>
            <w:rFonts w:asciiTheme="minorHAnsi" w:eastAsiaTheme="minorEastAsia" w:hAnsiTheme="minorHAnsi" w:cstheme="minorBidi"/>
            <w:szCs w:val="20"/>
            <w:lang w:val="en-US" w:eastAsia="en-US"/>
            <w:rPrChange w:id="1123" w:author="Thomas Carteret" w:date="2021-04-07T16:16:00Z">
              <w:rPr>
                <w:lang w:val="en-US"/>
              </w:rPr>
            </w:rPrChange>
          </w:rPr>
          <w:t xml:space="preserve"> </w:t>
        </w:r>
      </w:ins>
      <w:ins w:id="1124" w:author="Thomas Carteret" w:date="2021-03-25T18:57:00Z">
        <w:del w:id="1125" w:author="Thomas Carteret" w:date="2021-03-29T08:41:00Z">
          <w:r w:rsidRPr="009A6E69" w:rsidDel="0027693D">
            <w:rPr>
              <w:rFonts w:asciiTheme="minorHAnsi" w:eastAsiaTheme="minorEastAsia" w:hAnsiTheme="minorHAnsi" w:cstheme="minorBidi"/>
              <w:szCs w:val="20"/>
              <w:lang w:val="en-US" w:eastAsia="en-US"/>
              <w:rPrChange w:id="1126" w:author="Thomas Carteret" w:date="2021-04-07T16:16:00Z">
                <w:rPr/>
              </w:rPrChange>
            </w:rPr>
            <w:delText xml:space="preserve"> o</w:delText>
          </w:r>
          <w:r w:rsidRPr="009A6E69" w:rsidDel="0027693D">
            <w:rPr>
              <w:rFonts w:asciiTheme="minorHAnsi" w:eastAsiaTheme="minorEastAsia" w:hAnsiTheme="minorHAnsi" w:cstheme="minorBidi"/>
              <w:szCs w:val="20"/>
              <w:lang w:val="en-US" w:eastAsia="en-US"/>
              <w:rPrChange w:id="1127" w:author="Thomas Carteret" w:date="2021-04-07T16:16:00Z">
                <w:rPr>
                  <w:lang w:val="en-US"/>
                </w:rPr>
              </w:rPrChange>
            </w:rPr>
            <w:delText xml:space="preserve">n and from </w:delText>
          </w:r>
        </w:del>
      </w:ins>
      <w:ins w:id="1128" w:author="Thomas Carteret" w:date="2021-03-29T08:41:00Z">
        <w:r w:rsidR="0027693D" w:rsidRPr="009A6E69">
          <w:rPr>
            <w:rFonts w:asciiTheme="minorHAnsi" w:eastAsiaTheme="minorEastAsia" w:hAnsiTheme="minorHAnsi" w:cstheme="minorBidi"/>
            <w:szCs w:val="20"/>
            <w:lang w:val="en-US" w:eastAsia="en-US"/>
            <w:rPrChange w:id="1129" w:author="Thomas Carteret" w:date="2021-04-07T16:16:00Z">
              <w:rPr>
                <w:b/>
                <w:bCs/>
                <w:lang w:val="en-US"/>
              </w:rPr>
            </w:rPrChange>
          </w:rPr>
          <w:t xml:space="preserve">in </w:t>
        </w:r>
      </w:ins>
      <w:ins w:id="1130" w:author="Thomas Carteret" w:date="2021-03-25T18:57:00Z">
        <w:r w:rsidRPr="009A6E69">
          <w:rPr>
            <w:rFonts w:asciiTheme="minorHAnsi" w:eastAsiaTheme="minorEastAsia" w:hAnsiTheme="minorHAnsi" w:cstheme="minorBidi"/>
            <w:szCs w:val="20"/>
            <w:lang w:val="en-US" w:eastAsia="en-US"/>
            <w:rPrChange w:id="1131" w:author="Thomas Carteret" w:date="2021-04-07T16:16:00Z">
              <w:rPr>
                <w:lang w:val="en-US"/>
              </w:rPr>
            </w:rPrChange>
          </w:rPr>
          <w:t>the environment:</w:t>
        </w:r>
      </w:ins>
      <w:ins w:id="1132" w:author="Thomas Carteret" w:date="2021-04-07T16:16:00Z">
        <w:r w:rsidR="009A6E69" w:rsidRPr="00FC674B">
          <w:rPr>
            <w:rFonts w:asciiTheme="minorHAnsi" w:eastAsiaTheme="minorEastAsia" w:hAnsiTheme="minorHAnsi" w:cstheme="minorBidi"/>
            <w:szCs w:val="20"/>
            <w:lang w:val="en-US" w:eastAsia="en-US"/>
            <w:rPrChange w:id="1133" w:author="Thomas Carteret" w:date="2021-04-07T16:56:00Z">
              <w:rPr>
                <w:rStyle w:val="Titre2Car"/>
              </w:rPr>
            </w:rPrChange>
          </w:rPr>
          <w:t xml:space="preserve"> </w:t>
        </w:r>
      </w:ins>
    </w:p>
    <w:p w14:paraId="5548805E" w14:textId="7BA20549" w:rsidR="009A6E69" w:rsidRPr="009A6E69" w:rsidRDefault="009A6E69">
      <w:pPr>
        <w:pStyle w:val="NormalWeb"/>
        <w:numPr>
          <w:ilvl w:val="0"/>
          <w:numId w:val="12"/>
        </w:numPr>
        <w:rPr>
          <w:ins w:id="1134" w:author="Thomas Carteret" w:date="2021-04-07T16:16:00Z"/>
          <w:rFonts w:asciiTheme="minorHAnsi" w:eastAsiaTheme="minorEastAsia" w:hAnsiTheme="minorHAnsi" w:cstheme="minorBidi"/>
          <w:szCs w:val="20"/>
          <w:lang w:val="en-US" w:eastAsia="en-US"/>
          <w:rPrChange w:id="1135" w:author="Thomas Carteret" w:date="2021-04-07T16:16:00Z">
            <w:rPr>
              <w:ins w:id="1136" w:author="Thomas Carteret" w:date="2021-04-07T16:16:00Z"/>
            </w:rPr>
          </w:rPrChange>
        </w:rPr>
        <w:pPrChange w:id="1137" w:author="Thomas Carteret" w:date="2021-04-07T16:16:00Z">
          <w:pPr>
            <w:pStyle w:val="NormalWeb"/>
          </w:pPr>
        </w:pPrChange>
      </w:pPr>
      <w:ins w:id="1138" w:author="Thomas Carteret" w:date="2021-04-07T16:16:00Z">
        <w:r w:rsidRPr="009A6E69">
          <w:rPr>
            <w:rFonts w:asciiTheme="minorHAnsi" w:eastAsiaTheme="minorEastAsia" w:hAnsiTheme="minorHAnsi" w:cstheme="minorBidi"/>
            <w:b/>
            <w:bCs/>
            <w:szCs w:val="20"/>
            <w:lang w:val="en-US" w:eastAsia="en-US"/>
            <w:rPrChange w:id="1139" w:author="Thomas Carteret" w:date="2021-04-07T16:16:00Z">
              <w:rPr>
                <w:b/>
                <w:bCs/>
              </w:rPr>
            </w:rPrChange>
          </w:rPr>
          <w:t>LifeDuration:</w:t>
        </w:r>
        <w:r w:rsidRPr="009A6E69">
          <w:rPr>
            <w:rFonts w:asciiTheme="minorHAnsi" w:eastAsiaTheme="minorEastAsia" w:hAnsiTheme="minorHAnsi" w:cstheme="minorBidi"/>
            <w:szCs w:val="20"/>
            <w:lang w:val="en-US" w:eastAsia="en-US"/>
            <w:rPrChange w:id="1140" w:author="Thomas Carteret" w:date="2021-04-07T16:16:00Z">
              <w:rPr>
                <w:b/>
                <w:bCs/>
              </w:rPr>
            </w:rPrChange>
          </w:rPr>
          <w:t xml:space="preserve"> </w:t>
        </w:r>
        <w:r w:rsidRPr="009A6E69">
          <w:rPr>
            <w:rFonts w:asciiTheme="minorHAnsi" w:eastAsiaTheme="minorEastAsia" w:hAnsiTheme="minorHAnsi" w:cstheme="minorBidi"/>
            <w:szCs w:val="20"/>
            <w:lang w:val="en-US" w:eastAsia="en-US"/>
            <w:rPrChange w:id="1141" w:author="Thomas Carteret" w:date="2021-04-07T16:16:00Z">
              <w:rPr/>
            </w:rPrChange>
          </w:rPr>
          <w:t>Will be used to define the lifespan of the smoke.</w:t>
        </w:r>
      </w:ins>
    </w:p>
    <w:p w14:paraId="597187D1" w14:textId="77777777" w:rsidR="009A6E69" w:rsidRPr="009A6E69" w:rsidRDefault="009A6E69">
      <w:pPr>
        <w:pStyle w:val="Paragraphedeliste"/>
        <w:numPr>
          <w:ilvl w:val="0"/>
          <w:numId w:val="12"/>
        </w:numPr>
        <w:spacing w:before="100" w:beforeAutospacing="1" w:after="100" w:afterAutospacing="1"/>
        <w:jc w:val="left"/>
        <w:rPr>
          <w:ins w:id="1142" w:author="Thomas Carteret" w:date="2021-04-07T16:16:00Z"/>
          <w:lang w:val="en-US"/>
          <w:rPrChange w:id="1143" w:author="Thomas Carteret" w:date="2021-04-07T16:16:00Z">
            <w:rPr>
              <w:ins w:id="1144" w:author="Thomas Carteret" w:date="2021-04-07T16:16:00Z"/>
              <w:rFonts w:ascii="Times New Roman" w:eastAsia="Times New Roman" w:hAnsi="Times New Roman" w:cs="Times New Roman"/>
              <w:szCs w:val="24"/>
              <w:lang w:eastAsia="fr-FR"/>
            </w:rPr>
          </w:rPrChange>
        </w:rPr>
        <w:pPrChange w:id="1145" w:author="Thomas Carteret" w:date="2021-04-07T16:16:00Z">
          <w:pPr>
            <w:spacing w:before="100" w:beforeAutospacing="1" w:after="100" w:afterAutospacing="1"/>
            <w:jc w:val="left"/>
          </w:pPr>
        </w:pPrChange>
      </w:pPr>
      <w:ins w:id="1146" w:author="Thomas Carteret" w:date="2021-04-07T16:16:00Z">
        <w:r w:rsidRPr="009A6E69">
          <w:rPr>
            <w:b/>
            <w:bCs/>
            <w:lang w:val="en-US"/>
            <w:rPrChange w:id="1147" w:author="Thomas Carteret" w:date="2021-04-07T16:16:00Z">
              <w:rPr>
                <w:rFonts w:ascii="Times New Roman" w:eastAsia="Times New Roman" w:hAnsi="Times New Roman" w:cs="Times New Roman"/>
                <w:b/>
                <w:bCs/>
                <w:szCs w:val="24"/>
                <w:lang w:eastAsia="fr-FR"/>
              </w:rPr>
            </w:rPrChange>
          </w:rPr>
          <w:t>Destroyed/Damaged:</w:t>
        </w:r>
        <w:r w:rsidRPr="009A6E69">
          <w:rPr>
            <w:lang w:val="en-US"/>
            <w:rPrChange w:id="1148" w:author="Thomas Carteret" w:date="2021-04-07T16:16:00Z">
              <w:rPr>
                <w:rFonts w:ascii="Times New Roman" w:eastAsia="Times New Roman" w:hAnsi="Times New Roman" w:cs="Times New Roman"/>
                <w:b/>
                <w:bCs/>
                <w:szCs w:val="24"/>
                <w:lang w:eastAsia="fr-FR"/>
              </w:rPr>
            </w:rPrChange>
          </w:rPr>
          <w:t xml:space="preserve"> </w:t>
        </w:r>
        <w:r w:rsidRPr="009A6E69">
          <w:rPr>
            <w:lang w:val="en-US"/>
            <w:rPrChange w:id="1149" w:author="Thomas Carteret" w:date="2021-04-07T16:16:00Z">
              <w:rPr>
                <w:rFonts w:ascii="Times New Roman" w:eastAsia="Times New Roman" w:hAnsi="Times New Roman" w:cs="Times New Roman"/>
                <w:szCs w:val="24"/>
                <w:lang w:eastAsia="fr-FR"/>
              </w:rPr>
            </w:rPrChange>
          </w:rPr>
          <w:t>This action is the result of the aggressive agents attacking destructible contents.</w:t>
        </w:r>
      </w:ins>
    </w:p>
    <w:p w14:paraId="73743C75" w14:textId="77777777" w:rsidR="009A6E69" w:rsidRPr="009A6E69" w:rsidRDefault="009A6E69">
      <w:pPr>
        <w:pStyle w:val="Paragraphedeliste"/>
        <w:numPr>
          <w:ilvl w:val="0"/>
          <w:numId w:val="12"/>
        </w:numPr>
        <w:spacing w:before="100" w:beforeAutospacing="1" w:after="100" w:afterAutospacing="1"/>
        <w:jc w:val="left"/>
        <w:rPr>
          <w:ins w:id="1150" w:author="Thomas Carteret" w:date="2021-04-07T16:16:00Z"/>
          <w:lang w:val="en-US"/>
          <w:rPrChange w:id="1151" w:author="Thomas Carteret" w:date="2021-04-07T16:16:00Z">
            <w:rPr>
              <w:ins w:id="1152" w:author="Thomas Carteret" w:date="2021-04-07T16:16:00Z"/>
              <w:rFonts w:ascii="Times New Roman" w:eastAsia="Times New Roman" w:hAnsi="Times New Roman" w:cs="Times New Roman"/>
              <w:szCs w:val="24"/>
              <w:lang w:eastAsia="fr-FR"/>
            </w:rPr>
          </w:rPrChange>
        </w:rPr>
        <w:pPrChange w:id="1153" w:author="Thomas Carteret" w:date="2021-04-07T16:16:00Z">
          <w:pPr>
            <w:spacing w:before="100" w:beforeAutospacing="1" w:after="100" w:afterAutospacing="1"/>
            <w:jc w:val="left"/>
          </w:pPr>
        </w:pPrChange>
      </w:pPr>
      <w:ins w:id="1154" w:author="Thomas Carteret" w:date="2021-04-07T16:16:00Z">
        <w:r w:rsidRPr="009A6E69">
          <w:rPr>
            <w:b/>
            <w:bCs/>
            <w:lang w:val="en-US"/>
            <w:rPrChange w:id="1155" w:author="Thomas Carteret" w:date="2021-04-07T16:16:00Z">
              <w:rPr>
                <w:rFonts w:ascii="Times New Roman" w:eastAsia="Times New Roman" w:hAnsi="Times New Roman" w:cs="Times New Roman"/>
                <w:b/>
                <w:bCs/>
                <w:szCs w:val="24"/>
                <w:lang w:eastAsia="fr-FR"/>
              </w:rPr>
            </w:rPrChange>
          </w:rPr>
          <w:t>Pull/Push/Block:</w:t>
        </w:r>
        <w:r w:rsidRPr="009A6E69">
          <w:rPr>
            <w:lang w:val="en-US"/>
            <w:rPrChange w:id="1156" w:author="Thomas Carteret" w:date="2021-04-07T16:16:00Z">
              <w:rPr>
                <w:rFonts w:ascii="Times New Roman" w:eastAsia="Times New Roman" w:hAnsi="Times New Roman" w:cs="Times New Roman"/>
                <w:b/>
                <w:bCs/>
                <w:szCs w:val="24"/>
                <w:lang w:eastAsia="fr-FR"/>
              </w:rPr>
            </w:rPrChange>
          </w:rPr>
          <w:t xml:space="preserve"> </w:t>
        </w:r>
        <w:r w:rsidRPr="009A6E69">
          <w:rPr>
            <w:lang w:val="en-US"/>
            <w:rPrChange w:id="1157" w:author="Thomas Carteret" w:date="2021-04-07T16:16:00Z">
              <w:rPr>
                <w:rFonts w:ascii="Times New Roman" w:eastAsia="Times New Roman" w:hAnsi="Times New Roman" w:cs="Times New Roman"/>
                <w:szCs w:val="24"/>
                <w:lang w:eastAsia="fr-FR"/>
              </w:rPr>
            </w:rPrChange>
          </w:rPr>
          <w:t>Forces exerted by all objects in the environement.</w:t>
        </w:r>
      </w:ins>
    </w:p>
    <w:p w14:paraId="4D40450C" w14:textId="48B40E7B" w:rsidR="009A6E69" w:rsidRPr="009A6E69" w:rsidRDefault="009A6E69">
      <w:pPr>
        <w:pStyle w:val="Paragraphedeliste"/>
        <w:numPr>
          <w:ilvl w:val="0"/>
          <w:numId w:val="12"/>
        </w:numPr>
        <w:spacing w:before="100" w:beforeAutospacing="1" w:after="100" w:afterAutospacing="1"/>
        <w:jc w:val="left"/>
        <w:rPr>
          <w:ins w:id="1158" w:author="Thomas Carteret" w:date="2021-04-07T16:16:00Z"/>
          <w:lang w:val="en-US"/>
          <w:rPrChange w:id="1159" w:author="Thomas Carteret" w:date="2021-04-07T16:16:00Z">
            <w:rPr>
              <w:ins w:id="1160" w:author="Thomas Carteret" w:date="2021-04-07T16:16:00Z"/>
              <w:rFonts w:ascii="Times New Roman" w:eastAsia="Times New Roman" w:hAnsi="Times New Roman" w:cs="Times New Roman"/>
              <w:szCs w:val="24"/>
              <w:lang w:eastAsia="fr-FR"/>
            </w:rPr>
          </w:rPrChange>
        </w:rPr>
        <w:pPrChange w:id="1161" w:author="Thomas Carteret" w:date="2021-04-07T16:16:00Z">
          <w:pPr>
            <w:spacing w:before="100" w:beforeAutospacing="1" w:after="100" w:afterAutospacing="1"/>
            <w:jc w:val="left"/>
          </w:pPr>
        </w:pPrChange>
      </w:pPr>
      <w:ins w:id="1162" w:author="Thomas Carteret" w:date="2021-04-07T16:16:00Z">
        <w:r w:rsidRPr="009A6E69">
          <w:rPr>
            <w:b/>
            <w:bCs/>
            <w:lang w:val="en-US"/>
            <w:rPrChange w:id="1163" w:author="Thomas Carteret" w:date="2021-04-07T16:16:00Z">
              <w:rPr>
                <w:rFonts w:ascii="Times New Roman" w:eastAsia="Times New Roman" w:hAnsi="Times New Roman" w:cs="Times New Roman"/>
                <w:b/>
                <w:bCs/>
                <w:szCs w:val="24"/>
                <w:lang w:eastAsia="fr-FR"/>
              </w:rPr>
            </w:rPrChange>
          </w:rPr>
          <w:t>Spawn/despawn:</w:t>
        </w:r>
        <w:r w:rsidRPr="009A6E69">
          <w:rPr>
            <w:lang w:val="en-US"/>
            <w:rPrChange w:id="1164" w:author="Thomas Carteret" w:date="2021-04-07T16:16:00Z">
              <w:rPr>
                <w:rFonts w:ascii="Times New Roman" w:eastAsia="Times New Roman" w:hAnsi="Times New Roman" w:cs="Times New Roman"/>
                <w:b/>
                <w:bCs/>
                <w:szCs w:val="24"/>
                <w:lang w:eastAsia="fr-FR"/>
              </w:rPr>
            </w:rPrChange>
          </w:rPr>
          <w:t xml:space="preserve"> </w:t>
        </w:r>
        <w:r w:rsidRPr="009A6E69">
          <w:rPr>
            <w:lang w:val="en-US"/>
            <w:rPrChange w:id="1165" w:author="Thomas Carteret" w:date="2021-04-07T16:16:00Z">
              <w:rPr>
                <w:rFonts w:ascii="Times New Roman" w:eastAsia="Times New Roman" w:hAnsi="Times New Roman" w:cs="Times New Roman"/>
                <w:szCs w:val="24"/>
                <w:lang w:eastAsia="fr-FR"/>
              </w:rPr>
            </w:rPrChange>
          </w:rPr>
          <w:t>life cycle of agents at launch.</w:t>
        </w:r>
      </w:ins>
    </w:p>
    <w:p w14:paraId="76A63503" w14:textId="24A8882D" w:rsidR="00F72392" w:rsidRDefault="00F72392">
      <w:pPr>
        <w:spacing w:before="0" w:after="0"/>
        <w:jc w:val="left"/>
        <w:rPr>
          <w:ins w:id="1166" w:author="Thomas Carteret" w:date="2021-04-07T16:44:00Z"/>
          <w:b/>
          <w:caps/>
          <w:spacing w:val="15"/>
          <w:szCs w:val="22"/>
          <w:lang w:val="en-US"/>
        </w:rPr>
      </w:pPr>
      <w:ins w:id="1167" w:author="Thomas Carteret" w:date="2021-04-07T16:44:00Z">
        <w:r>
          <w:rPr>
            <w:lang w:val="en-US"/>
          </w:rPr>
          <w:br w:type="page"/>
        </w:r>
      </w:ins>
    </w:p>
    <w:p w14:paraId="707CF7B8" w14:textId="77777777" w:rsidR="000F6D81" w:rsidRPr="006A4396" w:rsidDel="009A6E69" w:rsidRDefault="000F6D81">
      <w:pPr>
        <w:pStyle w:val="Titre2"/>
        <w:shd w:val="clear" w:color="auto" w:fill="FFFFFF"/>
        <w:rPr>
          <w:ins w:id="1168" w:author="Thomas Carteret" w:date="2021-03-25T18:58:00Z"/>
          <w:del w:id="1169" w:author="Thomas Carteret" w:date="2021-04-07T16:16:00Z"/>
          <w:lang w:val="en-US"/>
          <w:rPrChange w:id="1170" w:author="Thomas Carteret" w:date="2021-04-07T16:08:00Z">
            <w:rPr>
              <w:ins w:id="1171" w:author="Thomas Carteret" w:date="2021-03-25T18:58:00Z"/>
              <w:del w:id="1172" w:author="Thomas Carteret" w:date="2021-04-07T16:16:00Z"/>
              <w:lang w:val="en-US"/>
            </w:rPr>
          </w:rPrChange>
        </w:rPr>
        <w:pPrChange w:id="1173" w:author="Thomas Carteret" w:date="2021-04-07T16:17:00Z">
          <w:pPr/>
        </w:pPrChange>
      </w:pPr>
    </w:p>
    <w:p w14:paraId="235D01FD" w14:textId="40006D4E" w:rsidR="000F6D81" w:rsidRPr="009A6E69" w:rsidDel="009A6E69" w:rsidRDefault="000F6D81">
      <w:pPr>
        <w:pStyle w:val="Titre2"/>
        <w:shd w:val="clear" w:color="auto" w:fill="FFFFFF"/>
        <w:rPr>
          <w:ins w:id="1174" w:author="Thomas Carteret" w:date="2021-03-25T18:59:00Z"/>
          <w:del w:id="1175" w:author="Thomas Carteret" w:date="2021-04-07T16:16:00Z"/>
          <w:lang w:val="en-US"/>
          <w:rPrChange w:id="1176" w:author="Thomas Carteret" w:date="2021-04-07T16:17:00Z">
            <w:rPr>
              <w:ins w:id="1177" w:author="Thomas Carteret" w:date="2021-03-25T18:59:00Z"/>
              <w:del w:id="1178" w:author="Thomas Carteret" w:date="2021-04-07T16:16:00Z"/>
              <w:lang w:val="en-US"/>
            </w:rPr>
          </w:rPrChange>
        </w:rPr>
        <w:pPrChange w:id="1179" w:author="Thomas Carteret" w:date="2021-04-07T16:17:00Z">
          <w:pPr/>
        </w:pPrChange>
      </w:pPr>
      <w:ins w:id="1180" w:author="Thomas Carteret" w:date="2021-03-25T18:58:00Z">
        <w:del w:id="1181" w:author="Thomas Carteret" w:date="2021-04-07T16:16:00Z">
          <w:r w:rsidRPr="009A6E69" w:rsidDel="009A6E69">
            <w:rPr>
              <w:lang w:val="en-US"/>
              <w:rPrChange w:id="1182" w:author="Thomas Carteret" w:date="2021-04-07T16:17:00Z">
                <w:rPr>
                  <w:lang w:val="en-US"/>
                </w:rPr>
              </w:rPrChange>
            </w:rPr>
            <w:delText>Damage</w:delText>
          </w:r>
        </w:del>
      </w:ins>
      <w:ins w:id="1183" w:author="Thomas Carteret" w:date="2021-03-29T09:08:00Z">
        <w:del w:id="1184" w:author="Thomas Carteret" w:date="2021-04-07T16:16:00Z">
          <w:r w:rsidR="0085155D" w:rsidRPr="009A6E69" w:rsidDel="009A6E69">
            <w:rPr>
              <w:b w:val="0"/>
              <w:lang w:val="en-US"/>
              <w:rPrChange w:id="1185" w:author="Thomas Carteret" w:date="2021-04-07T16:17:00Z">
                <w:rPr>
                  <w:b/>
                  <w:bCs/>
                  <w:lang w:val="en-US"/>
                </w:rPr>
              </w:rPrChange>
            </w:rPr>
            <w:delText>LifeDuration</w:delText>
          </w:r>
        </w:del>
      </w:ins>
      <w:ins w:id="1186" w:author="Thomas Carteret" w:date="2021-03-25T18:58:00Z">
        <w:del w:id="1187" w:author="Thomas Carteret" w:date="2021-04-07T16:16:00Z">
          <w:r w:rsidRPr="009A6E69" w:rsidDel="009A6E69">
            <w:rPr>
              <w:lang w:val="en-US"/>
              <w:rPrChange w:id="1188" w:author="Thomas Carteret" w:date="2021-04-07T16:17:00Z">
                <w:rPr>
                  <w:lang w:val="en-US"/>
                </w:rPr>
              </w:rPrChange>
            </w:rPr>
            <w:delText>:</w:delText>
          </w:r>
          <w:r w:rsidRPr="009A6E69" w:rsidDel="009A6E69">
            <w:rPr>
              <w:b w:val="0"/>
              <w:lang w:val="en-US"/>
              <w:rPrChange w:id="1189" w:author="Thomas Carteret" w:date="2021-04-07T16:17:00Z">
                <w:rPr>
                  <w:b/>
                  <w:bCs/>
                  <w:lang w:val="en-US"/>
                </w:rPr>
              </w:rPrChange>
            </w:rPr>
            <w:delText xml:space="preserve"> </w:delText>
          </w:r>
          <w:r w:rsidRPr="006A4396" w:rsidDel="009A6E69">
            <w:rPr>
              <w:lang w:val="en-US"/>
              <w:rPrChange w:id="1190" w:author="Thomas Carteret" w:date="2021-04-07T16:08:00Z">
                <w:rPr>
                  <w:lang w:val="en-US"/>
                </w:rPr>
              </w:rPrChange>
            </w:rPr>
            <w:delText xml:space="preserve">An agent can damage all the damageable content, the </w:delText>
          </w:r>
        </w:del>
      </w:ins>
      <w:ins w:id="1191" w:author="Thomas Carteret" w:date="2021-03-25T18:59:00Z">
        <w:del w:id="1192" w:author="Thomas Carteret" w:date="2021-04-07T16:16:00Z">
          <w:r w:rsidRPr="006A4396" w:rsidDel="009A6E69">
            <w:rPr>
              <w:lang w:val="en-US"/>
              <w:rPrChange w:id="1193" w:author="Thomas Carteret" w:date="2021-04-07T16:08:00Z">
                <w:rPr>
                  <w:lang w:val="en-US"/>
                </w:rPr>
              </w:rPrChange>
            </w:rPr>
            <w:delText xml:space="preserve">health of this object will be altered according to various </w:delText>
          </w:r>
        </w:del>
      </w:ins>
      <w:ins w:id="1194" w:author="Thomas Carteret" w:date="2021-03-25T19:00:00Z">
        <w:del w:id="1195" w:author="Thomas Carteret" w:date="2021-04-07T16:16:00Z">
          <w:r w:rsidR="007A0FBD" w:rsidRPr="006A4396" w:rsidDel="009A6E69">
            <w:rPr>
              <w:lang w:val="en-US"/>
              <w:rPrChange w:id="1196" w:author="Thomas Carteret" w:date="2021-04-07T16:08:00Z">
                <w:rPr>
                  <w:lang w:val="en-US"/>
                </w:rPr>
              </w:rPrChange>
            </w:rPr>
            <w:delText>criteria</w:delText>
          </w:r>
        </w:del>
      </w:ins>
      <w:ins w:id="1197" w:author="Thomas Carteret" w:date="2021-03-25T18:59:00Z">
        <w:del w:id="1198" w:author="Thomas Carteret" w:date="2021-04-07T16:16:00Z">
          <w:r w:rsidR="007A0FBD" w:rsidRPr="006A4396" w:rsidDel="009A6E69">
            <w:rPr>
              <w:lang w:val="en-US"/>
              <w:rPrChange w:id="1199" w:author="Thomas Carteret" w:date="2021-04-07T16:08:00Z">
                <w:rPr>
                  <w:lang w:val="en-US"/>
                </w:rPr>
              </w:rPrChange>
            </w:rPr>
            <w:delText>.</w:delText>
          </w:r>
        </w:del>
      </w:ins>
      <w:ins w:id="1200" w:author="Thomas Carteret" w:date="2021-03-29T09:08:00Z">
        <w:del w:id="1201" w:author="Thomas Carteret" w:date="2021-04-07T16:16:00Z">
          <w:r w:rsidR="0085155D" w:rsidRPr="006A4396" w:rsidDel="009A6E69">
            <w:rPr>
              <w:lang w:val="en-US"/>
              <w:rPrChange w:id="1202" w:author="Thomas Carteret" w:date="2021-04-07T16:08:00Z">
                <w:rPr>
                  <w:lang w:val="en-US"/>
                </w:rPr>
              </w:rPrChange>
            </w:rPr>
            <w:delText xml:space="preserve">Will be use </w:delText>
          </w:r>
        </w:del>
      </w:ins>
      <w:ins w:id="1203" w:author="Thomas Carteret" w:date="2021-03-29T09:09:00Z">
        <w:del w:id="1204" w:author="Thomas Carteret" w:date="2021-04-07T16:16:00Z">
          <w:r w:rsidR="0085155D" w:rsidRPr="006A4396" w:rsidDel="009A6E69">
            <w:rPr>
              <w:lang w:val="en-US"/>
              <w:rPrChange w:id="1205" w:author="Thomas Carteret" w:date="2021-04-07T16:08:00Z">
                <w:rPr>
                  <w:lang w:val="en-US"/>
                </w:rPr>
              </w:rPrChange>
            </w:rPr>
            <w:delText xml:space="preserve">to define the </w:delText>
          </w:r>
        </w:del>
      </w:ins>
      <w:ins w:id="1206" w:author="Thomas Carteret" w:date="2021-03-29T10:31:00Z">
        <w:del w:id="1207" w:author="Thomas Carteret" w:date="2021-04-07T16:16:00Z">
          <w:r w:rsidR="00BA1992" w:rsidRPr="006A4396" w:rsidDel="009A6E69">
            <w:rPr>
              <w:lang w:val="en-US"/>
              <w:rPrChange w:id="1208" w:author="Thomas Carteret" w:date="2021-04-07T16:08:00Z">
                <w:rPr>
                  <w:lang w:val="en-US"/>
                </w:rPr>
              </w:rPrChange>
            </w:rPr>
            <w:delText>T</w:delText>
          </w:r>
        </w:del>
      </w:ins>
      <w:ins w:id="1209" w:author="Thomas Carteret" w:date="2021-03-29T09:09:00Z">
        <w:del w:id="1210" w:author="Thomas Carteret" w:date="2021-04-07T16:16:00Z">
          <w:r w:rsidR="0085155D" w:rsidRPr="006A4396" w:rsidDel="009A6E69">
            <w:rPr>
              <w:lang w:val="en-US"/>
              <w:rPrChange w:id="1211" w:author="Thomas Carteret" w:date="2021-04-07T16:08:00Z">
                <w:rPr>
                  <w:lang w:val="en-US"/>
                </w:rPr>
              </w:rPrChange>
            </w:rPr>
            <w:delText xml:space="preserve">ime </w:delText>
          </w:r>
        </w:del>
      </w:ins>
      <w:ins w:id="1212" w:author="Thomas Carteret" w:date="2021-03-29T10:31:00Z">
        <w:del w:id="1213" w:author="Thomas Carteret" w:date="2021-04-07T16:16:00Z">
          <w:r w:rsidR="00BA1992" w:rsidRPr="006A4396" w:rsidDel="009A6E69">
            <w:rPr>
              <w:lang w:val="en-US"/>
              <w:rPrChange w:id="1214" w:author="Thomas Carteret" w:date="2021-04-07T16:08:00Z">
                <w:rPr>
                  <w:lang w:val="en-US"/>
                </w:rPr>
              </w:rPrChange>
            </w:rPr>
            <w:delText>T</w:delText>
          </w:r>
        </w:del>
      </w:ins>
      <w:ins w:id="1215" w:author="Thomas Carteret" w:date="2021-03-29T09:09:00Z">
        <w:del w:id="1216" w:author="Thomas Carteret" w:date="2021-04-07T16:16:00Z">
          <w:r w:rsidR="0085155D" w:rsidRPr="006A4396" w:rsidDel="009A6E69">
            <w:rPr>
              <w:lang w:val="en-US"/>
              <w:rPrChange w:id="1217" w:author="Thomas Carteret" w:date="2021-04-07T16:08:00Z">
                <w:rPr>
                  <w:lang w:val="en-US"/>
                </w:rPr>
              </w:rPrChange>
            </w:rPr>
            <w:delText xml:space="preserve">o </w:delText>
          </w:r>
        </w:del>
      </w:ins>
      <w:ins w:id="1218" w:author="Thomas Carteret" w:date="2021-03-29T10:31:00Z">
        <w:del w:id="1219" w:author="Thomas Carteret" w:date="2021-04-07T16:16:00Z">
          <w:r w:rsidR="00BA1992" w:rsidRPr="006A4396" w:rsidDel="009A6E69">
            <w:rPr>
              <w:lang w:val="en-US"/>
              <w:rPrChange w:id="1220" w:author="Thomas Carteret" w:date="2021-04-07T16:08:00Z">
                <w:rPr>
                  <w:lang w:val="en-US"/>
                </w:rPr>
              </w:rPrChange>
            </w:rPr>
            <w:delText>L</w:delText>
          </w:r>
        </w:del>
      </w:ins>
      <w:ins w:id="1221" w:author="Thomas Carteret" w:date="2021-03-29T09:09:00Z">
        <w:del w:id="1222" w:author="Thomas Carteret" w:date="2021-04-07T16:16:00Z">
          <w:r w:rsidR="0085155D" w:rsidRPr="006A4396" w:rsidDel="009A6E69">
            <w:rPr>
              <w:lang w:val="en-US"/>
              <w:rPrChange w:id="1223" w:author="Thomas Carteret" w:date="2021-04-07T16:08:00Z">
                <w:rPr>
                  <w:lang w:val="en-US"/>
                </w:rPr>
              </w:rPrChange>
            </w:rPr>
            <w:delText xml:space="preserve">ive of </w:delText>
          </w:r>
        </w:del>
      </w:ins>
      <w:ins w:id="1224" w:author="Thomas Carteret" w:date="2021-03-29T09:11:00Z">
        <w:del w:id="1225" w:author="Thomas Carteret" w:date="2021-04-07T16:16:00Z">
          <w:r w:rsidR="0085155D" w:rsidRPr="006A4396" w:rsidDel="009A6E69">
            <w:rPr>
              <w:lang w:val="en-US"/>
              <w:rPrChange w:id="1226" w:author="Thomas Carteret" w:date="2021-04-07T16:08:00Z">
                <w:rPr>
                  <w:lang w:val="en-US"/>
                </w:rPr>
              </w:rPrChange>
            </w:rPr>
            <w:delText>the smoke</w:delText>
          </w:r>
        </w:del>
      </w:ins>
      <w:ins w:id="1227" w:author="Thomas Carteret" w:date="2021-03-29T09:14:00Z">
        <w:del w:id="1228" w:author="Thomas Carteret" w:date="2021-04-07T16:16:00Z">
          <w:r w:rsidR="0085155D" w:rsidRPr="006A4396" w:rsidDel="009A6E69">
            <w:rPr>
              <w:lang w:val="en-US"/>
              <w:rPrChange w:id="1229" w:author="Thomas Carteret" w:date="2021-04-07T16:08:00Z">
                <w:rPr>
                  <w:lang w:val="en-US"/>
                </w:rPr>
              </w:rPrChange>
            </w:rPr>
            <w:delText>.</w:delText>
          </w:r>
        </w:del>
      </w:ins>
    </w:p>
    <w:p w14:paraId="75EE988F" w14:textId="0FD71575" w:rsidR="007A0FBD" w:rsidRPr="009A6E69" w:rsidDel="009A6E69" w:rsidRDefault="007A0FBD">
      <w:pPr>
        <w:pStyle w:val="Titre2"/>
        <w:shd w:val="clear" w:color="auto" w:fill="FFFFFF"/>
        <w:rPr>
          <w:ins w:id="1230" w:author="Thomas Carteret" w:date="2021-03-25T19:02:00Z"/>
          <w:del w:id="1231" w:author="Thomas Carteret" w:date="2021-04-07T16:16:00Z"/>
          <w:lang w:val="en-US"/>
          <w:rPrChange w:id="1232" w:author="Thomas Carteret" w:date="2021-04-07T16:17:00Z">
            <w:rPr>
              <w:ins w:id="1233" w:author="Thomas Carteret" w:date="2021-03-25T19:02:00Z"/>
              <w:del w:id="1234" w:author="Thomas Carteret" w:date="2021-04-07T16:16:00Z"/>
              <w:lang w:val="en-US"/>
            </w:rPr>
          </w:rPrChange>
        </w:rPr>
        <w:pPrChange w:id="1235" w:author="Thomas Carteret" w:date="2021-04-07T16:17:00Z">
          <w:pPr/>
        </w:pPrChange>
      </w:pPr>
      <w:ins w:id="1236" w:author="Thomas Carteret" w:date="2021-03-25T19:00:00Z">
        <w:del w:id="1237" w:author="Thomas Carteret" w:date="2021-04-07T16:16:00Z">
          <w:r w:rsidRPr="009A6E69" w:rsidDel="009A6E69">
            <w:rPr>
              <w:b w:val="0"/>
              <w:lang w:val="en-US"/>
              <w:rPrChange w:id="1238" w:author="Thomas Carteret" w:date="2021-04-07T16:17:00Z">
                <w:rPr>
                  <w:b/>
                  <w:bCs/>
                  <w:lang w:val="en-US"/>
                </w:rPr>
              </w:rPrChange>
            </w:rPr>
            <w:delText xml:space="preserve">Destroyed: </w:delText>
          </w:r>
          <w:r w:rsidRPr="006A4396" w:rsidDel="009A6E69">
            <w:rPr>
              <w:lang w:val="en-US"/>
              <w:rPrChange w:id="1239" w:author="Thomas Carteret" w:date="2021-04-07T16:08:00Z">
                <w:rPr>
                  <w:lang w:val="en-US"/>
                </w:rPr>
              </w:rPrChange>
            </w:rPr>
            <w:delText xml:space="preserve">When an object is running out of health, it ‘ll be destroyed </w:delText>
          </w:r>
        </w:del>
      </w:ins>
      <w:ins w:id="1240" w:author="Thomas Carteret" w:date="2021-03-25T19:01:00Z">
        <w:del w:id="1241" w:author="Thomas Carteret" w:date="2021-04-07T16:16:00Z">
          <w:r w:rsidRPr="006A4396" w:rsidDel="009A6E69">
            <w:rPr>
              <w:lang w:val="en-US"/>
              <w:rPrChange w:id="1242" w:author="Thomas Carteret" w:date="2021-04-07T16:08:00Z">
                <w:rPr>
                  <w:lang w:val="en-US"/>
                </w:rPr>
              </w:rPrChange>
            </w:rPr>
            <w:delText>and it’ll have an impact on the close area.</w:delText>
          </w:r>
        </w:del>
      </w:ins>
    </w:p>
    <w:p w14:paraId="521DC878" w14:textId="495EDA95" w:rsidR="007A0FBD" w:rsidRPr="009A6E69" w:rsidDel="009A6E69" w:rsidRDefault="007A0FBD">
      <w:pPr>
        <w:pStyle w:val="Titre2"/>
        <w:shd w:val="clear" w:color="auto" w:fill="FFFFFF"/>
        <w:rPr>
          <w:del w:id="1243" w:author="Thomas Carteret" w:date="2021-04-07T16:16:00Z"/>
          <w:lang w:val="en-US"/>
          <w:rPrChange w:id="1244" w:author="Thomas Carteret" w:date="2021-04-07T16:17:00Z">
            <w:rPr>
              <w:del w:id="1245" w:author="Thomas Carteret" w:date="2021-04-07T16:16:00Z"/>
              <w:lang w:val="en-US"/>
            </w:rPr>
          </w:rPrChange>
        </w:rPr>
        <w:pPrChange w:id="1246" w:author="Thomas Carteret" w:date="2021-04-07T16:17:00Z">
          <w:pPr/>
        </w:pPrChange>
      </w:pPr>
    </w:p>
    <w:p w14:paraId="33BD8CFF" w14:textId="542D06C3" w:rsidR="000E1B2F" w:rsidRPr="006A4396" w:rsidRDefault="000E1B2F">
      <w:pPr>
        <w:pStyle w:val="Titre2"/>
        <w:shd w:val="clear" w:color="auto" w:fill="FFFFFF"/>
        <w:rPr>
          <w:lang w:val="en-US"/>
          <w:rPrChange w:id="1247" w:author="Thomas Carteret" w:date="2021-04-07T16:08:00Z">
            <w:rPr>
              <w:lang w:val="en-US"/>
            </w:rPr>
          </w:rPrChange>
        </w:rPr>
        <w:pPrChange w:id="1248" w:author="Thomas Carteret" w:date="2021-04-07T16:17:00Z">
          <w:pPr/>
        </w:pPrChange>
      </w:pPr>
      <w:bookmarkStart w:id="1249" w:name="_Toc74302234"/>
      <w:r w:rsidRPr="006A4396">
        <w:rPr>
          <w:lang w:val="en-US"/>
          <w:rPrChange w:id="1250" w:author="Thomas Carteret" w:date="2021-04-07T16:08:00Z">
            <w:rPr>
              <w:lang w:val="en-US"/>
            </w:rPr>
          </w:rPrChange>
        </w:rPr>
        <w:t>2.2. Intelligent Entitie</w:t>
      </w:r>
      <w:ins w:id="1251" w:author="Thomas Carteret" w:date="2021-04-07T16:17:00Z">
        <w:r w:rsidR="009A6E69">
          <w:rPr>
            <w:lang w:val="en-US"/>
          </w:rPr>
          <w:t>s</w:t>
        </w:r>
      </w:ins>
      <w:bookmarkEnd w:id="1249"/>
      <w:del w:id="1252" w:author="Thomas Carteret" w:date="2021-04-07T16:17:00Z">
        <w:r w:rsidRPr="006A4396" w:rsidDel="009A6E69">
          <w:rPr>
            <w:lang w:val="en-US"/>
            <w:rPrChange w:id="1253" w:author="Thomas Carteret" w:date="2021-04-07T16:08:00Z">
              <w:rPr>
                <w:lang w:val="en-US"/>
              </w:rPr>
            </w:rPrChange>
          </w:rPr>
          <w:delText>s</w:delText>
        </w:r>
      </w:del>
    </w:p>
    <w:p w14:paraId="09D6F41F" w14:textId="09F9A152" w:rsidR="000E1B2F" w:rsidRPr="006A4396" w:rsidRDefault="000E1B2F" w:rsidP="000E1B2F">
      <w:pPr>
        <w:pStyle w:val="Titre3"/>
        <w:rPr>
          <w:lang w:val="en-US"/>
        </w:rPr>
      </w:pPr>
      <w:bookmarkStart w:id="1254" w:name="_Toc74302235"/>
      <w:r w:rsidRPr="006A4396">
        <w:rPr>
          <w:lang w:val="en-US"/>
        </w:rPr>
        <w:t xml:space="preserve">2.2.1. </w:t>
      </w:r>
      <w:del w:id="1255" w:author="Thomas Carteret" w:date="2021-03-29T10:32:00Z">
        <w:r w:rsidRPr="006A4396" w:rsidDel="00BA1992">
          <w:rPr>
            <w:lang w:val="en-US"/>
          </w:rPr>
          <w:delText>A</w:delText>
        </w:r>
        <w:r w:rsidR="007D79E5" w:rsidRPr="006A4396" w:rsidDel="00BA1992">
          <w:rPr>
            <w:lang w:val="en-US"/>
          </w:rPr>
          <w:delText>gent Type</w:delText>
        </w:r>
        <w:r w:rsidRPr="006A4396" w:rsidDel="00BA1992">
          <w:rPr>
            <w:lang w:val="en-US"/>
          </w:rPr>
          <w:delText xml:space="preserve"> 1</w:delText>
        </w:r>
      </w:del>
      <w:ins w:id="1256" w:author="Thomas Carteret" w:date="2021-03-29T10:32:00Z">
        <w:r w:rsidR="00BA1992" w:rsidRPr="006A4396">
          <w:rPr>
            <w:lang w:val="en-US"/>
          </w:rPr>
          <w:t>Protest</w:t>
        </w:r>
      </w:ins>
      <w:ins w:id="1257" w:author="Thomas Carteret" w:date="2021-04-07T16:18:00Z">
        <w:r w:rsidR="009A6E69">
          <w:rPr>
            <w:lang w:val="en-US"/>
          </w:rPr>
          <w:t>er</w:t>
        </w:r>
      </w:ins>
      <w:bookmarkEnd w:id="1254"/>
      <w:ins w:id="1258" w:author="Thomas Carteret" w:date="2021-03-29T10:32:00Z">
        <w:del w:id="1259" w:author="Thomas Carteret" w:date="2021-04-07T16:18:00Z">
          <w:r w:rsidR="00BA1992" w:rsidRPr="006A4396" w:rsidDel="009A6E69">
            <w:rPr>
              <w:lang w:val="en-US"/>
            </w:rPr>
            <w:delText>ant</w:delText>
          </w:r>
        </w:del>
      </w:ins>
    </w:p>
    <w:p w14:paraId="76403A88" w14:textId="0AD6C17A" w:rsidR="009A6E69" w:rsidRDefault="000E1B2F" w:rsidP="00F72392">
      <w:pPr>
        <w:pStyle w:val="Titre4"/>
        <w:rPr>
          <w:ins w:id="1260" w:author="Thomas Carteret" w:date="2021-04-07T16:46:00Z"/>
          <w:lang w:val="en-US"/>
        </w:rPr>
      </w:pPr>
      <w:r w:rsidRPr="006A4396">
        <w:rPr>
          <w:lang w:val="en-US"/>
        </w:rPr>
        <w:t>2.2.1.1. Expected Behavior</w:t>
      </w:r>
    </w:p>
    <w:p w14:paraId="6BC91AD1" w14:textId="77777777" w:rsidR="00F72392" w:rsidRPr="00F72392" w:rsidRDefault="00F72392">
      <w:pPr>
        <w:rPr>
          <w:sz w:val="2"/>
          <w:szCs w:val="2"/>
          <w:lang w:val="en-US"/>
          <w:rPrChange w:id="1261" w:author="Thomas Carteret" w:date="2021-04-07T16:46:00Z">
            <w:rPr>
              <w:lang w:val="en-US"/>
            </w:rPr>
          </w:rPrChange>
        </w:rPr>
        <w:pPrChange w:id="1262" w:author="Thomas Carteret" w:date="2021-04-07T16:46:00Z">
          <w:pPr>
            <w:pStyle w:val="Titre4"/>
          </w:pPr>
        </w:pPrChange>
      </w:pPr>
    </w:p>
    <w:tbl>
      <w:tblPr>
        <w:tblW w:w="4767" w:type="dxa"/>
        <w:jc w:val="center"/>
        <w:tblCellSpacing w:w="15" w:type="dxa"/>
        <w:tblCellMar>
          <w:top w:w="15" w:type="dxa"/>
          <w:left w:w="15" w:type="dxa"/>
          <w:bottom w:w="15" w:type="dxa"/>
          <w:right w:w="15" w:type="dxa"/>
        </w:tblCellMar>
        <w:tblLook w:val="04A0" w:firstRow="1" w:lastRow="0" w:firstColumn="1" w:lastColumn="0" w:noHBand="0" w:noVBand="1"/>
        <w:tblPrChange w:id="1263" w:author="Thomas Carteret" w:date="2021-04-07T16:45: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617"/>
        <w:gridCol w:w="1585"/>
        <w:gridCol w:w="1565"/>
        <w:tblGridChange w:id="1264">
          <w:tblGrid>
            <w:gridCol w:w="60"/>
            <w:gridCol w:w="1268"/>
            <w:gridCol w:w="289"/>
            <w:gridCol w:w="951"/>
            <w:gridCol w:w="634"/>
            <w:gridCol w:w="594"/>
            <w:gridCol w:w="971"/>
          </w:tblGrid>
        </w:tblGridChange>
      </w:tblGrid>
      <w:tr w:rsidR="009A6E69" w:rsidRPr="00F72392" w14:paraId="45108FEB" w14:textId="77777777" w:rsidTr="00F72392">
        <w:trPr>
          <w:trHeight w:val="392"/>
          <w:tblCellSpacing w:w="15" w:type="dxa"/>
          <w:jc w:val="center"/>
          <w:ins w:id="1265" w:author="Thomas Carteret" w:date="2021-04-07T16:18:00Z"/>
          <w:trPrChange w:id="1266" w:author="Thomas Carteret" w:date="2021-04-07T16:45:00Z">
            <w:trPr>
              <w:gridBefore w:val="1"/>
              <w:gridAfter w:val="0"/>
              <w:tblCellSpacing w:w="15" w:type="dxa"/>
            </w:trPr>
          </w:trPrChange>
        </w:trPr>
        <w:tc>
          <w:tcPr>
            <w:tcW w:w="0" w:type="auto"/>
            <w:vAlign w:val="center"/>
            <w:hideMark/>
            <w:tcPrChange w:id="1267" w:author="Thomas Carteret" w:date="2021-04-07T16:45:00Z">
              <w:tcPr>
                <w:tcW w:w="0" w:type="auto"/>
                <w:vAlign w:val="center"/>
                <w:hideMark/>
              </w:tcPr>
            </w:tcPrChange>
          </w:tcPr>
          <w:p w14:paraId="090E8791" w14:textId="77777777" w:rsidR="009A6E69" w:rsidRPr="00F72392" w:rsidRDefault="009A6E69" w:rsidP="009A6E69">
            <w:pPr>
              <w:spacing w:before="100" w:beforeAutospacing="1" w:after="100" w:afterAutospacing="1"/>
              <w:jc w:val="center"/>
              <w:rPr>
                <w:ins w:id="1268" w:author="Thomas Carteret" w:date="2021-04-07T16:18:00Z"/>
                <w:rFonts w:ascii="Times New Roman" w:eastAsia="Times New Roman" w:hAnsi="Times New Roman" w:cs="Times New Roman"/>
                <w:b/>
                <w:bCs/>
                <w:szCs w:val="24"/>
                <w:lang w:eastAsia="fr-FR"/>
              </w:rPr>
            </w:pPr>
            <w:ins w:id="1269" w:author="Thomas Carteret" w:date="2021-04-07T16:18:00Z">
              <w:r w:rsidRPr="00F72392">
                <w:rPr>
                  <w:rFonts w:ascii="Times New Roman" w:eastAsia="Times New Roman" w:hAnsi="Times New Roman" w:cs="Times New Roman"/>
                  <w:b/>
                  <w:bCs/>
                  <w:szCs w:val="24"/>
                  <w:lang w:eastAsia="fr-FR"/>
                </w:rPr>
                <w:t>Agressive</w:t>
              </w:r>
            </w:ins>
          </w:p>
        </w:tc>
        <w:tc>
          <w:tcPr>
            <w:tcW w:w="0" w:type="auto"/>
            <w:vAlign w:val="center"/>
            <w:hideMark/>
            <w:tcPrChange w:id="1270" w:author="Thomas Carteret" w:date="2021-04-07T16:45:00Z">
              <w:tcPr>
                <w:tcW w:w="0" w:type="auto"/>
                <w:gridSpan w:val="2"/>
                <w:vAlign w:val="center"/>
                <w:hideMark/>
              </w:tcPr>
            </w:tcPrChange>
          </w:tcPr>
          <w:p w14:paraId="0D737CFA" w14:textId="77777777" w:rsidR="009A6E69" w:rsidRPr="00F72392" w:rsidRDefault="009A6E69" w:rsidP="009A6E69">
            <w:pPr>
              <w:spacing w:before="100" w:beforeAutospacing="1" w:after="100" w:afterAutospacing="1"/>
              <w:jc w:val="center"/>
              <w:rPr>
                <w:ins w:id="1271" w:author="Thomas Carteret" w:date="2021-04-07T16:18:00Z"/>
                <w:rFonts w:ascii="Times New Roman" w:eastAsia="Times New Roman" w:hAnsi="Times New Roman" w:cs="Times New Roman"/>
                <w:b/>
                <w:bCs/>
                <w:szCs w:val="24"/>
                <w:lang w:eastAsia="fr-FR"/>
              </w:rPr>
            </w:pPr>
            <w:ins w:id="1272" w:author="Thomas Carteret" w:date="2021-04-07T16:18:00Z">
              <w:r w:rsidRPr="00F72392">
                <w:rPr>
                  <w:rFonts w:ascii="Times New Roman" w:eastAsia="Times New Roman" w:hAnsi="Times New Roman" w:cs="Times New Roman"/>
                  <w:b/>
                  <w:bCs/>
                  <w:szCs w:val="24"/>
                  <w:lang w:eastAsia="fr-FR"/>
                </w:rPr>
                <w:t>Civil</w:t>
              </w:r>
            </w:ins>
          </w:p>
        </w:tc>
        <w:tc>
          <w:tcPr>
            <w:tcW w:w="0" w:type="auto"/>
            <w:vAlign w:val="center"/>
            <w:hideMark/>
            <w:tcPrChange w:id="1273" w:author="Thomas Carteret" w:date="2021-04-07T16:45:00Z">
              <w:tcPr>
                <w:tcW w:w="0" w:type="auto"/>
                <w:gridSpan w:val="2"/>
                <w:vAlign w:val="center"/>
                <w:hideMark/>
              </w:tcPr>
            </w:tcPrChange>
          </w:tcPr>
          <w:p w14:paraId="228E383F" w14:textId="77777777" w:rsidR="009A6E69" w:rsidRPr="00F72392" w:rsidRDefault="009A6E69" w:rsidP="009A6E69">
            <w:pPr>
              <w:spacing w:before="100" w:beforeAutospacing="1" w:after="100" w:afterAutospacing="1"/>
              <w:jc w:val="center"/>
              <w:rPr>
                <w:ins w:id="1274" w:author="Thomas Carteret" w:date="2021-04-07T16:18:00Z"/>
                <w:rFonts w:ascii="Times New Roman" w:eastAsia="Times New Roman" w:hAnsi="Times New Roman" w:cs="Times New Roman"/>
                <w:b/>
                <w:bCs/>
                <w:szCs w:val="24"/>
                <w:lang w:eastAsia="fr-FR"/>
              </w:rPr>
            </w:pPr>
            <w:ins w:id="1275" w:author="Thomas Carteret" w:date="2021-04-07T16:18:00Z">
              <w:r w:rsidRPr="00F72392">
                <w:rPr>
                  <w:rFonts w:ascii="Times New Roman" w:eastAsia="Times New Roman" w:hAnsi="Times New Roman" w:cs="Times New Roman"/>
                  <w:b/>
                  <w:bCs/>
                  <w:szCs w:val="24"/>
                  <w:lang w:eastAsia="fr-FR"/>
                </w:rPr>
                <w:t>Panic</w:t>
              </w:r>
            </w:ins>
          </w:p>
        </w:tc>
      </w:tr>
      <w:tr w:rsidR="00F72392" w:rsidRPr="00F72392" w14:paraId="58EED4EE" w14:textId="77777777" w:rsidTr="00F72392">
        <w:trPr>
          <w:trHeight w:val="527"/>
          <w:tblCellSpacing w:w="15" w:type="dxa"/>
          <w:jc w:val="center"/>
          <w:ins w:id="1276" w:author="Thomas Carteret" w:date="2021-04-07T16:18:00Z"/>
        </w:trPr>
        <w:tc>
          <w:tcPr>
            <w:tcW w:w="0" w:type="auto"/>
            <w:shd w:val="clear" w:color="auto" w:fill="FF8F73"/>
            <w:vAlign w:val="center"/>
            <w:hideMark/>
          </w:tcPr>
          <w:p w14:paraId="276E0BB4" w14:textId="77777777" w:rsidR="009A6E69" w:rsidRPr="00F72392" w:rsidRDefault="009A6E69">
            <w:pPr>
              <w:spacing w:before="100" w:beforeAutospacing="1" w:after="100" w:afterAutospacing="1"/>
              <w:jc w:val="center"/>
              <w:rPr>
                <w:ins w:id="1277" w:author="Thomas Carteret" w:date="2021-04-07T16:18:00Z"/>
                <w:rFonts w:ascii="Times New Roman" w:eastAsia="Times New Roman" w:hAnsi="Times New Roman" w:cs="Times New Roman"/>
                <w:szCs w:val="24"/>
                <w:lang w:eastAsia="fr-FR"/>
              </w:rPr>
              <w:pPrChange w:id="1278" w:author="Thomas Carteret" w:date="2021-04-07T16:45:00Z">
                <w:pPr>
                  <w:spacing w:before="100" w:beforeAutospacing="1" w:after="100" w:afterAutospacing="1"/>
                  <w:jc w:val="left"/>
                </w:pPr>
              </w:pPrChange>
            </w:pPr>
            <w:ins w:id="1279" w:author="Thomas Carteret" w:date="2021-04-07T16:18:00Z">
              <w:r w:rsidRPr="00F72392">
                <w:rPr>
                  <w:rFonts w:ascii="Times New Roman" w:eastAsia="Times New Roman" w:hAnsi="Times New Roman" w:cs="Times New Roman"/>
                  <w:szCs w:val="24"/>
                  <w:lang w:eastAsia="fr-FR"/>
                </w:rPr>
                <w:t>Tolerance A</w:t>
              </w:r>
            </w:ins>
          </w:p>
        </w:tc>
        <w:tc>
          <w:tcPr>
            <w:tcW w:w="0" w:type="auto"/>
            <w:shd w:val="clear" w:color="auto" w:fill="ABF5D1"/>
            <w:vAlign w:val="center"/>
            <w:hideMark/>
          </w:tcPr>
          <w:p w14:paraId="43C3D05B" w14:textId="77777777" w:rsidR="009A6E69" w:rsidRPr="00F72392" w:rsidRDefault="009A6E69">
            <w:pPr>
              <w:spacing w:before="100" w:beforeAutospacing="1" w:after="100" w:afterAutospacing="1"/>
              <w:jc w:val="center"/>
              <w:rPr>
                <w:ins w:id="1280" w:author="Thomas Carteret" w:date="2021-04-07T16:18:00Z"/>
                <w:rFonts w:ascii="Times New Roman" w:eastAsia="Times New Roman" w:hAnsi="Times New Roman" w:cs="Times New Roman"/>
                <w:szCs w:val="24"/>
                <w:lang w:eastAsia="fr-FR"/>
              </w:rPr>
              <w:pPrChange w:id="1281" w:author="Thomas Carteret" w:date="2021-04-07T16:45:00Z">
                <w:pPr>
                  <w:spacing w:before="100" w:beforeAutospacing="1" w:after="100" w:afterAutospacing="1"/>
                  <w:jc w:val="left"/>
                </w:pPr>
              </w:pPrChange>
            </w:pPr>
            <w:ins w:id="1282" w:author="Thomas Carteret" w:date="2021-04-07T16:18:00Z">
              <w:r w:rsidRPr="00F72392">
                <w:rPr>
                  <w:rFonts w:ascii="Times New Roman" w:eastAsia="Times New Roman" w:hAnsi="Times New Roman" w:cs="Times New Roman"/>
                  <w:szCs w:val="24"/>
                  <w:lang w:eastAsia="fr-FR"/>
                </w:rPr>
                <w:t>Tolerance C</w:t>
              </w:r>
            </w:ins>
          </w:p>
        </w:tc>
        <w:tc>
          <w:tcPr>
            <w:tcW w:w="0" w:type="auto"/>
            <w:shd w:val="clear" w:color="auto" w:fill="C0B6F2"/>
            <w:vAlign w:val="center"/>
            <w:hideMark/>
          </w:tcPr>
          <w:p w14:paraId="4A1D1657" w14:textId="77777777" w:rsidR="009A6E69" w:rsidRPr="00F72392" w:rsidRDefault="009A6E69">
            <w:pPr>
              <w:spacing w:before="100" w:beforeAutospacing="1" w:after="100" w:afterAutospacing="1"/>
              <w:jc w:val="center"/>
              <w:rPr>
                <w:ins w:id="1283" w:author="Thomas Carteret" w:date="2021-04-07T16:18:00Z"/>
                <w:rFonts w:ascii="Times New Roman" w:eastAsia="Times New Roman" w:hAnsi="Times New Roman" w:cs="Times New Roman"/>
                <w:szCs w:val="24"/>
                <w:lang w:eastAsia="fr-FR"/>
              </w:rPr>
              <w:pPrChange w:id="1284" w:author="Thomas Carteret" w:date="2021-04-07T16:45:00Z">
                <w:pPr>
                  <w:spacing w:before="100" w:beforeAutospacing="1" w:after="100" w:afterAutospacing="1"/>
                  <w:jc w:val="left"/>
                </w:pPr>
              </w:pPrChange>
            </w:pPr>
            <w:ins w:id="1285" w:author="Thomas Carteret" w:date="2021-04-07T16:18:00Z">
              <w:r w:rsidRPr="00F72392">
                <w:rPr>
                  <w:rFonts w:ascii="Times New Roman" w:eastAsia="Times New Roman" w:hAnsi="Times New Roman" w:cs="Times New Roman"/>
                  <w:szCs w:val="24"/>
                  <w:lang w:eastAsia="fr-FR"/>
                </w:rPr>
                <w:t>Tolerance P</w:t>
              </w:r>
            </w:ins>
          </w:p>
        </w:tc>
      </w:tr>
    </w:tbl>
    <w:p w14:paraId="7D3E7B82" w14:textId="3EF5069A" w:rsidR="000E1B2F" w:rsidDel="009A6E69" w:rsidRDefault="000E1B2F">
      <w:pPr>
        <w:pStyle w:val="Titre4"/>
        <w:rPr>
          <w:del w:id="1286" w:author="Thomas Carteret" w:date="2021-04-07T16:18:00Z"/>
          <w:lang w:val="en-US"/>
        </w:rPr>
      </w:pPr>
      <w:del w:id="1287" w:author="Thomas Carteret" w:date="2021-04-07T16:18:00Z">
        <w:r w:rsidRPr="006A4396" w:rsidDel="009A6E69">
          <w:rPr>
            <w:caps w:val="0"/>
            <w:lang w:val="en-US"/>
          </w:rPr>
          <w:delText>Describe informally the expected behavior of the agent type.</w:delText>
        </w:r>
      </w:del>
    </w:p>
    <w:p w14:paraId="402FF53F" w14:textId="1D16B84B" w:rsidR="009A6E69" w:rsidRPr="009A6E69" w:rsidRDefault="009A6E69">
      <w:pPr>
        <w:spacing w:before="100" w:beforeAutospacing="1" w:after="100" w:afterAutospacing="1"/>
        <w:rPr>
          <w:ins w:id="1288" w:author="Thomas Carteret" w:date="2021-04-07T16:19:00Z"/>
          <w:lang w:val="en-US"/>
          <w:rPrChange w:id="1289" w:author="Thomas Carteret" w:date="2021-04-07T16:19:00Z">
            <w:rPr>
              <w:ins w:id="1290" w:author="Thomas Carteret" w:date="2021-04-07T16:19:00Z"/>
              <w:rFonts w:ascii="Times New Roman" w:eastAsia="Times New Roman" w:hAnsi="Times New Roman" w:cs="Times New Roman"/>
              <w:szCs w:val="24"/>
              <w:lang w:eastAsia="fr-FR"/>
            </w:rPr>
          </w:rPrChange>
        </w:rPr>
        <w:pPrChange w:id="1291" w:author="Thomas Carteret" w:date="2021-04-07T16:57:00Z">
          <w:pPr>
            <w:spacing w:before="100" w:beforeAutospacing="1" w:after="100" w:afterAutospacing="1"/>
            <w:jc w:val="left"/>
          </w:pPr>
        </w:pPrChange>
      </w:pPr>
      <w:ins w:id="1292" w:author="Thomas Carteret" w:date="2021-04-07T16:19:00Z">
        <w:r w:rsidRPr="009A6E69">
          <w:rPr>
            <w:lang w:val="en-US"/>
            <w:rPrChange w:id="1293" w:author="Thomas Carteret" w:date="2021-04-07T16:19:00Z">
              <w:rPr>
                <w:rFonts w:ascii="Times New Roman" w:eastAsia="Times New Roman" w:hAnsi="Times New Roman" w:cs="Times New Roman"/>
                <w:szCs w:val="24"/>
                <w:lang w:eastAsia="fr-FR"/>
              </w:rPr>
            </w:rPrChange>
          </w:rPr>
          <w:t xml:space="preserve">The behavior of the agents is based on their objective as well as the events happening in the environment they can perceive. The behavior of the agent is different for each type. Concerning the protestor this will depend on the state they are in: </w:t>
        </w:r>
      </w:ins>
    </w:p>
    <w:p w14:paraId="0AE042D0" w14:textId="0523A9F9" w:rsidR="009A6E69" w:rsidRPr="009A6E69" w:rsidRDefault="009A6E69" w:rsidP="009A6E69">
      <w:pPr>
        <w:numPr>
          <w:ilvl w:val="0"/>
          <w:numId w:val="13"/>
        </w:numPr>
        <w:spacing w:before="100" w:beforeAutospacing="1" w:after="100" w:afterAutospacing="1"/>
        <w:jc w:val="left"/>
        <w:rPr>
          <w:ins w:id="1294" w:author="Thomas Carteret" w:date="2021-04-07T16:19:00Z"/>
          <w:lang w:val="en-US"/>
          <w:rPrChange w:id="1295" w:author="Thomas Carteret" w:date="2021-04-07T16:19:00Z">
            <w:rPr>
              <w:ins w:id="1296" w:author="Thomas Carteret" w:date="2021-04-07T16:19:00Z"/>
              <w:rFonts w:ascii="Times New Roman" w:eastAsia="Times New Roman" w:hAnsi="Times New Roman" w:cs="Times New Roman"/>
              <w:szCs w:val="24"/>
              <w:lang w:eastAsia="fr-FR"/>
            </w:rPr>
          </w:rPrChange>
        </w:rPr>
      </w:pPr>
      <w:ins w:id="1297" w:author="Thomas Carteret" w:date="2021-04-07T16:19:00Z">
        <w:r w:rsidRPr="009A6E69">
          <w:rPr>
            <w:lang w:val="en-US"/>
            <w:rPrChange w:id="1298" w:author="Thomas Carteret" w:date="2021-04-07T16:19:00Z">
              <w:rPr>
                <w:rFonts w:ascii="Times New Roman" w:eastAsia="Times New Roman" w:hAnsi="Times New Roman" w:cs="Times New Roman"/>
                <w:szCs w:val="24"/>
                <w:lang w:eastAsia="fr-FR"/>
              </w:rPr>
            </w:rPrChange>
          </w:rPr>
          <w:t xml:space="preserve">in </w:t>
        </w:r>
      </w:ins>
      <w:ins w:id="1299" w:author="Thomas Carteret" w:date="2021-04-07T16:46:00Z">
        <w:r w:rsidR="00F72392" w:rsidRPr="009A6E69">
          <w:rPr>
            <w:lang w:val="en-US"/>
          </w:rPr>
          <w:t>aggressive</w:t>
        </w:r>
      </w:ins>
      <w:ins w:id="1300" w:author="Thomas Carteret" w:date="2021-04-07T16:19:00Z">
        <w:r w:rsidRPr="009A6E69">
          <w:rPr>
            <w:lang w:val="en-US"/>
            <w:rPrChange w:id="1301" w:author="Thomas Carteret" w:date="2021-04-07T16:19:00Z">
              <w:rPr>
                <w:rFonts w:ascii="Times New Roman" w:eastAsia="Times New Roman" w:hAnsi="Times New Roman" w:cs="Times New Roman"/>
                <w:szCs w:val="24"/>
                <w:lang w:eastAsia="fr-FR"/>
              </w:rPr>
            </w:rPrChange>
          </w:rPr>
          <w:t xml:space="preserve"> mode they will try to break some elements of the environment</w:t>
        </w:r>
      </w:ins>
    </w:p>
    <w:p w14:paraId="586FDFA1" w14:textId="77777777" w:rsidR="009A6E69" w:rsidRPr="009A6E69" w:rsidRDefault="009A6E69" w:rsidP="009A6E69">
      <w:pPr>
        <w:numPr>
          <w:ilvl w:val="0"/>
          <w:numId w:val="13"/>
        </w:numPr>
        <w:spacing w:before="100" w:beforeAutospacing="1" w:after="100" w:afterAutospacing="1"/>
        <w:jc w:val="left"/>
        <w:rPr>
          <w:ins w:id="1302" w:author="Thomas Carteret" w:date="2021-04-07T16:19:00Z"/>
          <w:lang w:val="en-US"/>
          <w:rPrChange w:id="1303" w:author="Thomas Carteret" w:date="2021-04-07T16:19:00Z">
            <w:rPr>
              <w:ins w:id="1304" w:author="Thomas Carteret" w:date="2021-04-07T16:19:00Z"/>
              <w:rFonts w:ascii="Times New Roman" w:eastAsia="Times New Roman" w:hAnsi="Times New Roman" w:cs="Times New Roman"/>
              <w:szCs w:val="24"/>
              <w:lang w:eastAsia="fr-FR"/>
            </w:rPr>
          </w:rPrChange>
        </w:rPr>
      </w:pPr>
      <w:ins w:id="1305" w:author="Thomas Carteret" w:date="2021-04-07T16:19:00Z">
        <w:r w:rsidRPr="009A6E69">
          <w:rPr>
            <w:lang w:val="en-US"/>
            <w:rPrChange w:id="1306" w:author="Thomas Carteret" w:date="2021-04-07T16:19:00Z">
              <w:rPr>
                <w:rFonts w:ascii="Times New Roman" w:eastAsia="Times New Roman" w:hAnsi="Times New Roman" w:cs="Times New Roman"/>
                <w:szCs w:val="24"/>
                <w:lang w:eastAsia="fr-FR"/>
              </w:rPr>
            </w:rPrChange>
          </w:rPr>
          <w:t>in normal/civil mode they will try to reach a zone set up as their arrival</w:t>
        </w:r>
      </w:ins>
    </w:p>
    <w:p w14:paraId="590B266C" w14:textId="1FD50C90" w:rsidR="009A6E69" w:rsidRPr="00F72392" w:rsidRDefault="009A6E69">
      <w:pPr>
        <w:numPr>
          <w:ilvl w:val="0"/>
          <w:numId w:val="13"/>
        </w:numPr>
        <w:spacing w:before="100" w:beforeAutospacing="1" w:after="100" w:afterAutospacing="1"/>
        <w:jc w:val="left"/>
        <w:rPr>
          <w:ins w:id="1307" w:author="Thomas Carteret" w:date="2021-04-07T16:19:00Z"/>
          <w:lang w:val="en-US"/>
        </w:rPr>
        <w:pPrChange w:id="1308" w:author="Thomas Carteret" w:date="2021-04-07T16:19:00Z">
          <w:pPr/>
        </w:pPrChange>
      </w:pPr>
      <w:ins w:id="1309" w:author="Thomas Carteret" w:date="2021-04-07T16:19:00Z">
        <w:r w:rsidRPr="009A6E69">
          <w:rPr>
            <w:lang w:val="en-US"/>
            <w:rPrChange w:id="1310" w:author="Thomas Carteret" w:date="2021-04-07T16:19:00Z">
              <w:rPr>
                <w:rFonts w:ascii="Times New Roman" w:eastAsia="Times New Roman" w:hAnsi="Times New Roman" w:cs="Times New Roman"/>
                <w:szCs w:val="24"/>
                <w:lang w:eastAsia="fr-FR"/>
              </w:rPr>
            </w:rPrChange>
          </w:rPr>
          <w:t>in panic mode they will try to flee things they consider as dangerous</w:t>
        </w:r>
      </w:ins>
    </w:p>
    <w:p w14:paraId="61151EAA" w14:textId="77777777" w:rsidR="000E1B2F" w:rsidRPr="006A4396" w:rsidRDefault="000E1B2F" w:rsidP="000E1B2F">
      <w:pPr>
        <w:pStyle w:val="Titre4"/>
        <w:rPr>
          <w:lang w:val="en-US"/>
        </w:rPr>
      </w:pPr>
      <w:r w:rsidRPr="006A4396">
        <w:rPr>
          <w:lang w:val="en-US"/>
        </w:rPr>
        <w:t xml:space="preserve">2.2.1.2. </w:t>
      </w:r>
      <w:r w:rsidR="00803966" w:rsidRPr="006A4396">
        <w:rPr>
          <w:lang w:val="en-US"/>
        </w:rPr>
        <w:t>Key properties</w:t>
      </w:r>
    </w:p>
    <w:p w14:paraId="1D25F936" w14:textId="2C7EE642" w:rsidR="00747DFA" w:rsidRPr="00747DFA" w:rsidRDefault="00747DFA">
      <w:pPr>
        <w:spacing w:before="100" w:beforeAutospacing="1" w:after="100" w:afterAutospacing="1"/>
        <w:ind w:firstLine="708"/>
        <w:rPr>
          <w:ins w:id="1311" w:author="Thomas Carteret" w:date="2021-04-07T16:20:00Z"/>
          <w:lang w:val="en-US"/>
          <w:rPrChange w:id="1312" w:author="Thomas Carteret" w:date="2021-04-07T16:21:00Z">
            <w:rPr>
              <w:ins w:id="1313" w:author="Thomas Carteret" w:date="2021-04-07T16:20:00Z"/>
              <w:rFonts w:ascii="Times New Roman" w:eastAsia="Times New Roman" w:hAnsi="Times New Roman" w:cs="Times New Roman"/>
              <w:szCs w:val="24"/>
              <w:lang w:eastAsia="fr-FR"/>
            </w:rPr>
          </w:rPrChange>
        </w:rPr>
        <w:pPrChange w:id="1314" w:author="Thomas Carteret" w:date="2021-04-07T16:57:00Z">
          <w:pPr>
            <w:spacing w:before="100" w:beforeAutospacing="1" w:after="100" w:afterAutospacing="1"/>
            <w:jc w:val="left"/>
          </w:pPr>
        </w:pPrChange>
      </w:pPr>
      <w:ins w:id="1315" w:author="Thomas Carteret" w:date="2021-04-07T16:20:00Z">
        <w:r w:rsidRPr="00747DFA">
          <w:rPr>
            <w:lang w:val="en-US"/>
            <w:rPrChange w:id="1316" w:author="Thomas Carteret" w:date="2021-04-07T16:21:00Z">
              <w:rPr>
                <w:rFonts w:ascii="Times New Roman" w:eastAsia="Times New Roman" w:hAnsi="Times New Roman" w:cs="Times New Roman"/>
                <w:szCs w:val="24"/>
                <w:lang w:eastAsia="fr-FR"/>
              </w:rPr>
            </w:rPrChange>
          </w:rPr>
          <w:t xml:space="preserve">Concerning the protestors, they will have a level of </w:t>
        </w:r>
      </w:ins>
      <w:ins w:id="1317" w:author="Thomas Carteret" w:date="2021-04-07T16:46:00Z">
        <w:r w:rsidR="00F72392" w:rsidRPr="00747DFA">
          <w:rPr>
            <w:lang w:val="en-US"/>
          </w:rPr>
          <w:t>aggressiveness</w:t>
        </w:r>
      </w:ins>
      <w:ins w:id="1318" w:author="Thomas Carteret" w:date="2021-04-07T16:20:00Z">
        <w:r w:rsidRPr="00747DFA">
          <w:rPr>
            <w:lang w:val="en-US"/>
            <w:rPrChange w:id="1319" w:author="Thomas Carteret" w:date="2021-04-07T16:21:00Z">
              <w:rPr>
                <w:rFonts w:ascii="Times New Roman" w:eastAsia="Times New Roman" w:hAnsi="Times New Roman" w:cs="Times New Roman"/>
                <w:szCs w:val="24"/>
                <w:lang w:eastAsia="fr-FR"/>
              </w:rPr>
            </w:rPrChange>
          </w:rPr>
          <w:t xml:space="preserve"> which will decide the state they are in. This level of </w:t>
        </w:r>
      </w:ins>
      <w:ins w:id="1320" w:author="Thomas Carteret" w:date="2021-04-07T16:46:00Z">
        <w:r w:rsidR="00F72392" w:rsidRPr="00747DFA">
          <w:rPr>
            <w:lang w:val="en-US"/>
          </w:rPr>
          <w:t>aggressiveness</w:t>
        </w:r>
      </w:ins>
      <w:ins w:id="1321" w:author="Thomas Carteret" w:date="2021-04-07T16:20:00Z">
        <w:r w:rsidRPr="00747DFA">
          <w:rPr>
            <w:lang w:val="en-US"/>
            <w:rPrChange w:id="1322" w:author="Thomas Carteret" w:date="2021-04-07T16:21:00Z">
              <w:rPr>
                <w:rFonts w:ascii="Times New Roman" w:eastAsia="Times New Roman" w:hAnsi="Times New Roman" w:cs="Times New Roman"/>
                <w:szCs w:val="24"/>
                <w:lang w:eastAsia="fr-FR"/>
              </w:rPr>
            </w:rPrChange>
          </w:rPr>
          <w:t xml:space="preserve"> will be shown as a number </w:t>
        </w:r>
      </w:ins>
      <w:ins w:id="1323" w:author="Thomas Carteret" w:date="2021-04-07T16:46:00Z">
        <w:r w:rsidR="00F72392" w:rsidRPr="00747DFA">
          <w:rPr>
            <w:lang w:val="en-US"/>
          </w:rPr>
          <w:t>between</w:t>
        </w:r>
      </w:ins>
      <w:ins w:id="1324" w:author="Thomas Carteret" w:date="2021-04-07T16:20:00Z">
        <w:r w:rsidRPr="00747DFA">
          <w:rPr>
            <w:lang w:val="en-US"/>
            <w:rPrChange w:id="1325" w:author="Thomas Carteret" w:date="2021-04-07T16:21:00Z">
              <w:rPr>
                <w:rFonts w:ascii="Times New Roman" w:eastAsia="Times New Roman" w:hAnsi="Times New Roman" w:cs="Times New Roman"/>
                <w:szCs w:val="24"/>
                <w:lang w:eastAsia="fr-FR"/>
              </w:rPr>
            </w:rPrChange>
          </w:rPr>
          <w:t xml:space="preserve"> 0 and 100 (</w:t>
        </w:r>
        <w:r w:rsidRPr="00747DFA">
          <w:rPr>
            <w:lang w:val="en-US"/>
            <w:rPrChange w:id="1326" w:author="Thomas Carteret" w:date="2021-04-07T16:21:00Z">
              <w:rPr>
                <w:rFonts w:ascii="Times New Roman" w:eastAsia="Times New Roman" w:hAnsi="Times New Roman" w:cs="Times New Roman"/>
                <w:color w:val="FF5630"/>
                <w:szCs w:val="24"/>
                <w:lang w:eastAsia="fr-FR"/>
              </w:rPr>
            </w:rPrChange>
          </w:rPr>
          <w:t>still not decided</w:t>
        </w:r>
        <w:r w:rsidRPr="00747DFA">
          <w:rPr>
            <w:lang w:val="en-US"/>
            <w:rPrChange w:id="1327" w:author="Thomas Carteret" w:date="2021-04-07T16:21:00Z">
              <w:rPr>
                <w:rFonts w:ascii="Times New Roman" w:eastAsia="Times New Roman" w:hAnsi="Times New Roman" w:cs="Times New Roman"/>
                <w:szCs w:val="24"/>
                <w:lang w:eastAsia="fr-FR"/>
              </w:rPr>
            </w:rPrChange>
          </w:rPr>
          <w:t>). Moreover, the protestors will have a level of tolerance (</w:t>
        </w:r>
        <w:r w:rsidRPr="00747DFA">
          <w:rPr>
            <w:lang w:val="en-US"/>
            <w:rPrChange w:id="1328" w:author="Thomas Carteret" w:date="2021-04-07T16:21:00Z">
              <w:rPr>
                <w:rFonts w:ascii="Times New Roman" w:eastAsia="Times New Roman" w:hAnsi="Times New Roman" w:cs="Times New Roman"/>
                <w:color w:val="FF5630"/>
                <w:szCs w:val="24"/>
                <w:lang w:eastAsia="fr-FR"/>
              </w:rPr>
            </w:rPrChange>
          </w:rPr>
          <w:t>randomly generated or decided</w:t>
        </w:r>
        <w:r w:rsidRPr="00747DFA">
          <w:rPr>
            <w:lang w:val="en-US"/>
            <w:rPrChange w:id="1329" w:author="Thomas Carteret" w:date="2021-04-07T16:21:00Z">
              <w:rPr>
                <w:rFonts w:ascii="Times New Roman" w:eastAsia="Times New Roman" w:hAnsi="Times New Roman" w:cs="Times New Roman"/>
                <w:szCs w:val="24"/>
                <w:lang w:eastAsia="fr-FR"/>
              </w:rPr>
            </w:rPrChange>
          </w:rPr>
          <w:t>), this tolerance will make it so that the agent will evolve quicker or slower toward a certain state.</w:t>
        </w:r>
      </w:ins>
    </w:p>
    <w:p w14:paraId="02464417" w14:textId="11FC7520" w:rsidR="000E1B2F" w:rsidRPr="006A4396" w:rsidDel="00747DFA" w:rsidRDefault="00803966" w:rsidP="000E1B2F">
      <w:pPr>
        <w:rPr>
          <w:del w:id="1330" w:author="Thomas Carteret" w:date="2021-04-07T16:20:00Z"/>
          <w:lang w:val="en-US"/>
        </w:rPr>
      </w:pPr>
      <w:del w:id="1331" w:author="Thomas Carteret" w:date="2021-04-07T16:20:00Z">
        <w:r w:rsidRPr="006A4396" w:rsidDel="00747DFA">
          <w:rPr>
            <w:lang w:val="en-US"/>
          </w:rPr>
          <w:delText>List the key properties that the agent behavior is used (level of stress, life level, preferences, etc.)</w:delText>
        </w:r>
        <w:r w:rsidR="000E1B2F" w:rsidRPr="006A4396" w:rsidDel="00747DFA">
          <w:rPr>
            <w:lang w:val="en-US"/>
          </w:rPr>
          <w:delText>.</w:delText>
        </w:r>
      </w:del>
    </w:p>
    <w:p w14:paraId="5CAEE226" w14:textId="77777777" w:rsidR="00803966" w:rsidRPr="006A4396" w:rsidRDefault="00803966" w:rsidP="00803966">
      <w:pPr>
        <w:pStyle w:val="Titre4"/>
        <w:rPr>
          <w:lang w:val="en-US"/>
        </w:rPr>
      </w:pPr>
      <w:r w:rsidRPr="006A4396">
        <w:rPr>
          <w:lang w:val="en-US"/>
        </w:rPr>
        <w:t>2.2.1.3. Interaction with other agent types</w:t>
      </w:r>
    </w:p>
    <w:p w14:paraId="179B6FAB" w14:textId="080DAF38" w:rsidR="00747DFA" w:rsidRPr="00747DFA" w:rsidRDefault="00747DFA">
      <w:pPr>
        <w:spacing w:before="100" w:beforeAutospacing="1" w:after="100" w:afterAutospacing="1"/>
        <w:rPr>
          <w:ins w:id="1332" w:author="Thomas Carteret" w:date="2021-04-07T16:21:00Z"/>
          <w:lang w:val="en-US"/>
          <w:rPrChange w:id="1333" w:author="Thomas Carteret" w:date="2021-04-07T16:22:00Z">
            <w:rPr>
              <w:ins w:id="1334" w:author="Thomas Carteret" w:date="2021-04-07T16:21:00Z"/>
              <w:rFonts w:ascii="Times New Roman" w:eastAsia="Times New Roman" w:hAnsi="Times New Roman" w:cs="Times New Roman"/>
              <w:szCs w:val="24"/>
              <w:lang w:eastAsia="fr-FR"/>
            </w:rPr>
          </w:rPrChange>
        </w:rPr>
        <w:pPrChange w:id="1335" w:author="Thomas Carteret" w:date="2021-04-07T16:57:00Z">
          <w:pPr>
            <w:spacing w:before="100" w:beforeAutospacing="1" w:after="100" w:afterAutospacing="1"/>
            <w:jc w:val="left"/>
          </w:pPr>
        </w:pPrChange>
      </w:pPr>
      <w:ins w:id="1336" w:author="Thomas Carteret" w:date="2021-04-07T16:21:00Z">
        <w:r w:rsidRPr="00747DFA">
          <w:rPr>
            <w:lang w:val="en-US"/>
            <w:rPrChange w:id="1337" w:author="Thomas Carteret" w:date="2021-04-07T16:22:00Z">
              <w:rPr>
                <w:rFonts w:ascii="Times New Roman" w:eastAsia="Times New Roman" w:hAnsi="Times New Roman" w:cs="Times New Roman"/>
                <w:szCs w:val="24"/>
                <w:lang w:eastAsia="fr-FR"/>
              </w:rPr>
            </w:rPrChange>
          </w:rPr>
          <w:t xml:space="preserve">The protestors will be influenced by the actions and </w:t>
        </w:r>
      </w:ins>
      <w:ins w:id="1338" w:author="Thomas Carteret" w:date="2021-04-07T16:46:00Z">
        <w:r w:rsidR="00F72392" w:rsidRPr="00747DFA">
          <w:rPr>
            <w:lang w:val="en-US"/>
          </w:rPr>
          <w:t>behaviors</w:t>
        </w:r>
      </w:ins>
      <w:ins w:id="1339" w:author="Thomas Carteret" w:date="2021-04-07T16:21:00Z">
        <w:r w:rsidRPr="00747DFA">
          <w:rPr>
            <w:lang w:val="en-US"/>
            <w:rPrChange w:id="1340" w:author="Thomas Carteret" w:date="2021-04-07T16:22:00Z">
              <w:rPr>
                <w:rFonts w:ascii="Times New Roman" w:eastAsia="Times New Roman" w:hAnsi="Times New Roman" w:cs="Times New Roman"/>
                <w:szCs w:val="24"/>
                <w:lang w:eastAsia="fr-FR"/>
              </w:rPr>
            </w:rPrChange>
          </w:rPr>
          <w:t xml:space="preserve"> of other agents in their field of view.</w:t>
        </w:r>
      </w:ins>
    </w:p>
    <w:p w14:paraId="4117BC1A" w14:textId="67CFE1B5" w:rsidR="00747DFA" w:rsidRPr="00747DFA" w:rsidRDefault="00747DFA">
      <w:pPr>
        <w:spacing w:before="100" w:beforeAutospacing="1" w:after="100" w:afterAutospacing="1"/>
        <w:rPr>
          <w:ins w:id="1341" w:author="Thomas Carteret" w:date="2021-04-07T16:21:00Z"/>
          <w:lang w:val="en-US"/>
          <w:rPrChange w:id="1342" w:author="Thomas Carteret" w:date="2021-04-07T16:22:00Z">
            <w:rPr>
              <w:ins w:id="1343" w:author="Thomas Carteret" w:date="2021-04-07T16:21:00Z"/>
              <w:rFonts w:ascii="Times New Roman" w:eastAsia="Times New Roman" w:hAnsi="Times New Roman" w:cs="Times New Roman"/>
              <w:szCs w:val="24"/>
              <w:lang w:eastAsia="fr-FR"/>
            </w:rPr>
          </w:rPrChange>
        </w:rPr>
        <w:pPrChange w:id="1344" w:author="Thomas Carteret" w:date="2021-04-07T16:57:00Z">
          <w:pPr>
            <w:spacing w:before="100" w:beforeAutospacing="1" w:after="100" w:afterAutospacing="1"/>
            <w:jc w:val="left"/>
          </w:pPr>
        </w:pPrChange>
      </w:pPr>
      <w:ins w:id="1345" w:author="Thomas Carteret" w:date="2021-04-07T16:21:00Z">
        <w:r w:rsidRPr="00747DFA">
          <w:rPr>
            <w:lang w:val="en-US"/>
            <w:rPrChange w:id="1346" w:author="Thomas Carteret" w:date="2021-04-07T16:22:00Z">
              <w:rPr>
                <w:rFonts w:ascii="Times New Roman" w:eastAsia="Times New Roman" w:hAnsi="Times New Roman" w:cs="Times New Roman"/>
                <w:szCs w:val="24"/>
                <w:lang w:eastAsia="fr-FR"/>
              </w:rPr>
            </w:rPrChange>
          </w:rPr>
          <w:t xml:space="preserve">Interaction with other </w:t>
        </w:r>
      </w:ins>
      <w:ins w:id="1347" w:author="Thomas Carteret" w:date="2021-04-07T16:47:00Z">
        <w:r w:rsidR="00F72392" w:rsidRPr="00747DFA">
          <w:rPr>
            <w:lang w:val="en-US"/>
          </w:rPr>
          <w:t>protestors:</w:t>
        </w:r>
      </w:ins>
      <w:ins w:id="1348" w:author="Thomas Carteret" w:date="2021-04-07T16:21:00Z">
        <w:r w:rsidRPr="00747DFA">
          <w:rPr>
            <w:lang w:val="en-US"/>
            <w:rPrChange w:id="1349" w:author="Thomas Carteret" w:date="2021-04-07T16:22:00Z">
              <w:rPr>
                <w:rFonts w:ascii="Times New Roman" w:eastAsia="Times New Roman" w:hAnsi="Times New Roman" w:cs="Times New Roman"/>
                <w:szCs w:val="24"/>
                <w:lang w:eastAsia="fr-FR"/>
              </w:rPr>
            </w:rPrChange>
          </w:rPr>
          <w:t xml:space="preserve"> protestors will influence </w:t>
        </w:r>
      </w:ins>
      <w:ins w:id="1350" w:author="Thomas Carteret" w:date="2021-04-07T16:47:00Z">
        <w:r w:rsidR="00F72392" w:rsidRPr="00747DFA">
          <w:rPr>
            <w:lang w:val="en-US"/>
          </w:rPr>
          <w:t>each other’s</w:t>
        </w:r>
      </w:ins>
      <w:ins w:id="1351" w:author="Thomas Carteret" w:date="2021-04-07T16:21:00Z">
        <w:r w:rsidRPr="00747DFA">
          <w:rPr>
            <w:lang w:val="en-US"/>
            <w:rPrChange w:id="1352" w:author="Thomas Carteret" w:date="2021-04-07T16:22:00Z">
              <w:rPr>
                <w:rFonts w:ascii="Times New Roman" w:eastAsia="Times New Roman" w:hAnsi="Times New Roman" w:cs="Times New Roman"/>
                <w:szCs w:val="24"/>
                <w:lang w:eastAsia="fr-FR"/>
              </w:rPr>
            </w:rPrChange>
          </w:rPr>
          <w:t xml:space="preserve"> paths and depending on the state of the protestor encountered it may have an effect on the level of </w:t>
        </w:r>
      </w:ins>
      <w:ins w:id="1353" w:author="Thomas Carteret" w:date="2021-04-07T16:47:00Z">
        <w:r w:rsidR="00F72392" w:rsidRPr="00747DFA">
          <w:rPr>
            <w:lang w:val="en-US"/>
          </w:rPr>
          <w:t>aggressiveness</w:t>
        </w:r>
      </w:ins>
      <w:ins w:id="1354" w:author="Thomas Carteret" w:date="2021-04-07T16:21:00Z">
        <w:r w:rsidRPr="00747DFA">
          <w:rPr>
            <w:lang w:val="en-US"/>
            <w:rPrChange w:id="1355" w:author="Thomas Carteret" w:date="2021-04-07T16:22:00Z">
              <w:rPr>
                <w:rFonts w:ascii="Times New Roman" w:eastAsia="Times New Roman" w:hAnsi="Times New Roman" w:cs="Times New Roman"/>
                <w:szCs w:val="24"/>
                <w:lang w:eastAsia="fr-FR"/>
              </w:rPr>
            </w:rPrChange>
          </w:rPr>
          <w:t xml:space="preserve">. </w:t>
        </w:r>
      </w:ins>
    </w:p>
    <w:p w14:paraId="46980823" w14:textId="6B3E2AA2" w:rsidR="00747DFA" w:rsidRPr="00747DFA" w:rsidRDefault="00747DFA">
      <w:pPr>
        <w:spacing w:before="100" w:beforeAutospacing="1" w:after="100" w:afterAutospacing="1"/>
        <w:rPr>
          <w:ins w:id="1356" w:author="Thomas Carteret" w:date="2021-04-07T16:21:00Z"/>
          <w:lang w:val="en-US"/>
          <w:rPrChange w:id="1357" w:author="Thomas Carteret" w:date="2021-04-07T16:22:00Z">
            <w:rPr>
              <w:ins w:id="1358" w:author="Thomas Carteret" w:date="2021-04-07T16:21:00Z"/>
              <w:rFonts w:ascii="Times New Roman" w:eastAsia="Times New Roman" w:hAnsi="Times New Roman" w:cs="Times New Roman"/>
              <w:szCs w:val="24"/>
              <w:lang w:eastAsia="fr-FR"/>
            </w:rPr>
          </w:rPrChange>
        </w:rPr>
        <w:pPrChange w:id="1359" w:author="Thomas Carteret" w:date="2021-04-07T16:57:00Z">
          <w:pPr>
            <w:spacing w:before="100" w:beforeAutospacing="1" w:after="100" w:afterAutospacing="1"/>
            <w:jc w:val="left"/>
          </w:pPr>
        </w:pPrChange>
      </w:pPr>
      <w:ins w:id="1360" w:author="Thomas Carteret" w:date="2021-04-07T16:21:00Z">
        <w:r w:rsidRPr="00747DFA">
          <w:rPr>
            <w:lang w:val="en-US"/>
            <w:rPrChange w:id="1361" w:author="Thomas Carteret" w:date="2021-04-07T16:22:00Z">
              <w:rPr>
                <w:rFonts w:ascii="Times New Roman" w:eastAsia="Times New Roman" w:hAnsi="Times New Roman" w:cs="Times New Roman"/>
                <w:szCs w:val="24"/>
                <w:lang w:eastAsia="fr-FR"/>
              </w:rPr>
            </w:rPrChange>
          </w:rPr>
          <w:t xml:space="preserve">Interaction with </w:t>
        </w:r>
      </w:ins>
      <w:ins w:id="1362" w:author="Thomas Carteret" w:date="2021-04-07T16:47:00Z">
        <w:r w:rsidR="00F72392" w:rsidRPr="00747DFA">
          <w:rPr>
            <w:lang w:val="en-US"/>
          </w:rPr>
          <w:t>CRS:</w:t>
        </w:r>
      </w:ins>
      <w:ins w:id="1363" w:author="Thomas Carteret" w:date="2021-04-07T16:21:00Z">
        <w:r w:rsidRPr="00747DFA">
          <w:rPr>
            <w:lang w:val="en-US"/>
            <w:rPrChange w:id="1364" w:author="Thomas Carteret" w:date="2021-04-07T16:22:00Z">
              <w:rPr>
                <w:rFonts w:ascii="Times New Roman" w:eastAsia="Times New Roman" w:hAnsi="Times New Roman" w:cs="Times New Roman"/>
                <w:szCs w:val="24"/>
                <w:lang w:eastAsia="fr-FR"/>
              </w:rPr>
            </w:rPrChange>
          </w:rPr>
          <w:t xml:space="preserve"> The CRS will </w:t>
        </w:r>
      </w:ins>
      <w:ins w:id="1365" w:author="Thomas Carteret" w:date="2021-04-07T16:47:00Z">
        <w:r w:rsidR="00F72392" w:rsidRPr="00747DFA">
          <w:rPr>
            <w:lang w:val="en-US"/>
          </w:rPr>
          <w:t>affect</w:t>
        </w:r>
      </w:ins>
      <w:ins w:id="1366" w:author="Thomas Carteret" w:date="2021-04-07T16:21:00Z">
        <w:r w:rsidRPr="00747DFA">
          <w:rPr>
            <w:lang w:val="en-US"/>
            <w:rPrChange w:id="1367" w:author="Thomas Carteret" w:date="2021-04-07T16:22:00Z">
              <w:rPr>
                <w:rFonts w:ascii="Times New Roman" w:eastAsia="Times New Roman" w:hAnsi="Times New Roman" w:cs="Times New Roman"/>
                <w:szCs w:val="24"/>
                <w:lang w:eastAsia="fr-FR"/>
              </w:rPr>
            </w:rPrChange>
          </w:rPr>
          <w:t xml:space="preserve"> the path of the protestors, have an influence on the protestors level of aggressiveness, and will be able to despawn a protestor with a certain amount of aggressiveness.</w:t>
        </w:r>
      </w:ins>
    </w:p>
    <w:p w14:paraId="1184BE96" w14:textId="77777777" w:rsidR="00F72392" w:rsidRDefault="00F72392">
      <w:pPr>
        <w:spacing w:before="0" w:after="0"/>
        <w:jc w:val="left"/>
        <w:rPr>
          <w:ins w:id="1368" w:author="Thomas Carteret" w:date="2021-04-07T16:51:00Z"/>
          <w:caps/>
          <w:color w:val="9BBB59" w:themeColor="accent3"/>
          <w:spacing w:val="10"/>
          <w:sz w:val="22"/>
          <w:szCs w:val="22"/>
          <w:lang w:val="en-US"/>
        </w:rPr>
      </w:pPr>
      <w:ins w:id="1369" w:author="Thomas Carteret" w:date="2021-04-07T16:51:00Z">
        <w:r>
          <w:rPr>
            <w:lang w:val="en-US"/>
          </w:rPr>
          <w:br w:type="page"/>
        </w:r>
      </w:ins>
    </w:p>
    <w:p w14:paraId="3C26A3B3" w14:textId="38D2FEC6" w:rsidR="00803966" w:rsidRPr="006A4396" w:rsidDel="00747DFA" w:rsidRDefault="00803966" w:rsidP="00803966">
      <w:pPr>
        <w:rPr>
          <w:del w:id="1370" w:author="Thomas Carteret" w:date="2021-04-07T16:21:00Z"/>
          <w:lang w:val="en-US"/>
        </w:rPr>
      </w:pPr>
      <w:del w:id="1371" w:author="Thomas Carteret" w:date="2021-04-07T16:21:00Z">
        <w:r w:rsidRPr="006A4396" w:rsidDel="00747DFA">
          <w:rPr>
            <w:lang w:val="en-US"/>
          </w:rPr>
          <w:lastRenderedPageBreak/>
          <w:delText>List the interactions with the other agent types, and the impact on the current agent behavior.</w:delText>
        </w:r>
      </w:del>
    </w:p>
    <w:p w14:paraId="3162D6FB" w14:textId="77777777" w:rsidR="00803966" w:rsidRPr="006A4396" w:rsidRDefault="00803966" w:rsidP="00803966">
      <w:pPr>
        <w:pStyle w:val="Titre4"/>
        <w:rPr>
          <w:lang w:val="en-US"/>
        </w:rPr>
      </w:pPr>
      <w:r w:rsidRPr="006A4396">
        <w:rPr>
          <w:lang w:val="en-US"/>
        </w:rPr>
        <w:t>2.2.1.4. Interaction with Environment objects</w:t>
      </w:r>
    </w:p>
    <w:p w14:paraId="3FD49E0B" w14:textId="6AE13EB3" w:rsidR="00747DFA" w:rsidRPr="00747DFA" w:rsidRDefault="00747DFA" w:rsidP="00747DFA">
      <w:pPr>
        <w:spacing w:before="100" w:beforeAutospacing="1" w:after="100" w:afterAutospacing="1"/>
        <w:jc w:val="left"/>
        <w:rPr>
          <w:ins w:id="1372" w:author="Thomas Carteret" w:date="2021-04-07T16:21:00Z"/>
          <w:lang w:val="en-US"/>
          <w:rPrChange w:id="1373" w:author="Thomas Carteret" w:date="2021-04-07T16:22:00Z">
            <w:rPr>
              <w:ins w:id="1374" w:author="Thomas Carteret" w:date="2021-04-07T16:21:00Z"/>
              <w:rFonts w:ascii="Times New Roman" w:eastAsia="Times New Roman" w:hAnsi="Times New Roman" w:cs="Times New Roman"/>
              <w:szCs w:val="24"/>
              <w:lang w:eastAsia="fr-FR"/>
            </w:rPr>
          </w:rPrChange>
        </w:rPr>
      </w:pPr>
      <w:ins w:id="1375" w:author="Thomas Carteret" w:date="2021-04-07T16:21:00Z">
        <w:r w:rsidRPr="00747DFA">
          <w:rPr>
            <w:lang w:val="en-US"/>
            <w:rPrChange w:id="1376" w:author="Thomas Carteret" w:date="2021-04-07T16:22:00Z">
              <w:rPr>
                <w:rFonts w:ascii="Times New Roman" w:eastAsia="Times New Roman" w:hAnsi="Times New Roman" w:cs="Times New Roman"/>
                <w:szCs w:val="24"/>
                <w:lang w:eastAsia="fr-FR"/>
              </w:rPr>
            </w:rPrChange>
          </w:rPr>
          <w:t xml:space="preserve">For the different state of the protestor </w:t>
        </w:r>
      </w:ins>
      <w:ins w:id="1377" w:author="Thomas Carteret" w:date="2021-04-07T16:47:00Z">
        <w:r w:rsidR="00F72392" w:rsidRPr="00747DFA">
          <w:rPr>
            <w:lang w:val="en-US"/>
          </w:rPr>
          <w:t>agent:</w:t>
        </w:r>
      </w:ins>
    </w:p>
    <w:p w14:paraId="5ABFD892" w14:textId="29B3F2F4" w:rsidR="00747DFA" w:rsidRPr="00747DFA" w:rsidRDefault="00747DFA">
      <w:pPr>
        <w:pStyle w:val="Paragraphedeliste"/>
        <w:numPr>
          <w:ilvl w:val="0"/>
          <w:numId w:val="15"/>
        </w:numPr>
        <w:spacing w:before="100" w:beforeAutospacing="1" w:after="100" w:afterAutospacing="1"/>
        <w:jc w:val="left"/>
        <w:rPr>
          <w:ins w:id="1378" w:author="Thomas Carteret" w:date="2021-04-07T16:21:00Z"/>
          <w:lang w:val="en-US"/>
          <w:rPrChange w:id="1379" w:author="Thomas Carteret" w:date="2021-04-07T16:22:00Z">
            <w:rPr>
              <w:ins w:id="1380" w:author="Thomas Carteret" w:date="2021-04-07T16:21:00Z"/>
              <w:rFonts w:ascii="Times New Roman" w:eastAsia="Times New Roman" w:hAnsi="Times New Roman" w:cs="Times New Roman"/>
              <w:szCs w:val="24"/>
              <w:lang w:eastAsia="fr-FR"/>
            </w:rPr>
          </w:rPrChange>
        </w:rPr>
        <w:pPrChange w:id="1381" w:author="Thomas Carteret" w:date="2021-04-07T16:22:00Z">
          <w:pPr>
            <w:numPr>
              <w:numId w:val="14"/>
            </w:numPr>
            <w:tabs>
              <w:tab w:val="num" w:pos="720"/>
            </w:tabs>
            <w:spacing w:before="100" w:beforeAutospacing="1" w:after="100" w:afterAutospacing="1"/>
            <w:ind w:left="720" w:hanging="360"/>
            <w:jc w:val="left"/>
          </w:pPr>
        </w:pPrChange>
      </w:pPr>
      <w:ins w:id="1382" w:author="Thomas Carteret" w:date="2021-04-07T16:21:00Z">
        <w:r w:rsidRPr="00747DFA">
          <w:rPr>
            <w:lang w:val="en-US"/>
            <w:rPrChange w:id="1383" w:author="Thomas Carteret" w:date="2021-04-07T16:22:00Z">
              <w:rPr>
                <w:rFonts w:ascii="Times New Roman" w:eastAsia="Times New Roman" w:hAnsi="Times New Roman" w:cs="Times New Roman"/>
                <w:szCs w:val="24"/>
                <w:lang w:eastAsia="fr-FR"/>
              </w:rPr>
            </w:rPrChange>
          </w:rPr>
          <w:t xml:space="preserve">the </w:t>
        </w:r>
      </w:ins>
      <w:ins w:id="1384" w:author="Thomas Carteret" w:date="2021-04-07T16:47:00Z">
        <w:r w:rsidR="00F72392" w:rsidRPr="00747DFA">
          <w:rPr>
            <w:lang w:val="en-US"/>
          </w:rPr>
          <w:t>aggressive</w:t>
        </w:r>
      </w:ins>
      <w:ins w:id="1385" w:author="Thomas Carteret" w:date="2021-04-07T16:21:00Z">
        <w:r w:rsidRPr="00747DFA">
          <w:rPr>
            <w:lang w:val="en-US"/>
            <w:rPrChange w:id="1386" w:author="Thomas Carteret" w:date="2021-04-07T16:22:00Z">
              <w:rPr>
                <w:rFonts w:ascii="Times New Roman" w:eastAsia="Times New Roman" w:hAnsi="Times New Roman" w:cs="Times New Roman"/>
                <w:szCs w:val="24"/>
                <w:lang w:eastAsia="fr-FR"/>
              </w:rPr>
            </w:rPrChange>
          </w:rPr>
          <w:t xml:space="preserve"> one will be able to destroy some elements of the </w:t>
        </w:r>
      </w:ins>
      <w:ins w:id="1387" w:author="Thomas Carteret" w:date="2021-04-07T16:47:00Z">
        <w:r w:rsidR="00F72392" w:rsidRPr="00747DFA">
          <w:rPr>
            <w:lang w:val="en-US"/>
          </w:rPr>
          <w:t>environment</w:t>
        </w:r>
      </w:ins>
    </w:p>
    <w:p w14:paraId="0CE44B4F" w14:textId="73AB736D" w:rsidR="00747DFA" w:rsidRPr="00747DFA" w:rsidRDefault="00747DFA">
      <w:pPr>
        <w:pStyle w:val="Paragraphedeliste"/>
        <w:numPr>
          <w:ilvl w:val="0"/>
          <w:numId w:val="15"/>
        </w:numPr>
        <w:spacing w:before="100" w:beforeAutospacing="1" w:after="100" w:afterAutospacing="1"/>
        <w:jc w:val="left"/>
        <w:rPr>
          <w:ins w:id="1388" w:author="Thomas Carteret" w:date="2021-04-07T16:21:00Z"/>
          <w:lang w:val="en-US"/>
          <w:rPrChange w:id="1389" w:author="Thomas Carteret" w:date="2021-04-07T16:22:00Z">
            <w:rPr>
              <w:ins w:id="1390" w:author="Thomas Carteret" w:date="2021-04-07T16:21:00Z"/>
              <w:rFonts w:ascii="Times New Roman" w:eastAsia="Times New Roman" w:hAnsi="Times New Roman" w:cs="Times New Roman"/>
              <w:szCs w:val="24"/>
              <w:lang w:eastAsia="fr-FR"/>
            </w:rPr>
          </w:rPrChange>
        </w:rPr>
        <w:pPrChange w:id="1391" w:author="Thomas Carteret" w:date="2021-04-07T16:22:00Z">
          <w:pPr>
            <w:numPr>
              <w:numId w:val="14"/>
            </w:numPr>
            <w:tabs>
              <w:tab w:val="num" w:pos="720"/>
            </w:tabs>
            <w:spacing w:before="100" w:beforeAutospacing="1" w:after="100" w:afterAutospacing="1"/>
            <w:ind w:left="720" w:hanging="360"/>
            <w:jc w:val="left"/>
          </w:pPr>
        </w:pPrChange>
      </w:pPr>
      <w:ins w:id="1392" w:author="Thomas Carteret" w:date="2021-04-07T16:21:00Z">
        <w:r w:rsidRPr="00747DFA">
          <w:rPr>
            <w:lang w:val="en-US"/>
            <w:rPrChange w:id="1393" w:author="Thomas Carteret" w:date="2021-04-07T16:22:00Z">
              <w:rPr>
                <w:rFonts w:ascii="Times New Roman" w:eastAsia="Times New Roman" w:hAnsi="Times New Roman" w:cs="Times New Roman"/>
                <w:szCs w:val="24"/>
                <w:lang w:eastAsia="fr-FR"/>
              </w:rPr>
            </w:rPrChange>
          </w:rPr>
          <w:t xml:space="preserve">the normal one will have no interactions with the </w:t>
        </w:r>
      </w:ins>
      <w:ins w:id="1394" w:author="Thomas Carteret" w:date="2021-04-07T16:48:00Z">
        <w:r w:rsidR="00F72392" w:rsidRPr="00747DFA">
          <w:rPr>
            <w:lang w:val="en-US"/>
          </w:rPr>
          <w:t>environment</w:t>
        </w:r>
      </w:ins>
    </w:p>
    <w:p w14:paraId="2D29C940" w14:textId="528F15FA" w:rsidR="00747DFA" w:rsidRPr="00747DFA" w:rsidRDefault="00747DFA">
      <w:pPr>
        <w:pStyle w:val="Paragraphedeliste"/>
        <w:numPr>
          <w:ilvl w:val="0"/>
          <w:numId w:val="15"/>
        </w:numPr>
        <w:spacing w:before="100" w:beforeAutospacing="1" w:after="100" w:afterAutospacing="1"/>
        <w:jc w:val="left"/>
        <w:rPr>
          <w:ins w:id="1395" w:author="Thomas Carteret" w:date="2021-04-07T16:21:00Z"/>
          <w:rFonts w:ascii="Times New Roman" w:eastAsia="Times New Roman" w:hAnsi="Times New Roman" w:cs="Times New Roman"/>
          <w:szCs w:val="24"/>
          <w:lang w:val="en-US" w:eastAsia="fr-FR"/>
          <w:rPrChange w:id="1396" w:author="Thomas Carteret" w:date="2021-04-07T16:22:00Z">
            <w:rPr>
              <w:ins w:id="1397" w:author="Thomas Carteret" w:date="2021-04-07T16:21:00Z"/>
              <w:rFonts w:ascii="Times New Roman" w:eastAsia="Times New Roman" w:hAnsi="Times New Roman" w:cs="Times New Roman"/>
              <w:szCs w:val="24"/>
              <w:lang w:eastAsia="fr-FR"/>
            </w:rPr>
          </w:rPrChange>
        </w:rPr>
        <w:pPrChange w:id="1398" w:author="Thomas Carteret" w:date="2021-04-07T16:22:00Z">
          <w:pPr>
            <w:numPr>
              <w:numId w:val="14"/>
            </w:numPr>
            <w:tabs>
              <w:tab w:val="num" w:pos="720"/>
            </w:tabs>
            <w:spacing w:before="100" w:beforeAutospacing="1" w:after="100" w:afterAutospacing="1"/>
            <w:ind w:left="720" w:hanging="360"/>
            <w:jc w:val="left"/>
          </w:pPr>
        </w:pPrChange>
      </w:pPr>
      <w:ins w:id="1399" w:author="Thomas Carteret" w:date="2021-04-07T16:21:00Z">
        <w:r w:rsidRPr="00747DFA">
          <w:rPr>
            <w:lang w:val="en-US"/>
            <w:rPrChange w:id="1400" w:author="Thomas Carteret" w:date="2021-04-07T16:22:00Z">
              <w:rPr>
                <w:rFonts w:ascii="Times New Roman" w:eastAsia="Times New Roman" w:hAnsi="Times New Roman" w:cs="Times New Roman"/>
                <w:szCs w:val="24"/>
                <w:lang w:eastAsia="fr-FR"/>
              </w:rPr>
            </w:rPrChange>
          </w:rPr>
          <w:t>the panic one will have no interactions with the environmen</w:t>
        </w:r>
      </w:ins>
      <w:ins w:id="1401" w:author="Thomas Carteret" w:date="2021-04-07T16:48:00Z">
        <w:r w:rsidR="00F72392">
          <w:rPr>
            <w:lang w:val="en-US"/>
          </w:rPr>
          <w:t>t</w:t>
        </w:r>
      </w:ins>
    </w:p>
    <w:p w14:paraId="37DE2391" w14:textId="1E1FAA4A" w:rsidR="00803966" w:rsidRPr="006A4396" w:rsidDel="00747DFA" w:rsidRDefault="00803966" w:rsidP="00803966">
      <w:pPr>
        <w:rPr>
          <w:ins w:id="1402" w:author="Thomas Carteret" w:date="2021-03-29T10:32:00Z"/>
          <w:del w:id="1403" w:author="Thomas Carteret" w:date="2021-04-07T16:21:00Z"/>
          <w:lang w:val="en-US"/>
        </w:rPr>
      </w:pPr>
      <w:del w:id="1404" w:author="Thomas Carteret" w:date="2021-04-07T16:21:00Z">
        <w:r w:rsidRPr="006A4396" w:rsidDel="00747DFA">
          <w:rPr>
            <w:lang w:val="en-US"/>
          </w:rPr>
          <w:delText>List the interactions with the environments (perception or actions).</w:delText>
        </w:r>
      </w:del>
    </w:p>
    <w:p w14:paraId="4A49462B" w14:textId="2B6DA540" w:rsidR="00BA1992" w:rsidRPr="006A4396" w:rsidRDefault="00BA1992" w:rsidP="00BA1992">
      <w:pPr>
        <w:pStyle w:val="Titre3"/>
        <w:rPr>
          <w:ins w:id="1405" w:author="Thomas Carteret" w:date="2021-03-29T10:32:00Z"/>
          <w:lang w:val="en-US"/>
        </w:rPr>
      </w:pPr>
      <w:bookmarkStart w:id="1406" w:name="_Toc74302236"/>
      <w:ins w:id="1407" w:author="Thomas Carteret" w:date="2021-03-29T10:32:00Z">
        <w:r w:rsidRPr="006A4396">
          <w:rPr>
            <w:lang w:val="en-US"/>
          </w:rPr>
          <w:t>2.2.1. CRS</w:t>
        </w:r>
        <w:bookmarkEnd w:id="1406"/>
      </w:ins>
    </w:p>
    <w:p w14:paraId="7815ABF8" w14:textId="77777777" w:rsidR="00BA1992" w:rsidRPr="006A4396" w:rsidRDefault="00BA1992" w:rsidP="00BA1992">
      <w:pPr>
        <w:pStyle w:val="Titre4"/>
        <w:rPr>
          <w:ins w:id="1408" w:author="Thomas Carteret" w:date="2021-03-29T10:32:00Z"/>
          <w:lang w:val="en-US"/>
        </w:rPr>
      </w:pPr>
      <w:ins w:id="1409" w:author="Thomas Carteret" w:date="2021-03-29T10:32:00Z">
        <w:r w:rsidRPr="006A4396">
          <w:rPr>
            <w:lang w:val="en-US"/>
          </w:rPr>
          <w:t>2.2.1.1. Expected Behavior</w:t>
        </w:r>
      </w:ins>
    </w:p>
    <w:p w14:paraId="5674474D" w14:textId="2FFD91D4" w:rsidR="00747DFA" w:rsidRPr="00747DFA" w:rsidRDefault="00747DFA" w:rsidP="00747DFA">
      <w:pPr>
        <w:spacing w:before="100" w:beforeAutospacing="1" w:after="100" w:afterAutospacing="1"/>
        <w:jc w:val="left"/>
        <w:rPr>
          <w:ins w:id="1410" w:author="Thomas Carteret" w:date="2021-04-07T16:23:00Z"/>
          <w:lang w:val="en-US"/>
          <w:rPrChange w:id="1411" w:author="Thomas Carteret" w:date="2021-04-07T16:23:00Z">
            <w:rPr>
              <w:ins w:id="1412" w:author="Thomas Carteret" w:date="2021-04-07T16:23:00Z"/>
              <w:rFonts w:ascii="Times New Roman" w:eastAsia="Times New Roman" w:hAnsi="Times New Roman" w:cs="Times New Roman"/>
              <w:szCs w:val="24"/>
              <w:lang w:eastAsia="fr-FR"/>
            </w:rPr>
          </w:rPrChange>
        </w:rPr>
      </w:pPr>
      <w:ins w:id="1413" w:author="Thomas Carteret" w:date="2021-04-07T16:23:00Z">
        <w:r w:rsidRPr="00747DFA">
          <w:rPr>
            <w:lang w:val="en-US"/>
            <w:rPrChange w:id="1414" w:author="Thomas Carteret" w:date="2021-04-07T16:23:00Z">
              <w:rPr>
                <w:rFonts w:ascii="Times New Roman" w:eastAsia="Times New Roman" w:hAnsi="Times New Roman" w:cs="Times New Roman"/>
                <w:szCs w:val="24"/>
                <w:lang w:eastAsia="fr-FR"/>
              </w:rPr>
            </w:rPrChange>
          </w:rPr>
          <w:t xml:space="preserve">The CRS will try to stop </w:t>
        </w:r>
      </w:ins>
      <w:ins w:id="1415" w:author="Thomas Carteret" w:date="2021-04-07T16:48:00Z">
        <w:r w:rsidR="00F72392" w:rsidRPr="00747DFA">
          <w:rPr>
            <w:lang w:val="en-US"/>
          </w:rPr>
          <w:t>aggressive</w:t>
        </w:r>
      </w:ins>
      <w:ins w:id="1416" w:author="Thomas Carteret" w:date="2021-04-07T16:23:00Z">
        <w:r w:rsidRPr="00747DFA">
          <w:rPr>
            <w:lang w:val="en-US"/>
            <w:rPrChange w:id="1417" w:author="Thomas Carteret" w:date="2021-04-07T16:23:00Z">
              <w:rPr>
                <w:rFonts w:ascii="Times New Roman" w:eastAsia="Times New Roman" w:hAnsi="Times New Roman" w:cs="Times New Roman"/>
                <w:szCs w:val="24"/>
                <w:lang w:eastAsia="fr-FR"/>
              </w:rPr>
            </w:rPrChange>
          </w:rPr>
          <w:t xml:space="preserve"> protestors from breaking things.</w:t>
        </w:r>
      </w:ins>
    </w:p>
    <w:p w14:paraId="72734CD1" w14:textId="157C23C0" w:rsidR="00BA1992" w:rsidRPr="006A4396" w:rsidDel="00747DFA" w:rsidRDefault="00BA1992" w:rsidP="00BA1992">
      <w:pPr>
        <w:rPr>
          <w:ins w:id="1418" w:author="Thomas Carteret" w:date="2021-03-29T10:32:00Z"/>
          <w:del w:id="1419" w:author="Thomas Carteret" w:date="2021-04-07T16:23:00Z"/>
          <w:lang w:val="en-US"/>
        </w:rPr>
      </w:pPr>
      <w:ins w:id="1420" w:author="Thomas Carteret" w:date="2021-03-29T10:32:00Z">
        <w:del w:id="1421" w:author="Thomas Carteret" w:date="2021-04-07T16:23:00Z">
          <w:r w:rsidRPr="006A4396" w:rsidDel="00747DFA">
            <w:rPr>
              <w:lang w:val="en-US"/>
            </w:rPr>
            <w:delText>Describe informally the expected behavior of the agent type.</w:delText>
          </w:r>
        </w:del>
      </w:ins>
    </w:p>
    <w:p w14:paraId="4C56D45A" w14:textId="77777777" w:rsidR="00BA1992" w:rsidRPr="006A4396" w:rsidRDefault="00BA1992" w:rsidP="00BA1992">
      <w:pPr>
        <w:pStyle w:val="Titre4"/>
        <w:rPr>
          <w:ins w:id="1422" w:author="Thomas Carteret" w:date="2021-03-29T10:32:00Z"/>
          <w:lang w:val="en-US"/>
        </w:rPr>
      </w:pPr>
      <w:ins w:id="1423" w:author="Thomas Carteret" w:date="2021-03-29T10:32:00Z">
        <w:r w:rsidRPr="006A4396">
          <w:rPr>
            <w:lang w:val="en-US"/>
          </w:rPr>
          <w:t>2.2.1.2. Key properties</w:t>
        </w:r>
      </w:ins>
    </w:p>
    <w:p w14:paraId="31BE9FA9" w14:textId="77777777" w:rsidR="00747DFA" w:rsidRPr="00747DFA" w:rsidRDefault="00747DFA" w:rsidP="00747DFA">
      <w:pPr>
        <w:spacing w:before="100" w:beforeAutospacing="1" w:after="100" w:afterAutospacing="1"/>
        <w:jc w:val="left"/>
        <w:rPr>
          <w:ins w:id="1424" w:author="Thomas Carteret" w:date="2021-04-07T16:23:00Z"/>
          <w:lang w:val="en-US"/>
          <w:rPrChange w:id="1425" w:author="Thomas Carteret" w:date="2021-04-07T16:23:00Z">
            <w:rPr>
              <w:ins w:id="1426" w:author="Thomas Carteret" w:date="2021-04-07T16:23:00Z"/>
              <w:rFonts w:ascii="Times New Roman" w:eastAsia="Times New Roman" w:hAnsi="Times New Roman" w:cs="Times New Roman"/>
              <w:szCs w:val="24"/>
              <w:lang w:eastAsia="fr-FR"/>
            </w:rPr>
          </w:rPrChange>
        </w:rPr>
      </w:pPr>
      <w:ins w:id="1427" w:author="Thomas Carteret" w:date="2021-04-07T16:23:00Z">
        <w:r w:rsidRPr="00747DFA">
          <w:rPr>
            <w:lang w:val="en-US"/>
            <w:rPrChange w:id="1428" w:author="Thomas Carteret" w:date="2021-04-07T16:23:00Z">
              <w:rPr>
                <w:rFonts w:ascii="Times New Roman" w:eastAsia="Times New Roman" w:hAnsi="Times New Roman" w:cs="Times New Roman"/>
                <w:szCs w:val="24"/>
                <w:lang w:eastAsia="fr-FR"/>
              </w:rPr>
            </w:rPrChange>
          </w:rPr>
          <w:t>The CRS will have no special proprieties, it will only react to aggressive behavior from protestors.</w:t>
        </w:r>
      </w:ins>
    </w:p>
    <w:p w14:paraId="3A1D6639" w14:textId="495A8C21" w:rsidR="00BA1992" w:rsidRPr="006A4396" w:rsidDel="00747DFA" w:rsidRDefault="00BA1992" w:rsidP="00BA1992">
      <w:pPr>
        <w:rPr>
          <w:ins w:id="1429" w:author="Thomas Carteret" w:date="2021-03-29T10:32:00Z"/>
          <w:del w:id="1430" w:author="Thomas Carteret" w:date="2021-04-07T16:23:00Z"/>
          <w:lang w:val="en-US"/>
        </w:rPr>
      </w:pPr>
      <w:ins w:id="1431" w:author="Thomas Carteret" w:date="2021-03-29T10:32:00Z">
        <w:del w:id="1432" w:author="Thomas Carteret" w:date="2021-04-07T16:23:00Z">
          <w:r w:rsidRPr="006A4396" w:rsidDel="00747DFA">
            <w:rPr>
              <w:lang w:val="en-US"/>
            </w:rPr>
            <w:delText>List the key properties that the agent behavior is used (level of stress, life level, preferences, etc.).</w:delText>
          </w:r>
        </w:del>
      </w:ins>
    </w:p>
    <w:p w14:paraId="14E77745" w14:textId="77777777" w:rsidR="00BA1992" w:rsidRPr="006A4396" w:rsidRDefault="00BA1992" w:rsidP="00BA1992">
      <w:pPr>
        <w:pStyle w:val="Titre4"/>
        <w:rPr>
          <w:ins w:id="1433" w:author="Thomas Carteret" w:date="2021-03-29T10:32:00Z"/>
          <w:lang w:val="en-US"/>
        </w:rPr>
      </w:pPr>
      <w:ins w:id="1434" w:author="Thomas Carteret" w:date="2021-03-29T10:32:00Z">
        <w:r w:rsidRPr="006A4396">
          <w:rPr>
            <w:lang w:val="en-US"/>
          </w:rPr>
          <w:t>2.2.1.3. Interaction with other agent types</w:t>
        </w:r>
      </w:ins>
    </w:p>
    <w:p w14:paraId="54057A0E" w14:textId="60BAE103" w:rsidR="00747DFA" w:rsidRPr="00747DFA" w:rsidRDefault="00747DFA" w:rsidP="00747DFA">
      <w:pPr>
        <w:spacing w:before="100" w:beforeAutospacing="1" w:after="100" w:afterAutospacing="1"/>
        <w:jc w:val="left"/>
        <w:rPr>
          <w:ins w:id="1435" w:author="Thomas Carteret" w:date="2021-04-07T16:23:00Z"/>
          <w:lang w:val="en-US"/>
          <w:rPrChange w:id="1436" w:author="Thomas Carteret" w:date="2021-04-07T16:24:00Z">
            <w:rPr>
              <w:ins w:id="1437" w:author="Thomas Carteret" w:date="2021-04-07T16:23:00Z"/>
              <w:rFonts w:ascii="Times New Roman" w:eastAsia="Times New Roman" w:hAnsi="Times New Roman" w:cs="Times New Roman"/>
              <w:szCs w:val="24"/>
              <w:lang w:eastAsia="fr-FR"/>
            </w:rPr>
          </w:rPrChange>
        </w:rPr>
      </w:pPr>
      <w:ins w:id="1438" w:author="Thomas Carteret" w:date="2021-04-07T16:23:00Z">
        <w:r w:rsidRPr="00747DFA">
          <w:rPr>
            <w:lang w:val="en-US"/>
            <w:rPrChange w:id="1439" w:author="Thomas Carteret" w:date="2021-04-07T16:24:00Z">
              <w:rPr>
                <w:rFonts w:ascii="Times New Roman" w:eastAsia="Times New Roman" w:hAnsi="Times New Roman" w:cs="Times New Roman"/>
                <w:szCs w:val="24"/>
                <w:lang w:eastAsia="fr-FR"/>
              </w:rPr>
            </w:rPrChange>
          </w:rPr>
          <w:t xml:space="preserve">The CRS will be able to arrest the </w:t>
        </w:r>
      </w:ins>
      <w:ins w:id="1440" w:author="Thomas Carteret" w:date="2021-04-07T16:48:00Z">
        <w:r w:rsidR="00F72392" w:rsidRPr="00747DFA">
          <w:rPr>
            <w:lang w:val="en-US"/>
          </w:rPr>
          <w:t>aggressive</w:t>
        </w:r>
      </w:ins>
      <w:ins w:id="1441" w:author="Thomas Carteret" w:date="2021-04-07T16:23:00Z">
        <w:r w:rsidRPr="00747DFA">
          <w:rPr>
            <w:lang w:val="en-US"/>
            <w:rPrChange w:id="1442" w:author="Thomas Carteret" w:date="2021-04-07T16:24:00Z">
              <w:rPr>
                <w:rFonts w:ascii="Times New Roman" w:eastAsia="Times New Roman" w:hAnsi="Times New Roman" w:cs="Times New Roman"/>
                <w:szCs w:val="24"/>
                <w:lang w:eastAsia="fr-FR"/>
              </w:rPr>
            </w:rPrChange>
          </w:rPr>
          <w:t xml:space="preserve"> protestors and also serve as an obstacle in the protestors path.</w:t>
        </w:r>
      </w:ins>
    </w:p>
    <w:p w14:paraId="0ED74E63" w14:textId="2B9A2836" w:rsidR="00BA1992" w:rsidRPr="006A4396" w:rsidDel="00747DFA" w:rsidRDefault="00BA1992" w:rsidP="00BA1992">
      <w:pPr>
        <w:rPr>
          <w:ins w:id="1443" w:author="Thomas Carteret" w:date="2021-03-29T10:32:00Z"/>
          <w:del w:id="1444" w:author="Thomas Carteret" w:date="2021-04-07T16:23:00Z"/>
          <w:lang w:val="en-US"/>
        </w:rPr>
      </w:pPr>
      <w:ins w:id="1445" w:author="Thomas Carteret" w:date="2021-03-29T10:32:00Z">
        <w:del w:id="1446" w:author="Thomas Carteret" w:date="2021-04-07T16:23:00Z">
          <w:r w:rsidRPr="006A4396" w:rsidDel="00747DFA">
            <w:rPr>
              <w:lang w:val="en-US"/>
            </w:rPr>
            <w:delText>List the interactions with the other agent types, and the impact on the current agent behavior.</w:delText>
          </w:r>
        </w:del>
      </w:ins>
    </w:p>
    <w:p w14:paraId="74E6E7E8" w14:textId="77777777" w:rsidR="00BA1992" w:rsidRPr="006A4396" w:rsidRDefault="00BA1992" w:rsidP="00BA1992">
      <w:pPr>
        <w:pStyle w:val="Titre4"/>
        <w:rPr>
          <w:ins w:id="1447" w:author="Thomas Carteret" w:date="2021-03-29T10:32:00Z"/>
          <w:lang w:val="en-US"/>
        </w:rPr>
      </w:pPr>
      <w:ins w:id="1448" w:author="Thomas Carteret" w:date="2021-03-29T10:32:00Z">
        <w:r w:rsidRPr="006A4396">
          <w:rPr>
            <w:lang w:val="en-US"/>
          </w:rPr>
          <w:t>2.2.1.4. Interaction with Environment objects</w:t>
        </w:r>
      </w:ins>
    </w:p>
    <w:p w14:paraId="20294234" w14:textId="77777777" w:rsidR="00747DFA" w:rsidRPr="00747DFA" w:rsidRDefault="00747DFA" w:rsidP="00747DFA">
      <w:pPr>
        <w:spacing w:before="100" w:beforeAutospacing="1" w:after="100" w:afterAutospacing="1"/>
        <w:jc w:val="left"/>
        <w:rPr>
          <w:ins w:id="1449" w:author="Thomas Carteret" w:date="2021-04-07T16:24:00Z"/>
          <w:lang w:val="en-US"/>
          <w:rPrChange w:id="1450" w:author="Thomas Carteret" w:date="2021-04-07T16:24:00Z">
            <w:rPr>
              <w:ins w:id="1451" w:author="Thomas Carteret" w:date="2021-04-07T16:24:00Z"/>
              <w:rFonts w:ascii="Times New Roman" w:eastAsia="Times New Roman" w:hAnsi="Times New Roman" w:cs="Times New Roman"/>
              <w:szCs w:val="24"/>
              <w:lang w:eastAsia="fr-FR"/>
            </w:rPr>
          </w:rPrChange>
        </w:rPr>
      </w:pPr>
      <w:ins w:id="1452" w:author="Thomas Carteret" w:date="2021-04-07T16:24:00Z">
        <w:r w:rsidRPr="00747DFA">
          <w:rPr>
            <w:lang w:val="en-US"/>
            <w:rPrChange w:id="1453" w:author="Thomas Carteret" w:date="2021-04-07T16:24:00Z">
              <w:rPr>
                <w:rFonts w:ascii="Times New Roman" w:eastAsia="Times New Roman" w:hAnsi="Times New Roman" w:cs="Times New Roman"/>
                <w:szCs w:val="24"/>
                <w:lang w:eastAsia="fr-FR"/>
              </w:rPr>
            </w:rPrChange>
          </w:rPr>
          <w:t xml:space="preserve">The CRS will be able to throw objects to scatter people. </w:t>
        </w:r>
      </w:ins>
    </w:p>
    <w:p w14:paraId="595B951C" w14:textId="039C59AF" w:rsidR="00BA1992" w:rsidRPr="006A4396" w:rsidDel="00747DFA" w:rsidRDefault="00BA1992" w:rsidP="00BA1992">
      <w:pPr>
        <w:rPr>
          <w:ins w:id="1454" w:author="Thomas Carteret" w:date="2021-03-29T10:32:00Z"/>
          <w:del w:id="1455" w:author="Thomas Carteret" w:date="2021-04-07T16:24:00Z"/>
          <w:lang w:val="en-US"/>
        </w:rPr>
      </w:pPr>
      <w:ins w:id="1456" w:author="Thomas Carteret" w:date="2021-03-29T10:32:00Z">
        <w:del w:id="1457" w:author="Thomas Carteret" w:date="2021-04-07T16:24:00Z">
          <w:r w:rsidRPr="006A4396" w:rsidDel="00747DFA">
            <w:rPr>
              <w:lang w:val="en-US"/>
            </w:rPr>
            <w:delText>List the interactions with the environments (perception or actions).</w:delText>
          </w:r>
        </w:del>
      </w:ins>
    </w:p>
    <w:p w14:paraId="2CCD8130" w14:textId="77777777" w:rsidR="00BA1992" w:rsidRPr="006A4396" w:rsidDel="00FC674B" w:rsidRDefault="00BA1992" w:rsidP="00803966">
      <w:pPr>
        <w:rPr>
          <w:del w:id="1458" w:author="Thomas Carteret" w:date="2021-04-07T16:57:00Z"/>
          <w:lang w:val="en-US"/>
        </w:rPr>
      </w:pPr>
    </w:p>
    <w:p w14:paraId="7AC81004" w14:textId="77777777" w:rsidR="00BF3AB1" w:rsidRDefault="00BF3AB1">
      <w:pPr>
        <w:spacing w:before="0" w:after="0"/>
        <w:jc w:val="left"/>
        <w:rPr>
          <w:ins w:id="1459" w:author="Thomas Carteret" w:date="2021-04-07T16:51:00Z"/>
          <w:b/>
          <w:bCs/>
          <w:caps/>
          <w:spacing w:val="15"/>
          <w:szCs w:val="22"/>
          <w:lang w:val="en-US"/>
        </w:rPr>
      </w:pPr>
      <w:ins w:id="1460" w:author="Thomas Carteret" w:date="2021-04-07T16:51:00Z">
        <w:r>
          <w:rPr>
            <w:lang w:val="en-US"/>
          </w:rPr>
          <w:br w:type="page"/>
        </w:r>
      </w:ins>
    </w:p>
    <w:p w14:paraId="600736FC" w14:textId="6A3E802C" w:rsidR="000E1B2F" w:rsidRPr="006A4396" w:rsidRDefault="00803966" w:rsidP="000E1B2F">
      <w:pPr>
        <w:pStyle w:val="Titre1"/>
        <w:shd w:val="clear" w:color="auto" w:fill="8DB3E2"/>
        <w:rPr>
          <w:lang w:val="en-US"/>
        </w:rPr>
      </w:pPr>
      <w:bookmarkStart w:id="1461" w:name="_Toc74302237"/>
      <w:r w:rsidRPr="006A4396">
        <w:rPr>
          <w:lang w:val="en-US"/>
        </w:rPr>
        <w:lastRenderedPageBreak/>
        <w:t>3</w:t>
      </w:r>
      <w:r w:rsidR="000E1B2F" w:rsidRPr="006A4396">
        <w:rPr>
          <w:rFonts w:cstheme="minorHAnsi"/>
          <w:lang w:val="en-US"/>
        </w:rPr>
        <w:t>. T</w:t>
      </w:r>
      <w:r w:rsidR="007D79E5" w:rsidRPr="006A4396">
        <w:rPr>
          <w:rFonts w:cstheme="minorHAnsi"/>
          <w:lang w:val="en-US"/>
        </w:rPr>
        <w:t xml:space="preserve">echnological </w:t>
      </w:r>
      <w:r w:rsidR="000E1B2F" w:rsidRPr="006A4396">
        <w:rPr>
          <w:rFonts w:cstheme="minorHAnsi"/>
          <w:lang w:val="en-US"/>
        </w:rPr>
        <w:t>E</w:t>
      </w:r>
      <w:r w:rsidR="007D79E5" w:rsidRPr="006A4396">
        <w:rPr>
          <w:rFonts w:cstheme="minorHAnsi"/>
          <w:lang w:val="en-US"/>
        </w:rPr>
        <w:t>nvironment</w:t>
      </w:r>
      <w:bookmarkEnd w:id="1461"/>
    </w:p>
    <w:p w14:paraId="2F88A773" w14:textId="46B733A1" w:rsidR="00747DFA" w:rsidRPr="00747DFA" w:rsidRDefault="00747DFA">
      <w:pPr>
        <w:spacing w:before="100" w:beforeAutospacing="1" w:after="100" w:afterAutospacing="1"/>
        <w:rPr>
          <w:ins w:id="1462" w:author="Thomas Carteret" w:date="2021-04-07T16:24:00Z"/>
          <w:lang w:val="en-US"/>
          <w:rPrChange w:id="1463" w:author="Thomas Carteret" w:date="2021-04-07T16:25:00Z">
            <w:rPr>
              <w:ins w:id="1464" w:author="Thomas Carteret" w:date="2021-04-07T16:24:00Z"/>
              <w:rFonts w:ascii="Times New Roman" w:eastAsia="Times New Roman" w:hAnsi="Times New Roman" w:cs="Times New Roman"/>
              <w:szCs w:val="24"/>
              <w:lang w:eastAsia="fr-FR"/>
            </w:rPr>
          </w:rPrChange>
        </w:rPr>
        <w:pPrChange w:id="1465" w:author="Thomas Carteret" w:date="2021-04-07T16:57:00Z">
          <w:pPr>
            <w:spacing w:before="100" w:beforeAutospacing="1" w:after="100" w:afterAutospacing="1"/>
            <w:jc w:val="left"/>
          </w:pPr>
        </w:pPrChange>
      </w:pPr>
      <w:ins w:id="1466" w:author="Thomas Carteret" w:date="2021-04-07T16:24:00Z">
        <w:r w:rsidRPr="00747DFA">
          <w:rPr>
            <w:lang w:val="en-US"/>
            <w:rPrChange w:id="1467" w:author="Thomas Carteret" w:date="2021-04-07T16:25:00Z">
              <w:rPr>
                <w:rFonts w:ascii="Times New Roman" w:eastAsia="Times New Roman" w:hAnsi="Times New Roman" w:cs="Times New Roman"/>
                <w:szCs w:val="24"/>
                <w:lang w:eastAsia="fr-FR"/>
              </w:rPr>
            </w:rPrChange>
          </w:rPr>
          <w:t xml:space="preserve">For this project we made the choice to work with the java and SARL programming languages. We chose to go with SARL for several reasons. </w:t>
        </w:r>
      </w:ins>
      <w:ins w:id="1468" w:author="Thomas Carteret" w:date="2021-04-07T16:48:00Z">
        <w:r w:rsidR="00F72392" w:rsidRPr="00747DFA">
          <w:rPr>
            <w:lang w:val="en-US"/>
          </w:rPr>
          <w:t>First,</w:t>
        </w:r>
      </w:ins>
      <w:ins w:id="1469" w:author="Thomas Carteret" w:date="2021-04-07T16:24:00Z">
        <w:r w:rsidRPr="00747DFA">
          <w:rPr>
            <w:lang w:val="en-US"/>
            <w:rPrChange w:id="1470" w:author="Thomas Carteret" w:date="2021-04-07T16:25:00Z">
              <w:rPr>
                <w:rFonts w:ascii="Times New Roman" w:eastAsia="Times New Roman" w:hAnsi="Times New Roman" w:cs="Times New Roman"/>
                <w:szCs w:val="24"/>
                <w:lang w:eastAsia="fr-FR"/>
              </w:rPr>
            </w:rPrChange>
          </w:rPr>
          <w:t xml:space="preserve"> it’s a powerful and diverse tool in mutli</w:t>
        </w:r>
      </w:ins>
      <w:ins w:id="1471" w:author="Thomas Carteret" w:date="2021-04-07T16:48:00Z">
        <w:r w:rsidR="00F72392">
          <w:rPr>
            <w:lang w:val="en-US"/>
          </w:rPr>
          <w:t>-</w:t>
        </w:r>
      </w:ins>
      <w:ins w:id="1472" w:author="Thomas Carteret" w:date="2021-04-07T16:24:00Z">
        <w:r w:rsidRPr="00747DFA">
          <w:rPr>
            <w:lang w:val="en-US"/>
            <w:rPrChange w:id="1473" w:author="Thomas Carteret" w:date="2021-04-07T16:25:00Z">
              <w:rPr>
                <w:rFonts w:ascii="Times New Roman" w:eastAsia="Times New Roman" w:hAnsi="Times New Roman" w:cs="Times New Roman"/>
                <w:szCs w:val="24"/>
                <w:lang w:eastAsia="fr-FR"/>
              </w:rPr>
            </w:rPrChange>
          </w:rPr>
          <w:t xml:space="preserve">agent programming. It is also quick to set up, </w:t>
        </w:r>
      </w:ins>
      <w:ins w:id="1474" w:author="Thomas Carteret" w:date="2021-04-07T16:48:00Z">
        <w:r w:rsidR="00F72392" w:rsidRPr="00747DFA">
          <w:rPr>
            <w:lang w:val="en-US"/>
          </w:rPr>
          <w:t>conveniently</w:t>
        </w:r>
      </w:ins>
      <w:ins w:id="1475" w:author="Thomas Carteret" w:date="2021-04-07T16:24:00Z">
        <w:r w:rsidRPr="00747DFA">
          <w:rPr>
            <w:lang w:val="en-US"/>
            <w:rPrChange w:id="1476" w:author="Thomas Carteret" w:date="2021-04-07T16:25:00Z">
              <w:rPr>
                <w:rFonts w:ascii="Times New Roman" w:eastAsia="Times New Roman" w:hAnsi="Times New Roman" w:cs="Times New Roman"/>
                <w:szCs w:val="24"/>
                <w:lang w:eastAsia="fr-FR"/>
              </w:rPr>
            </w:rPrChange>
          </w:rPr>
          <w:t xml:space="preserve"> made for group programming and well documented. Of course, we also chose it because we've already started working with this technology.</w:t>
        </w:r>
      </w:ins>
    </w:p>
    <w:p w14:paraId="288CACD6" w14:textId="46959709" w:rsidR="00747DFA" w:rsidRPr="00747DFA" w:rsidRDefault="00747DFA">
      <w:pPr>
        <w:spacing w:before="100" w:beforeAutospacing="1" w:after="100" w:afterAutospacing="1"/>
        <w:rPr>
          <w:ins w:id="1477" w:author="Thomas Carteret" w:date="2021-04-07T16:24:00Z"/>
          <w:lang w:val="en-US"/>
          <w:rPrChange w:id="1478" w:author="Thomas Carteret" w:date="2021-04-07T16:25:00Z">
            <w:rPr>
              <w:ins w:id="1479" w:author="Thomas Carteret" w:date="2021-04-07T16:24:00Z"/>
              <w:rFonts w:ascii="Times New Roman" w:eastAsia="Times New Roman" w:hAnsi="Times New Roman" w:cs="Times New Roman"/>
              <w:szCs w:val="24"/>
              <w:lang w:eastAsia="fr-FR"/>
            </w:rPr>
          </w:rPrChange>
        </w:rPr>
        <w:pPrChange w:id="1480" w:author="Thomas Carteret" w:date="2021-04-07T16:57:00Z">
          <w:pPr>
            <w:spacing w:before="100" w:beforeAutospacing="1" w:after="100" w:afterAutospacing="1"/>
            <w:jc w:val="left"/>
          </w:pPr>
        </w:pPrChange>
      </w:pPr>
      <w:ins w:id="1481" w:author="Thomas Carteret" w:date="2021-04-07T16:24:00Z">
        <w:r w:rsidRPr="00747DFA">
          <w:rPr>
            <w:lang w:val="en-US"/>
            <w:rPrChange w:id="1482" w:author="Thomas Carteret" w:date="2021-04-07T16:25:00Z">
              <w:rPr>
                <w:rFonts w:ascii="Times New Roman" w:eastAsia="Times New Roman" w:hAnsi="Times New Roman" w:cs="Times New Roman"/>
                <w:szCs w:val="24"/>
                <w:lang w:eastAsia="fr-FR"/>
              </w:rPr>
            </w:rPrChange>
          </w:rPr>
          <w:t xml:space="preserve">For the UI we decided to use swing because it is simple to implement and good enough for our application. In this project we truly aim to have a functioning backend simulation more than anything, to really be able to get </w:t>
        </w:r>
      </w:ins>
      <w:ins w:id="1483" w:author="Thomas Carteret" w:date="2021-04-07T16:48:00Z">
        <w:r w:rsidR="00F72392" w:rsidRPr="00747DFA">
          <w:rPr>
            <w:lang w:val="en-US"/>
          </w:rPr>
          <w:t>coherent</w:t>
        </w:r>
      </w:ins>
      <w:ins w:id="1484" w:author="Thomas Carteret" w:date="2021-04-07T16:24:00Z">
        <w:r w:rsidRPr="00747DFA">
          <w:rPr>
            <w:lang w:val="en-US"/>
            <w:rPrChange w:id="1485" w:author="Thomas Carteret" w:date="2021-04-07T16:25:00Z">
              <w:rPr>
                <w:rFonts w:ascii="Times New Roman" w:eastAsia="Times New Roman" w:hAnsi="Times New Roman" w:cs="Times New Roman"/>
                <w:szCs w:val="24"/>
                <w:lang w:eastAsia="fr-FR"/>
              </w:rPr>
            </w:rPrChange>
          </w:rPr>
          <w:t xml:space="preserve"> studies out of our work.</w:t>
        </w:r>
      </w:ins>
    </w:p>
    <w:p w14:paraId="37CF6137" w14:textId="58BF0E6C" w:rsidR="00747DFA" w:rsidRPr="00747DFA" w:rsidRDefault="00747DFA">
      <w:pPr>
        <w:spacing w:before="100" w:beforeAutospacing="1" w:after="100" w:afterAutospacing="1"/>
        <w:rPr>
          <w:ins w:id="1486" w:author="Thomas Carteret" w:date="2021-04-07T16:24:00Z"/>
          <w:lang w:val="en-US"/>
          <w:rPrChange w:id="1487" w:author="Thomas Carteret" w:date="2021-04-07T16:25:00Z">
            <w:rPr>
              <w:ins w:id="1488" w:author="Thomas Carteret" w:date="2021-04-07T16:24:00Z"/>
              <w:rFonts w:ascii="Times New Roman" w:eastAsia="Times New Roman" w:hAnsi="Times New Roman" w:cs="Times New Roman"/>
              <w:szCs w:val="24"/>
              <w:lang w:eastAsia="fr-FR"/>
            </w:rPr>
          </w:rPrChange>
        </w:rPr>
        <w:pPrChange w:id="1489" w:author="Thomas Carteret" w:date="2021-04-07T16:57:00Z">
          <w:pPr>
            <w:spacing w:before="100" w:beforeAutospacing="1" w:after="100" w:afterAutospacing="1"/>
            <w:jc w:val="left"/>
          </w:pPr>
        </w:pPrChange>
      </w:pPr>
      <w:ins w:id="1490" w:author="Thomas Carteret" w:date="2021-04-07T16:24:00Z">
        <w:r w:rsidRPr="00747DFA">
          <w:rPr>
            <w:lang w:val="en-US"/>
            <w:rPrChange w:id="1491" w:author="Thomas Carteret" w:date="2021-04-07T16:25:00Z">
              <w:rPr>
                <w:rFonts w:ascii="Times New Roman" w:eastAsia="Times New Roman" w:hAnsi="Times New Roman" w:cs="Times New Roman"/>
                <w:szCs w:val="24"/>
                <w:lang w:eastAsia="fr-FR"/>
              </w:rPr>
            </w:rPrChange>
          </w:rPr>
          <w:t xml:space="preserve">Our project will also use maven to allow the use of </w:t>
        </w:r>
      </w:ins>
      <w:ins w:id="1492" w:author="Thomas Carteret" w:date="2021-04-07T16:48:00Z">
        <w:r w:rsidR="00F72392" w:rsidRPr="00747DFA">
          <w:rPr>
            <w:lang w:val="en-US"/>
          </w:rPr>
          <w:t>libraries</w:t>
        </w:r>
      </w:ins>
      <w:ins w:id="1493" w:author="Thomas Carteret" w:date="2021-04-07T16:24:00Z">
        <w:r w:rsidRPr="00747DFA">
          <w:rPr>
            <w:lang w:val="en-US"/>
            <w:rPrChange w:id="1494" w:author="Thomas Carteret" w:date="2021-04-07T16:25:00Z">
              <w:rPr>
                <w:rFonts w:ascii="Times New Roman" w:eastAsia="Times New Roman" w:hAnsi="Times New Roman" w:cs="Times New Roman"/>
                <w:szCs w:val="24"/>
                <w:lang w:eastAsia="fr-FR"/>
              </w:rPr>
            </w:rPrChange>
          </w:rPr>
          <w:t xml:space="preserve"> like the Arakhnê Foundation Classes with quad tree structures implemented (to be used for the </w:t>
        </w:r>
      </w:ins>
      <w:ins w:id="1495" w:author="Thomas Carteret" w:date="2021-04-07T16:50:00Z">
        <w:r w:rsidR="00F72392" w:rsidRPr="00747DFA">
          <w:rPr>
            <w:lang w:val="en-US"/>
          </w:rPr>
          <w:t>environment</w:t>
        </w:r>
      </w:ins>
      <w:ins w:id="1496" w:author="Thomas Carteret" w:date="2021-04-07T16:24:00Z">
        <w:r w:rsidRPr="00747DFA">
          <w:rPr>
            <w:lang w:val="en-US"/>
            <w:rPrChange w:id="1497" w:author="Thomas Carteret" w:date="2021-04-07T16:25:00Z">
              <w:rPr>
                <w:rFonts w:ascii="Times New Roman" w:eastAsia="Times New Roman" w:hAnsi="Times New Roman" w:cs="Times New Roman"/>
                <w:szCs w:val="24"/>
                <w:lang w:eastAsia="fr-FR"/>
              </w:rPr>
            </w:rPrChange>
          </w:rPr>
          <w:t>).</w:t>
        </w:r>
      </w:ins>
    </w:p>
    <w:p w14:paraId="570FEE4E" w14:textId="1936148F" w:rsidR="00BF3AB1" w:rsidRPr="00747DFA" w:rsidRDefault="00747DFA">
      <w:pPr>
        <w:spacing w:before="100" w:beforeAutospacing="1" w:after="100" w:afterAutospacing="1"/>
        <w:rPr>
          <w:ins w:id="1498" w:author="Thomas Carteret" w:date="2021-04-07T16:24:00Z"/>
          <w:lang w:val="en-US"/>
          <w:rPrChange w:id="1499" w:author="Thomas Carteret" w:date="2021-04-07T16:25:00Z">
            <w:rPr>
              <w:ins w:id="1500" w:author="Thomas Carteret" w:date="2021-04-07T16:24:00Z"/>
              <w:rFonts w:ascii="Times New Roman" w:eastAsia="Times New Roman" w:hAnsi="Times New Roman" w:cs="Times New Roman"/>
              <w:szCs w:val="24"/>
              <w:lang w:eastAsia="fr-FR"/>
            </w:rPr>
          </w:rPrChange>
        </w:rPr>
        <w:pPrChange w:id="1501" w:author="Thomas Carteret" w:date="2021-04-07T16:57:00Z">
          <w:pPr>
            <w:spacing w:before="100" w:beforeAutospacing="1" w:after="100" w:afterAutospacing="1"/>
            <w:jc w:val="left"/>
          </w:pPr>
        </w:pPrChange>
      </w:pPr>
      <w:ins w:id="1502" w:author="Thomas Carteret" w:date="2021-04-07T16:24:00Z">
        <w:r w:rsidRPr="00747DFA">
          <w:rPr>
            <w:lang w:val="en-US"/>
            <w:rPrChange w:id="1503" w:author="Thomas Carteret" w:date="2021-04-07T16:25:00Z">
              <w:rPr>
                <w:rFonts w:ascii="Times New Roman" w:eastAsia="Times New Roman" w:hAnsi="Times New Roman" w:cs="Times New Roman"/>
                <w:szCs w:val="24"/>
                <w:lang w:eastAsia="fr-FR"/>
              </w:rPr>
            </w:rPrChange>
          </w:rPr>
          <w:t xml:space="preserve">For the physics of our </w:t>
        </w:r>
      </w:ins>
      <w:ins w:id="1504" w:author="Thomas Carteret" w:date="2021-04-07T16:50:00Z">
        <w:r w:rsidR="00F72392" w:rsidRPr="00747DFA">
          <w:rPr>
            <w:lang w:val="en-US"/>
          </w:rPr>
          <w:t>simulation,</w:t>
        </w:r>
      </w:ins>
      <w:ins w:id="1505" w:author="Thomas Carteret" w:date="2021-04-07T16:24:00Z">
        <w:r w:rsidRPr="00747DFA">
          <w:rPr>
            <w:lang w:val="en-US"/>
            <w:rPrChange w:id="1506" w:author="Thomas Carteret" w:date="2021-04-07T16:25:00Z">
              <w:rPr>
                <w:rFonts w:ascii="Times New Roman" w:eastAsia="Times New Roman" w:hAnsi="Times New Roman" w:cs="Times New Roman"/>
                <w:szCs w:val="24"/>
                <w:lang w:eastAsia="fr-FR"/>
              </w:rPr>
            </w:rPrChange>
          </w:rPr>
          <w:t xml:space="preserve"> we decided to go with the social force model.</w:t>
        </w:r>
      </w:ins>
    </w:p>
    <w:p w14:paraId="0FD53C10" w14:textId="0347A6FA" w:rsidR="000E1B2F" w:rsidRPr="006A4396" w:rsidDel="00747DFA" w:rsidRDefault="00803966" w:rsidP="000E1B2F">
      <w:pPr>
        <w:rPr>
          <w:del w:id="1507" w:author="Thomas Carteret" w:date="2021-04-07T16:24:00Z"/>
          <w:lang w:val="en-US"/>
        </w:rPr>
      </w:pPr>
      <w:del w:id="1508" w:author="Thomas Carteret" w:date="2021-04-07T16:24:00Z">
        <w:r w:rsidRPr="006A4396" w:rsidDel="00747DFA">
          <w:rPr>
            <w:lang w:val="en-US"/>
          </w:rPr>
          <w:delText>Explain you’re a-priori technological choices</w:delText>
        </w:r>
        <w:r w:rsidR="000E1B2F" w:rsidRPr="006A4396" w:rsidDel="00747DFA">
          <w:rPr>
            <w:lang w:val="en-US"/>
          </w:rPr>
          <w:delText>.</w:delText>
        </w:r>
      </w:del>
    </w:p>
    <w:p w14:paraId="026DF57A" w14:textId="47B1B9B9" w:rsidR="006B1263" w:rsidRPr="006A4396" w:rsidDel="00747DFA" w:rsidRDefault="00803966" w:rsidP="006B1263">
      <w:pPr>
        <w:rPr>
          <w:del w:id="1509" w:author="Thomas Carteret" w:date="2021-04-07T16:24:00Z"/>
          <w:lang w:val="en-US"/>
        </w:rPr>
      </w:pPr>
      <w:del w:id="1510" w:author="Thomas Carteret" w:date="2021-04-07T16:24:00Z">
        <w:r w:rsidRPr="006A4396" w:rsidDel="00747DFA">
          <w:rPr>
            <w:lang w:val="en-US"/>
          </w:rPr>
          <w:delText>Give concrete and arguments for your choices.</w:delText>
        </w:r>
        <w:r w:rsidR="00402CB4" w:rsidRPr="006A4396" w:rsidDel="00747DFA">
          <w:rPr>
            <w:lang w:val="en-US"/>
          </w:rPr>
          <w:delText xml:space="preserve"> </w:delText>
        </w:r>
      </w:del>
    </w:p>
    <w:p w14:paraId="4F6EFD9F" w14:textId="7AB29199" w:rsidR="007D79E5" w:rsidRPr="006A4396" w:rsidDel="00747DFA" w:rsidRDefault="007D79E5" w:rsidP="006B1263">
      <w:pPr>
        <w:rPr>
          <w:del w:id="1511" w:author="Thomas Carteret" w:date="2021-04-07T16:24:00Z"/>
          <w:lang w:val="en-US"/>
        </w:rPr>
      </w:pPr>
      <w:del w:id="1512" w:author="Thomas Carteret" w:date="2021-04-07T16:24:00Z">
        <w:r w:rsidRPr="006A4396" w:rsidDel="00747DFA">
          <w:rPr>
            <w:lang w:val="en-US"/>
          </w:rPr>
          <w:delText>More specifically, you have to given convincing arguments if you would not use SARL.</w:delText>
        </w:r>
      </w:del>
    </w:p>
    <w:p w14:paraId="70048E5C" w14:textId="77777777" w:rsidR="006B1263" w:rsidRPr="006A4396" w:rsidRDefault="006B1263" w:rsidP="006B1263">
      <w:pPr>
        <w:pStyle w:val="Titre1"/>
        <w:shd w:val="clear" w:color="auto" w:fill="8DB3E2"/>
        <w:rPr>
          <w:lang w:val="en-US"/>
        </w:rPr>
      </w:pPr>
      <w:bookmarkStart w:id="1513" w:name="_Toc74302238"/>
      <w:r w:rsidRPr="006A4396">
        <w:rPr>
          <w:lang w:val="en-US"/>
        </w:rPr>
        <w:t>4</w:t>
      </w:r>
      <w:r w:rsidRPr="006A4396">
        <w:rPr>
          <w:rFonts w:cstheme="minorHAnsi"/>
          <w:lang w:val="en-US"/>
        </w:rPr>
        <w:t>. U</w:t>
      </w:r>
      <w:r w:rsidR="00735B58" w:rsidRPr="006A4396">
        <w:rPr>
          <w:rFonts w:cstheme="minorHAnsi"/>
          <w:lang w:val="en-US"/>
        </w:rPr>
        <w:t xml:space="preserve">ser </w:t>
      </w:r>
      <w:r w:rsidRPr="006A4396">
        <w:rPr>
          <w:rFonts w:cstheme="minorHAnsi"/>
          <w:lang w:val="en-US"/>
        </w:rPr>
        <w:t>I</w:t>
      </w:r>
      <w:r w:rsidR="00735B58" w:rsidRPr="006A4396">
        <w:rPr>
          <w:rFonts w:cstheme="minorHAnsi"/>
          <w:lang w:val="en-US"/>
        </w:rPr>
        <w:t>nterface</w:t>
      </w:r>
      <w:bookmarkEnd w:id="1513"/>
    </w:p>
    <w:p w14:paraId="79D648D8" w14:textId="468A9BA2" w:rsidR="00BF3AB1" w:rsidRDefault="00747DFA">
      <w:pPr>
        <w:spacing w:before="100" w:beforeAutospacing="1" w:after="100" w:afterAutospacing="1"/>
        <w:rPr>
          <w:ins w:id="1514" w:author="Thomas Carteret" w:date="2021-04-07T16:52:00Z"/>
          <w:lang w:val="en-US"/>
        </w:rPr>
        <w:pPrChange w:id="1515" w:author="Thomas Carteret" w:date="2021-04-07T16:57:00Z">
          <w:pPr>
            <w:spacing w:before="100" w:beforeAutospacing="1" w:after="100" w:afterAutospacing="1"/>
            <w:jc w:val="left"/>
          </w:pPr>
        </w:pPrChange>
      </w:pPr>
      <w:ins w:id="1516" w:author="Thomas Carteret" w:date="2021-04-07T16:26:00Z">
        <w:r w:rsidRPr="00747DFA">
          <w:rPr>
            <w:lang w:val="en-US"/>
            <w:rPrChange w:id="1517" w:author="Thomas Carteret" w:date="2021-04-07T16:26:00Z">
              <w:rPr>
                <w:rFonts w:ascii="Times New Roman" w:eastAsia="Times New Roman" w:hAnsi="Times New Roman" w:cs="Times New Roman"/>
                <w:szCs w:val="24"/>
                <w:lang w:eastAsia="fr-FR"/>
              </w:rPr>
            </w:rPrChange>
          </w:rPr>
          <w:t>The interface of this project will be a 2D view of the map from above. On the map the agents will be represented as circles of colors. The design of the objects is still not decided (probably rectangles of colors). The user will be able to choose between different senarios and/or place the number of agents and objects on the map then start the simulation. The user may also be able to choose the different parameters of each agent placed on the map (original state, tolerance, ….).</w:t>
        </w:r>
      </w:ins>
      <w:del w:id="1518" w:author="Thomas Carteret" w:date="2021-04-07T16:26:00Z">
        <w:r w:rsidR="006B1263" w:rsidRPr="006A4396" w:rsidDel="00747DFA">
          <w:rPr>
            <w:lang w:val="en-US"/>
          </w:rPr>
          <w:delText>Brief description of the user interface of the simulator.</w:delText>
        </w:r>
      </w:del>
      <w:r w:rsidR="00735B58" w:rsidRPr="006A4396">
        <w:rPr>
          <w:lang w:val="en-US"/>
        </w:rPr>
        <w:t xml:space="preserve"> </w:t>
      </w:r>
    </w:p>
    <w:p w14:paraId="4E8162CD" w14:textId="77777777" w:rsidR="00BF3AB1" w:rsidRDefault="00BF3AB1">
      <w:pPr>
        <w:spacing w:before="0" w:after="0"/>
        <w:jc w:val="left"/>
        <w:rPr>
          <w:ins w:id="1519" w:author="Thomas Carteret" w:date="2021-04-07T16:52:00Z"/>
          <w:lang w:val="en-US"/>
        </w:rPr>
      </w:pPr>
      <w:ins w:id="1520" w:author="Thomas Carteret" w:date="2021-04-07T16:52:00Z">
        <w:r>
          <w:rPr>
            <w:lang w:val="en-US"/>
          </w:rPr>
          <w:br w:type="page"/>
        </w:r>
      </w:ins>
    </w:p>
    <w:p w14:paraId="2CBF6B78" w14:textId="54B84137" w:rsidR="006B1263" w:rsidRPr="00747DFA" w:rsidDel="00BF3AB1" w:rsidRDefault="006B1263">
      <w:pPr>
        <w:spacing w:before="100" w:beforeAutospacing="1" w:after="100" w:afterAutospacing="1"/>
        <w:jc w:val="left"/>
        <w:rPr>
          <w:del w:id="1521" w:author="Thomas Carteret" w:date="2021-04-07T16:52:00Z"/>
          <w:lang w:val="en-US"/>
        </w:rPr>
        <w:pPrChange w:id="1522" w:author="Thomas Carteret" w:date="2021-04-07T16:26:00Z">
          <w:pPr/>
        </w:pPrChange>
      </w:pPr>
    </w:p>
    <w:p w14:paraId="2CB57630" w14:textId="77777777" w:rsidR="00402CB4" w:rsidRPr="006A4396" w:rsidRDefault="00735B58" w:rsidP="00402CB4">
      <w:pPr>
        <w:pStyle w:val="Titre1"/>
        <w:shd w:val="clear" w:color="auto" w:fill="8DB3E2"/>
        <w:rPr>
          <w:lang w:val="en-US"/>
        </w:rPr>
      </w:pPr>
      <w:bookmarkStart w:id="1523" w:name="_Toc74302239"/>
      <w:r w:rsidRPr="006A4396">
        <w:rPr>
          <w:lang w:val="en-US"/>
        </w:rPr>
        <w:t>5</w:t>
      </w:r>
      <w:r w:rsidR="00402CB4" w:rsidRPr="006A4396">
        <w:rPr>
          <w:rFonts w:cstheme="minorHAnsi"/>
          <w:lang w:val="en-US"/>
        </w:rPr>
        <w:t xml:space="preserve">. </w:t>
      </w:r>
      <w:r w:rsidR="006B1263" w:rsidRPr="006A4396">
        <w:rPr>
          <w:rFonts w:cstheme="minorHAnsi"/>
          <w:lang w:val="en-US"/>
        </w:rPr>
        <w:t>Work Packages</w:t>
      </w:r>
      <w:bookmarkEnd w:id="1523"/>
    </w:p>
    <w:p w14:paraId="4883E2AF" w14:textId="77777777" w:rsidR="00376472" w:rsidRPr="006A4396" w:rsidRDefault="00376472" w:rsidP="00376472">
      <w:pPr>
        <w:rPr>
          <w:lang w:val="en-US"/>
        </w:rPr>
      </w:pPr>
      <w:r w:rsidRPr="006A4396">
        <w:rPr>
          <w:lang w:val="en-US"/>
        </w:rPr>
        <w:t>In this section, you should provide an tentative of description of the different work p</w:t>
      </w:r>
      <w:r w:rsidR="00C9343E" w:rsidRPr="006A4396">
        <w:rPr>
          <w:lang w:val="en-US"/>
        </w:rPr>
        <w:t>ackages in your project. A work-</w:t>
      </w:r>
      <w:r w:rsidRPr="006A4396">
        <w:rPr>
          <w:lang w:val="en-US"/>
        </w:rPr>
        <w:t>package is a set of tasks that are all dedicated to a given topics. Below, examples are provided. But you could change them.</w:t>
      </w:r>
    </w:p>
    <w:p w14:paraId="069C25D9" w14:textId="77777777" w:rsidR="006A465B" w:rsidRPr="006A4396" w:rsidRDefault="00C9343E" w:rsidP="00C9343E">
      <w:pPr>
        <w:pStyle w:val="Titre2"/>
        <w:rPr>
          <w:lang w:val="en-US"/>
        </w:rPr>
      </w:pPr>
      <w:bookmarkStart w:id="1524" w:name="_Toc74302240"/>
      <w:r w:rsidRPr="006A4396">
        <w:rPr>
          <w:lang w:val="en-US"/>
        </w:rPr>
        <w:t>5.1. What is a Work-</w:t>
      </w:r>
      <w:r w:rsidR="006A465B" w:rsidRPr="006A4396">
        <w:rPr>
          <w:lang w:val="en-US"/>
        </w:rPr>
        <w:t>Package ?</w:t>
      </w:r>
      <w:bookmarkEnd w:id="1524"/>
    </w:p>
    <w:p w14:paraId="2F64BA3E" w14:textId="77777777" w:rsidR="00C9343E" w:rsidRPr="006A4396" w:rsidRDefault="00C9343E" w:rsidP="00C9343E">
      <w:pPr>
        <w:rPr>
          <w:lang w:val="en-US"/>
        </w:rPr>
      </w:pPr>
      <w:r w:rsidRPr="006A4396">
        <w:rPr>
          <w:lang w:val="en-US"/>
        </w:rPr>
        <w:t>The division of the project into “work-package”</w:t>
      </w:r>
      <w:r w:rsidRPr="006A4396">
        <w:rPr>
          <w:rStyle w:val="Appelnotedebasdep"/>
          <w:lang w:val="en-US"/>
        </w:rPr>
        <w:footnoteReference w:id="1"/>
      </w:r>
      <w:r w:rsidRPr="006A4396">
        <w:rPr>
          <w:lang w:val="en-US"/>
        </w:rPr>
        <w:t xml:space="preserve"> (WP) is a classic of projects. It is sometimes translated into French by « group of tasks », « type of action » or « activities », which does not reflect completely, the concept behind it.</w:t>
      </w:r>
    </w:p>
    <w:p w14:paraId="4649B025" w14:textId="77777777" w:rsidR="00C9343E" w:rsidRPr="006A4396" w:rsidRDefault="00C9343E" w:rsidP="00C9343E">
      <w:pPr>
        <w:rPr>
          <w:lang w:val="en-US"/>
        </w:rPr>
      </w:pPr>
      <w:r w:rsidRPr="006A4396">
        <w:rPr>
          <w:lang w:val="en-US"/>
        </w:rPr>
        <w:t>If you look at the content, it’s simply a matter of breaking your project down into a few major activities. Generally, we find in all projects at least the following actions:</w:t>
      </w:r>
    </w:p>
    <w:p w14:paraId="13F74A32" w14:textId="77777777" w:rsidR="00C9343E" w:rsidRPr="006A4396" w:rsidRDefault="00C9343E" w:rsidP="00C9343E">
      <w:pPr>
        <w:pStyle w:val="Paragraphedeliste"/>
        <w:numPr>
          <w:ilvl w:val="3"/>
          <w:numId w:val="1"/>
        </w:numPr>
        <w:ind w:left="426"/>
        <w:rPr>
          <w:lang w:val="en-US"/>
        </w:rPr>
      </w:pPr>
      <w:r w:rsidRPr="006A4396">
        <w:rPr>
          <w:i/>
          <w:lang w:val="en-US"/>
        </w:rPr>
        <w:t>Project Management</w:t>
      </w:r>
      <w:r w:rsidRPr="006A4396">
        <w:rPr>
          <w:lang w:val="en-US"/>
        </w:rPr>
        <w:t>, i.e. related to the tasks dedicated to the project management itself;</w:t>
      </w:r>
    </w:p>
    <w:p w14:paraId="10E60FF9" w14:textId="77777777" w:rsidR="00C9343E" w:rsidRPr="006A4396" w:rsidRDefault="00C9343E" w:rsidP="00C9343E">
      <w:pPr>
        <w:pStyle w:val="Paragraphedeliste"/>
        <w:numPr>
          <w:ilvl w:val="3"/>
          <w:numId w:val="1"/>
        </w:numPr>
        <w:ind w:left="426"/>
        <w:rPr>
          <w:lang w:val="en-US"/>
        </w:rPr>
      </w:pPr>
      <w:r w:rsidRPr="006A4396">
        <w:rPr>
          <w:i/>
          <w:lang w:val="en-US"/>
        </w:rPr>
        <w:t>Communication</w:t>
      </w:r>
      <w:r w:rsidRPr="006A4396">
        <w:rPr>
          <w:lang w:val="en-US"/>
        </w:rPr>
        <w:t>, i.e. the tasks related to the scientific and not scientific communication and publicity;</w:t>
      </w:r>
    </w:p>
    <w:p w14:paraId="64FF7296" w14:textId="77777777" w:rsidR="00C9343E" w:rsidRPr="006A4396" w:rsidRDefault="00C9343E" w:rsidP="00C9343E">
      <w:pPr>
        <w:pStyle w:val="Paragraphedeliste"/>
        <w:numPr>
          <w:ilvl w:val="3"/>
          <w:numId w:val="1"/>
        </w:numPr>
        <w:ind w:left="426"/>
        <w:rPr>
          <w:lang w:val="en-US"/>
        </w:rPr>
      </w:pPr>
      <w:r w:rsidRPr="006A4396">
        <w:rPr>
          <w:i/>
          <w:lang w:val="en-US"/>
        </w:rPr>
        <w:t>Implementation of the project</w:t>
      </w:r>
      <w:r w:rsidRPr="006A4396">
        <w:rPr>
          <w:lang w:val="en-US"/>
        </w:rPr>
        <w:t>, i.e. the work-packages that enable to reach the objectives of the project.</w:t>
      </w:r>
    </w:p>
    <w:p w14:paraId="36DBC7FF" w14:textId="77777777" w:rsidR="00C9343E" w:rsidRPr="006A4396" w:rsidRDefault="00C9343E" w:rsidP="00C9343E">
      <w:pPr>
        <w:rPr>
          <w:lang w:val="en-US"/>
        </w:rPr>
      </w:pPr>
      <w:r w:rsidRPr="006A4396">
        <w:rPr>
          <w:lang w:val="en-US"/>
        </w:rPr>
        <w:t>This will enable you to:</w:t>
      </w:r>
    </w:p>
    <w:p w14:paraId="289463DF" w14:textId="77777777" w:rsidR="00C9343E" w:rsidRPr="006A4396" w:rsidRDefault="00C9343E" w:rsidP="00C9343E">
      <w:pPr>
        <w:pStyle w:val="Paragraphedeliste"/>
        <w:numPr>
          <w:ilvl w:val="3"/>
          <w:numId w:val="1"/>
        </w:numPr>
        <w:ind w:left="426"/>
        <w:rPr>
          <w:lang w:val="en-US"/>
        </w:rPr>
      </w:pPr>
      <w:r w:rsidRPr="006A4396">
        <w:rPr>
          <w:lang w:val="en-US"/>
        </w:rPr>
        <w:t>Make your project more understandable for an external evaluator by splitting its complexity into smaller units of works;</w:t>
      </w:r>
    </w:p>
    <w:p w14:paraId="5FC81A82" w14:textId="77777777" w:rsidR="00C9343E" w:rsidRPr="006A4396" w:rsidRDefault="00C9343E" w:rsidP="00C9343E">
      <w:pPr>
        <w:pStyle w:val="Paragraphedeliste"/>
        <w:numPr>
          <w:ilvl w:val="3"/>
          <w:numId w:val="1"/>
        </w:numPr>
        <w:ind w:left="426"/>
        <w:rPr>
          <w:lang w:val="en-US"/>
        </w:rPr>
      </w:pPr>
      <w:r w:rsidRPr="006A4396">
        <w:rPr>
          <w:lang w:val="en-US"/>
        </w:rPr>
        <w:t>Dispatch the work load on several tasks within the different work-packages;</w:t>
      </w:r>
    </w:p>
    <w:p w14:paraId="1AADC56B" w14:textId="77777777" w:rsidR="00C9343E" w:rsidRPr="006A4396" w:rsidRDefault="00C9343E" w:rsidP="00C9343E">
      <w:pPr>
        <w:pStyle w:val="Paragraphedeliste"/>
        <w:numPr>
          <w:ilvl w:val="3"/>
          <w:numId w:val="1"/>
        </w:numPr>
        <w:ind w:left="426"/>
        <w:rPr>
          <w:lang w:val="en-US"/>
        </w:rPr>
      </w:pPr>
      <w:r w:rsidRPr="006A4396">
        <w:rPr>
          <w:lang w:val="en-US"/>
        </w:rPr>
        <w:t>Assign the persons to the work-packages and the tasks into these work-packages;</w:t>
      </w:r>
    </w:p>
    <w:p w14:paraId="177B6BB2" w14:textId="77777777" w:rsidR="006A465B" w:rsidRPr="006A4396" w:rsidRDefault="00C9343E" w:rsidP="00C9343E">
      <w:pPr>
        <w:pStyle w:val="Paragraphedeliste"/>
        <w:numPr>
          <w:ilvl w:val="3"/>
          <w:numId w:val="1"/>
        </w:numPr>
        <w:ind w:left="426"/>
        <w:rPr>
          <w:lang w:val="en-US"/>
        </w:rPr>
      </w:pPr>
      <w:r w:rsidRPr="006A4396">
        <w:rPr>
          <w:lang w:val="en-US"/>
        </w:rPr>
        <w:t>Assign other resources (computers, etc.) to the tasks.</w:t>
      </w:r>
    </w:p>
    <w:p w14:paraId="74DF4CA0" w14:textId="77777777" w:rsidR="00C9343E" w:rsidRPr="006A4396" w:rsidRDefault="00C9343E" w:rsidP="00C9343E">
      <w:pPr>
        <w:rPr>
          <w:lang w:val="en-US"/>
        </w:rPr>
      </w:pPr>
      <w:r w:rsidRPr="006A4396">
        <w:rPr>
          <w:lang w:val="en-US"/>
        </w:rPr>
        <w:t>Each WP has:</w:t>
      </w:r>
    </w:p>
    <w:p w14:paraId="358B8279" w14:textId="77777777" w:rsidR="00C9343E" w:rsidRPr="006A4396" w:rsidRDefault="00C9343E" w:rsidP="00C9343E">
      <w:pPr>
        <w:pStyle w:val="Paragraphedeliste"/>
        <w:numPr>
          <w:ilvl w:val="0"/>
          <w:numId w:val="6"/>
        </w:numPr>
        <w:ind w:left="426"/>
        <w:rPr>
          <w:lang w:val="en-US"/>
        </w:rPr>
      </w:pPr>
      <w:r w:rsidRPr="006A4396">
        <w:rPr>
          <w:lang w:val="en-US"/>
        </w:rPr>
        <w:t>A description of the objectives of the WP;</w:t>
      </w:r>
    </w:p>
    <w:p w14:paraId="4419289C" w14:textId="77777777" w:rsidR="00C9343E" w:rsidRPr="006A4396" w:rsidRDefault="00C9343E" w:rsidP="00C9343E">
      <w:pPr>
        <w:pStyle w:val="Paragraphedeliste"/>
        <w:numPr>
          <w:ilvl w:val="0"/>
          <w:numId w:val="6"/>
        </w:numPr>
        <w:ind w:left="426"/>
        <w:rPr>
          <w:lang w:val="en-US"/>
        </w:rPr>
      </w:pPr>
      <w:r w:rsidRPr="006A4396">
        <w:rPr>
          <w:lang w:val="en-US"/>
        </w:rPr>
        <w:t>A list of tasks;</w:t>
      </w:r>
    </w:p>
    <w:p w14:paraId="1437BB8C" w14:textId="77777777" w:rsidR="00C9343E" w:rsidRPr="006A4396" w:rsidRDefault="00C9343E" w:rsidP="00C9343E">
      <w:pPr>
        <w:pStyle w:val="Paragraphedeliste"/>
        <w:numPr>
          <w:ilvl w:val="0"/>
          <w:numId w:val="6"/>
        </w:numPr>
        <w:ind w:left="426"/>
        <w:rPr>
          <w:lang w:val="en-US"/>
        </w:rPr>
      </w:pPr>
      <w:r w:rsidRPr="006A4396">
        <w:rPr>
          <w:lang w:val="en-US"/>
        </w:rPr>
        <w:t>A list of inputs (document, code, etc.) for each task that may be provided by another tasks within the same WP or another WP, or get from another source;</w:t>
      </w:r>
    </w:p>
    <w:p w14:paraId="3922994A" w14:textId="77777777" w:rsidR="00C9343E" w:rsidRPr="006A4396" w:rsidRDefault="00C9343E" w:rsidP="00C9343E">
      <w:pPr>
        <w:pStyle w:val="Paragraphedeliste"/>
        <w:numPr>
          <w:ilvl w:val="0"/>
          <w:numId w:val="6"/>
        </w:numPr>
        <w:ind w:left="426"/>
        <w:rPr>
          <w:lang w:val="en-US"/>
        </w:rPr>
      </w:pPr>
    </w:p>
    <w:p w14:paraId="7F5F84E5" w14:textId="77777777" w:rsidR="00C9343E" w:rsidRPr="006A4396" w:rsidRDefault="00C9343E" w:rsidP="00C9343E">
      <w:pPr>
        <w:pStyle w:val="Paragraphedeliste"/>
        <w:numPr>
          <w:ilvl w:val="0"/>
          <w:numId w:val="6"/>
        </w:numPr>
        <w:ind w:left="426"/>
        <w:rPr>
          <w:lang w:val="en-US"/>
        </w:rPr>
      </w:pPr>
      <w:r w:rsidRPr="006A4396">
        <w:rPr>
          <w:lang w:val="en-US"/>
        </w:rPr>
        <w:t>A list of outputs, or outcomes (document, code, etc.) for each tasks.</w:t>
      </w:r>
    </w:p>
    <w:p w14:paraId="0E7A3D4E" w14:textId="77777777" w:rsidR="00C9343E" w:rsidRPr="006A4396" w:rsidRDefault="00FD0D7E" w:rsidP="00C9343E">
      <w:pPr>
        <w:ind w:left="66"/>
        <w:rPr>
          <w:b/>
          <w:lang w:val="en-US"/>
        </w:rPr>
      </w:pPr>
      <w:r w:rsidRPr="006A4396">
        <w:rPr>
          <w:b/>
          <w:color w:val="FF0000"/>
          <w:lang w:val="en-US"/>
        </w:rPr>
        <w:t>You are not supposed to be expert in project management, yet. That’s why, the list of WP and tasks that you will have to define and write into this document should not be “perfect”. But, take this opportunity in order to increase your experience related to a “professional” definition of a project.</w:t>
      </w:r>
    </w:p>
    <w:p w14:paraId="028E9369" w14:textId="77777777" w:rsidR="00376472" w:rsidRPr="006A4396" w:rsidRDefault="00376472" w:rsidP="00376472">
      <w:pPr>
        <w:pStyle w:val="Titre2"/>
        <w:shd w:val="clear" w:color="auto" w:fill="FFFFFF"/>
        <w:rPr>
          <w:lang w:val="en-US"/>
        </w:rPr>
      </w:pPr>
      <w:bookmarkStart w:id="1525" w:name="_Toc74302241"/>
      <w:r w:rsidRPr="006A4396">
        <w:rPr>
          <w:lang w:val="en-US"/>
        </w:rPr>
        <w:t>5.1. Work Package 1: Environment</w:t>
      </w:r>
      <w:bookmarkEnd w:id="1525"/>
    </w:p>
    <w:p w14:paraId="32B9CDDB" w14:textId="77777777" w:rsidR="00A71C44" w:rsidRPr="006A4396" w:rsidRDefault="00A71C44" w:rsidP="00A71C44">
      <w:pPr>
        <w:pStyle w:val="Titre3"/>
        <w:pBdr>
          <w:top w:val="single" w:sz="6" w:space="0" w:color="8DB3E2"/>
        </w:pBdr>
        <w:rPr>
          <w:lang w:val="en-US"/>
        </w:rPr>
      </w:pPr>
      <w:bookmarkStart w:id="1526" w:name="_Toc74302242"/>
      <w:r w:rsidRPr="006A4396">
        <w:rPr>
          <w:lang w:val="en-US"/>
        </w:rPr>
        <w:t>5.1.1. Description</w:t>
      </w:r>
      <w:bookmarkEnd w:id="1526"/>
    </w:p>
    <w:p w14:paraId="1D1B1292" w14:textId="77777777" w:rsidR="00376472" w:rsidRPr="006A4396" w:rsidRDefault="00376472" w:rsidP="00376472">
      <w:pPr>
        <w:rPr>
          <w:lang w:val="en-US"/>
        </w:rPr>
      </w:pPr>
      <w:r w:rsidRPr="006A4396">
        <w:rPr>
          <w:lang w:val="en-US"/>
        </w:rPr>
        <w:lastRenderedPageBreak/>
        <w:t>Describe the purpose of the work package.</w:t>
      </w:r>
    </w:p>
    <w:p w14:paraId="32A42483" w14:textId="77777777" w:rsidR="00A71C44" w:rsidRPr="006A4396" w:rsidRDefault="00A71C44" w:rsidP="00376472">
      <w:pPr>
        <w:rPr>
          <w:lang w:val="en-US"/>
        </w:rPr>
      </w:pPr>
      <w:r w:rsidRPr="006A4396">
        <w:rPr>
          <w:lang w:val="en-US"/>
        </w:rPr>
        <w:t>List the tasks:</w:t>
      </w:r>
    </w:p>
    <w:p w14:paraId="5E197547" w14:textId="77777777" w:rsidR="00A71C44" w:rsidRPr="006A4396" w:rsidRDefault="00A71C44" w:rsidP="00A71C44">
      <w:pPr>
        <w:pStyle w:val="Paragraphedeliste"/>
        <w:numPr>
          <w:ilvl w:val="0"/>
          <w:numId w:val="1"/>
        </w:numPr>
        <w:rPr>
          <w:lang w:val="en-US"/>
        </w:rPr>
      </w:pPr>
      <w:r w:rsidRPr="006A4396">
        <w:rPr>
          <w:lang w:val="en-US"/>
        </w:rPr>
        <w:t>T1.1: Name and explanation about the task 1 in this work package</w:t>
      </w:r>
    </w:p>
    <w:p w14:paraId="11B50DC5" w14:textId="77777777" w:rsidR="00A71C44" w:rsidRPr="006A4396" w:rsidRDefault="00A71C44" w:rsidP="00A71C44">
      <w:pPr>
        <w:pStyle w:val="Paragraphedeliste"/>
        <w:numPr>
          <w:ilvl w:val="0"/>
          <w:numId w:val="1"/>
        </w:numPr>
        <w:rPr>
          <w:lang w:val="en-US"/>
        </w:rPr>
      </w:pPr>
      <w:r w:rsidRPr="006A4396">
        <w:rPr>
          <w:lang w:val="en-US"/>
        </w:rPr>
        <w:t>T1.2: Name and explanation about the task 2 in this work package</w:t>
      </w:r>
    </w:p>
    <w:p w14:paraId="69DE0466" w14:textId="77777777" w:rsidR="00A71C44" w:rsidRPr="006A4396" w:rsidRDefault="00A71C44" w:rsidP="00A71C44">
      <w:pPr>
        <w:pStyle w:val="Titre3"/>
        <w:pBdr>
          <w:top w:val="single" w:sz="6" w:space="0" w:color="8DB3E2"/>
        </w:pBdr>
        <w:rPr>
          <w:lang w:val="en-US"/>
        </w:rPr>
      </w:pPr>
      <w:bookmarkStart w:id="1527" w:name="_Toc74302243"/>
      <w:r w:rsidRPr="006A4396">
        <w:rPr>
          <w:lang w:val="en-US"/>
        </w:rPr>
        <w:t>5.1.2. Inputs</w:t>
      </w:r>
      <w:bookmarkEnd w:id="1527"/>
    </w:p>
    <w:p w14:paraId="055BA1FD" w14:textId="77777777" w:rsidR="00A71C44" w:rsidRPr="006A4396" w:rsidRDefault="00A71C44" w:rsidP="00376472">
      <w:pPr>
        <w:rPr>
          <w:lang w:val="en-US"/>
        </w:rPr>
      </w:pPr>
      <w:r w:rsidRPr="006A4396">
        <w:rPr>
          <w:lang w:val="en-US"/>
        </w:rPr>
        <w:t>List the information, the models, the files that are needed to realize the tasks.</w:t>
      </w:r>
    </w:p>
    <w:p w14:paraId="27620DBA" w14:textId="77777777" w:rsidR="00A71C44" w:rsidRPr="006A4396" w:rsidRDefault="00A71C44" w:rsidP="00A71C44">
      <w:pPr>
        <w:pStyle w:val="Titre3"/>
        <w:pBdr>
          <w:top w:val="single" w:sz="6" w:space="0" w:color="8DB3E2"/>
        </w:pBdr>
        <w:rPr>
          <w:lang w:val="en-US"/>
        </w:rPr>
      </w:pPr>
      <w:bookmarkStart w:id="1528" w:name="_Toc74302244"/>
      <w:r w:rsidRPr="006A4396">
        <w:rPr>
          <w:lang w:val="en-US"/>
        </w:rPr>
        <w:t>5.1.3. Outputs / Deliverables</w:t>
      </w:r>
      <w:bookmarkEnd w:id="1528"/>
    </w:p>
    <w:p w14:paraId="77B54F7D" w14:textId="77777777" w:rsidR="00A71C44" w:rsidRPr="006A4396" w:rsidRDefault="00A71C44" w:rsidP="00A71C44">
      <w:pPr>
        <w:rPr>
          <w:lang w:val="en-US"/>
        </w:rPr>
      </w:pPr>
      <w:r w:rsidRPr="006A4396">
        <w:rPr>
          <w:lang w:val="en-US"/>
        </w:rPr>
        <w:t>List the information, the models, the files or the code that are produced during this work package.</w:t>
      </w:r>
    </w:p>
    <w:p w14:paraId="01B77416" w14:textId="77777777" w:rsidR="00376472" w:rsidRPr="006A4396" w:rsidRDefault="00376472" w:rsidP="00376472">
      <w:pPr>
        <w:pStyle w:val="Titre2"/>
        <w:shd w:val="clear" w:color="auto" w:fill="FFFFFF"/>
        <w:rPr>
          <w:lang w:val="en-US"/>
        </w:rPr>
      </w:pPr>
      <w:bookmarkStart w:id="1529" w:name="_Toc74302245"/>
      <w:r w:rsidRPr="006A4396">
        <w:rPr>
          <w:lang w:val="en-US"/>
        </w:rPr>
        <w:t xml:space="preserve">5.2. Work Package 2: </w:t>
      </w:r>
      <w:r w:rsidR="00A71C44" w:rsidRPr="006A4396">
        <w:rPr>
          <w:lang w:val="en-US"/>
        </w:rPr>
        <w:t>Group 1 of Agents</w:t>
      </w:r>
      <w:bookmarkEnd w:id="1529"/>
    </w:p>
    <w:p w14:paraId="75ED2543" w14:textId="77777777" w:rsidR="00A71C44" w:rsidRPr="006A4396" w:rsidRDefault="00A71C44" w:rsidP="00A71C44">
      <w:pPr>
        <w:pStyle w:val="Titre3"/>
        <w:pBdr>
          <w:top w:val="single" w:sz="6" w:space="0" w:color="8DB3E2"/>
        </w:pBdr>
        <w:rPr>
          <w:lang w:val="en-US"/>
        </w:rPr>
      </w:pPr>
      <w:bookmarkStart w:id="1530" w:name="_Toc74302246"/>
      <w:r w:rsidRPr="006A4396">
        <w:rPr>
          <w:lang w:val="en-US"/>
        </w:rPr>
        <w:t>5.2.1. Description</w:t>
      </w:r>
      <w:bookmarkEnd w:id="1530"/>
    </w:p>
    <w:p w14:paraId="25BB812B" w14:textId="77777777" w:rsidR="00376472" w:rsidRPr="006A4396" w:rsidRDefault="00376472" w:rsidP="00376472">
      <w:pPr>
        <w:rPr>
          <w:lang w:val="en-US"/>
        </w:rPr>
      </w:pPr>
      <w:r w:rsidRPr="006A4396">
        <w:rPr>
          <w:lang w:val="en-US"/>
        </w:rPr>
        <w:t>Describe the purpose of the work package.</w:t>
      </w:r>
    </w:p>
    <w:p w14:paraId="2557028C" w14:textId="77777777" w:rsidR="00A71C44" w:rsidRPr="006A4396" w:rsidRDefault="00A71C44" w:rsidP="00A71C44">
      <w:pPr>
        <w:rPr>
          <w:lang w:val="en-US"/>
        </w:rPr>
      </w:pPr>
      <w:r w:rsidRPr="006A4396">
        <w:rPr>
          <w:lang w:val="en-US"/>
        </w:rPr>
        <w:t>List the tasks:</w:t>
      </w:r>
    </w:p>
    <w:p w14:paraId="160989FB" w14:textId="77777777" w:rsidR="00A71C44" w:rsidRPr="006A4396" w:rsidRDefault="00A71C44" w:rsidP="00A71C44">
      <w:pPr>
        <w:pStyle w:val="Paragraphedeliste"/>
        <w:numPr>
          <w:ilvl w:val="0"/>
          <w:numId w:val="1"/>
        </w:numPr>
        <w:rPr>
          <w:lang w:val="en-US"/>
        </w:rPr>
      </w:pPr>
      <w:r w:rsidRPr="006A4396">
        <w:rPr>
          <w:lang w:val="en-US"/>
        </w:rPr>
        <w:t>T2.1: Name and explanation about the task 1 in this work package</w:t>
      </w:r>
    </w:p>
    <w:p w14:paraId="06FF22DA" w14:textId="77777777" w:rsidR="00A71C44" w:rsidRPr="006A4396" w:rsidRDefault="00A71C44" w:rsidP="00A71C44">
      <w:pPr>
        <w:pStyle w:val="Paragraphedeliste"/>
        <w:numPr>
          <w:ilvl w:val="0"/>
          <w:numId w:val="1"/>
        </w:numPr>
        <w:rPr>
          <w:lang w:val="en-US"/>
        </w:rPr>
      </w:pPr>
      <w:r w:rsidRPr="006A4396">
        <w:rPr>
          <w:lang w:val="en-US"/>
        </w:rPr>
        <w:t>T2.2: Name and explanation about the task 2 in this work package</w:t>
      </w:r>
    </w:p>
    <w:p w14:paraId="04E8AF4F" w14:textId="77777777" w:rsidR="00A71C44" w:rsidRPr="006A4396" w:rsidRDefault="00A71C44" w:rsidP="00A71C44">
      <w:pPr>
        <w:pStyle w:val="Titre3"/>
        <w:pBdr>
          <w:top w:val="single" w:sz="6" w:space="0" w:color="8DB3E2"/>
        </w:pBdr>
        <w:rPr>
          <w:lang w:val="en-US"/>
        </w:rPr>
      </w:pPr>
      <w:bookmarkStart w:id="1531" w:name="_Toc74302247"/>
      <w:r w:rsidRPr="006A4396">
        <w:rPr>
          <w:lang w:val="en-US"/>
        </w:rPr>
        <w:t>5.2.2. Inputs</w:t>
      </w:r>
      <w:bookmarkEnd w:id="1531"/>
    </w:p>
    <w:p w14:paraId="6D9A2052" w14:textId="77777777" w:rsidR="00A71C44" w:rsidRPr="006A4396" w:rsidRDefault="00A71C44" w:rsidP="00A71C44">
      <w:pPr>
        <w:rPr>
          <w:lang w:val="en-US"/>
        </w:rPr>
      </w:pPr>
      <w:r w:rsidRPr="006A4396">
        <w:rPr>
          <w:lang w:val="en-US"/>
        </w:rPr>
        <w:t>List the information, the models, the files that are needed to realize the tasks.</w:t>
      </w:r>
    </w:p>
    <w:p w14:paraId="4CD6D396" w14:textId="77777777" w:rsidR="00A71C44" w:rsidRPr="006A4396" w:rsidRDefault="00A71C44" w:rsidP="00A71C44">
      <w:pPr>
        <w:pStyle w:val="Titre3"/>
        <w:pBdr>
          <w:top w:val="single" w:sz="6" w:space="0" w:color="8DB3E2"/>
        </w:pBdr>
        <w:rPr>
          <w:lang w:val="en-US"/>
        </w:rPr>
      </w:pPr>
      <w:bookmarkStart w:id="1532" w:name="_Toc74302248"/>
      <w:r w:rsidRPr="006A4396">
        <w:rPr>
          <w:lang w:val="en-US"/>
        </w:rPr>
        <w:t>5.2.3. Outputs / Deliverables</w:t>
      </w:r>
      <w:bookmarkEnd w:id="1532"/>
    </w:p>
    <w:p w14:paraId="68800D9D" w14:textId="77777777" w:rsidR="00A71C44" w:rsidRPr="006A4396" w:rsidRDefault="00A71C44" w:rsidP="00A71C44">
      <w:pPr>
        <w:rPr>
          <w:lang w:val="en-US"/>
        </w:rPr>
      </w:pPr>
      <w:r w:rsidRPr="006A4396">
        <w:rPr>
          <w:lang w:val="en-US"/>
        </w:rPr>
        <w:t>List the information, the models, the files or the code that are produced during this work package.</w:t>
      </w:r>
    </w:p>
    <w:p w14:paraId="13971E00" w14:textId="77777777" w:rsidR="00376472" w:rsidRPr="006A4396" w:rsidRDefault="00376472" w:rsidP="00376472">
      <w:pPr>
        <w:pStyle w:val="Titre2"/>
        <w:shd w:val="clear" w:color="auto" w:fill="FFFFFF"/>
        <w:rPr>
          <w:lang w:val="en-US"/>
        </w:rPr>
      </w:pPr>
      <w:bookmarkStart w:id="1533" w:name="_Toc74302249"/>
      <w:r w:rsidRPr="006A4396">
        <w:rPr>
          <w:lang w:val="en-US"/>
        </w:rPr>
        <w:t xml:space="preserve">5.3. Work Package 3: </w:t>
      </w:r>
      <w:r w:rsidR="00A71C44" w:rsidRPr="006A4396">
        <w:rPr>
          <w:lang w:val="en-US"/>
        </w:rPr>
        <w:t>Group 2 of Agents</w:t>
      </w:r>
      <w:bookmarkEnd w:id="1533"/>
    </w:p>
    <w:p w14:paraId="276690F0" w14:textId="77777777" w:rsidR="00A71C44" w:rsidRPr="006A4396" w:rsidRDefault="00A71C44" w:rsidP="00A71C44">
      <w:pPr>
        <w:pStyle w:val="Titre3"/>
        <w:pBdr>
          <w:top w:val="single" w:sz="6" w:space="0" w:color="8DB3E2"/>
        </w:pBdr>
        <w:rPr>
          <w:lang w:val="en-US"/>
        </w:rPr>
      </w:pPr>
      <w:bookmarkStart w:id="1534" w:name="_Toc74302250"/>
      <w:r w:rsidRPr="006A4396">
        <w:rPr>
          <w:lang w:val="en-US"/>
        </w:rPr>
        <w:t>5.3.1. Description</w:t>
      </w:r>
      <w:bookmarkEnd w:id="1534"/>
    </w:p>
    <w:p w14:paraId="24D2FDBD" w14:textId="77777777" w:rsidR="00376472" w:rsidRPr="006A4396" w:rsidRDefault="00376472" w:rsidP="00376472">
      <w:pPr>
        <w:rPr>
          <w:lang w:val="en-US"/>
        </w:rPr>
      </w:pPr>
      <w:r w:rsidRPr="006A4396">
        <w:rPr>
          <w:lang w:val="en-US"/>
        </w:rPr>
        <w:t>Describe the purpose of the work package.</w:t>
      </w:r>
    </w:p>
    <w:p w14:paraId="4D5CF820" w14:textId="77777777" w:rsidR="00A71C44" w:rsidRPr="006A4396" w:rsidRDefault="00A71C44" w:rsidP="00A71C44">
      <w:pPr>
        <w:rPr>
          <w:lang w:val="en-US"/>
        </w:rPr>
      </w:pPr>
      <w:r w:rsidRPr="006A4396">
        <w:rPr>
          <w:lang w:val="en-US"/>
        </w:rPr>
        <w:t>List the tasks:</w:t>
      </w:r>
    </w:p>
    <w:p w14:paraId="02A7D3DF" w14:textId="77777777" w:rsidR="00A71C44" w:rsidRPr="006A4396" w:rsidRDefault="00A71C44" w:rsidP="00A71C44">
      <w:pPr>
        <w:pStyle w:val="Paragraphedeliste"/>
        <w:numPr>
          <w:ilvl w:val="0"/>
          <w:numId w:val="1"/>
        </w:numPr>
        <w:rPr>
          <w:lang w:val="en-US"/>
        </w:rPr>
      </w:pPr>
      <w:r w:rsidRPr="006A4396">
        <w:rPr>
          <w:lang w:val="en-US"/>
        </w:rPr>
        <w:t>T3.1: Name and explanation about the task 1 in this work package</w:t>
      </w:r>
    </w:p>
    <w:p w14:paraId="7B77C93B" w14:textId="77777777" w:rsidR="00A71C44" w:rsidRPr="006A4396" w:rsidRDefault="00A71C44" w:rsidP="00A71C44">
      <w:pPr>
        <w:pStyle w:val="Paragraphedeliste"/>
        <w:numPr>
          <w:ilvl w:val="0"/>
          <w:numId w:val="1"/>
        </w:numPr>
        <w:rPr>
          <w:lang w:val="en-US"/>
        </w:rPr>
      </w:pPr>
      <w:r w:rsidRPr="006A4396">
        <w:rPr>
          <w:lang w:val="en-US"/>
        </w:rPr>
        <w:t>T3.2: Name and explanation about the task 2 in this work package</w:t>
      </w:r>
    </w:p>
    <w:p w14:paraId="3D6FD79E" w14:textId="77777777" w:rsidR="00A71C44" w:rsidRPr="006A4396" w:rsidRDefault="00A71C44" w:rsidP="00A71C44">
      <w:pPr>
        <w:pStyle w:val="Titre3"/>
        <w:pBdr>
          <w:top w:val="single" w:sz="6" w:space="0" w:color="8DB3E2"/>
        </w:pBdr>
        <w:rPr>
          <w:lang w:val="en-US"/>
        </w:rPr>
      </w:pPr>
      <w:bookmarkStart w:id="1535" w:name="_Toc74302251"/>
      <w:r w:rsidRPr="006A4396">
        <w:rPr>
          <w:lang w:val="en-US"/>
        </w:rPr>
        <w:t>5.3.2. Inputs</w:t>
      </w:r>
      <w:bookmarkEnd w:id="1535"/>
    </w:p>
    <w:p w14:paraId="06AFAAA2" w14:textId="77777777" w:rsidR="00A71C44" w:rsidRPr="006A4396" w:rsidRDefault="00A71C44" w:rsidP="00A71C44">
      <w:pPr>
        <w:rPr>
          <w:lang w:val="en-US"/>
        </w:rPr>
      </w:pPr>
      <w:r w:rsidRPr="006A4396">
        <w:rPr>
          <w:lang w:val="en-US"/>
        </w:rPr>
        <w:t>List the information, the models, the files that are needed to realize the tasks.</w:t>
      </w:r>
    </w:p>
    <w:p w14:paraId="1C31C15A" w14:textId="77777777" w:rsidR="00A71C44" w:rsidRPr="006A4396" w:rsidRDefault="00A71C44" w:rsidP="00A71C44">
      <w:pPr>
        <w:pStyle w:val="Titre3"/>
        <w:pBdr>
          <w:top w:val="single" w:sz="6" w:space="0" w:color="8DB3E2"/>
        </w:pBdr>
        <w:rPr>
          <w:lang w:val="en-US"/>
        </w:rPr>
      </w:pPr>
      <w:bookmarkStart w:id="1536" w:name="_Toc74302252"/>
      <w:r w:rsidRPr="006A4396">
        <w:rPr>
          <w:lang w:val="en-US"/>
        </w:rPr>
        <w:lastRenderedPageBreak/>
        <w:t>5.3.3. Outputs / Deliverables</w:t>
      </w:r>
      <w:bookmarkEnd w:id="1536"/>
    </w:p>
    <w:p w14:paraId="3BD34B86" w14:textId="77777777" w:rsidR="00A71C44" w:rsidRPr="006A4396" w:rsidRDefault="00A71C44" w:rsidP="00A71C44">
      <w:pPr>
        <w:rPr>
          <w:lang w:val="en-US"/>
        </w:rPr>
      </w:pPr>
      <w:r w:rsidRPr="006A4396">
        <w:rPr>
          <w:lang w:val="en-US"/>
        </w:rPr>
        <w:t>List the information, the models, the files or the code that are produced during this work package.</w:t>
      </w:r>
    </w:p>
    <w:p w14:paraId="34052581" w14:textId="77777777" w:rsidR="00376472" w:rsidRPr="006A4396" w:rsidRDefault="00376472" w:rsidP="00376472">
      <w:pPr>
        <w:pStyle w:val="Titre2"/>
        <w:shd w:val="clear" w:color="auto" w:fill="FFFFFF"/>
        <w:rPr>
          <w:lang w:val="en-US"/>
        </w:rPr>
      </w:pPr>
      <w:bookmarkStart w:id="1537" w:name="_Toc74302253"/>
      <w:r w:rsidRPr="006A4396">
        <w:rPr>
          <w:lang w:val="en-US"/>
        </w:rPr>
        <w:t>5.4. Work Package 4: User Interface</w:t>
      </w:r>
      <w:bookmarkEnd w:id="1537"/>
    </w:p>
    <w:p w14:paraId="447C86D3" w14:textId="77777777" w:rsidR="00A71C44" w:rsidRPr="006A4396" w:rsidRDefault="00A71C44" w:rsidP="00A71C44">
      <w:pPr>
        <w:pStyle w:val="Titre3"/>
        <w:pBdr>
          <w:top w:val="single" w:sz="6" w:space="0" w:color="8DB3E2"/>
        </w:pBdr>
        <w:rPr>
          <w:lang w:val="en-US"/>
        </w:rPr>
      </w:pPr>
      <w:bookmarkStart w:id="1538" w:name="_Toc74302254"/>
      <w:r w:rsidRPr="006A4396">
        <w:rPr>
          <w:lang w:val="en-US"/>
        </w:rPr>
        <w:t>5.4.1. Description</w:t>
      </w:r>
      <w:bookmarkEnd w:id="1538"/>
    </w:p>
    <w:p w14:paraId="784D38FF" w14:textId="77777777" w:rsidR="00376472" w:rsidRPr="006A4396" w:rsidRDefault="00376472" w:rsidP="00376472">
      <w:pPr>
        <w:rPr>
          <w:lang w:val="en-US"/>
        </w:rPr>
      </w:pPr>
      <w:r w:rsidRPr="006A4396">
        <w:rPr>
          <w:lang w:val="en-US"/>
        </w:rPr>
        <w:t>Describe the purpose of the work package.</w:t>
      </w:r>
    </w:p>
    <w:p w14:paraId="45908180" w14:textId="77777777" w:rsidR="00A71C44" w:rsidRPr="006A4396" w:rsidRDefault="00A71C44" w:rsidP="00A71C44">
      <w:pPr>
        <w:rPr>
          <w:lang w:val="en-US"/>
        </w:rPr>
      </w:pPr>
      <w:r w:rsidRPr="006A4396">
        <w:rPr>
          <w:lang w:val="en-US"/>
        </w:rPr>
        <w:t>List the tasks:</w:t>
      </w:r>
    </w:p>
    <w:p w14:paraId="53C4F6DF" w14:textId="77777777" w:rsidR="00A71C44" w:rsidRPr="006A4396" w:rsidRDefault="00A71C44" w:rsidP="00A71C44">
      <w:pPr>
        <w:pStyle w:val="Paragraphedeliste"/>
        <w:numPr>
          <w:ilvl w:val="0"/>
          <w:numId w:val="1"/>
        </w:numPr>
        <w:rPr>
          <w:lang w:val="en-US"/>
        </w:rPr>
      </w:pPr>
      <w:r w:rsidRPr="006A4396">
        <w:rPr>
          <w:lang w:val="en-US"/>
        </w:rPr>
        <w:t>T4.1: Name and explanation about the task 1 in this work package</w:t>
      </w:r>
    </w:p>
    <w:p w14:paraId="463FAE04" w14:textId="77777777" w:rsidR="00A71C44" w:rsidRPr="006A4396" w:rsidRDefault="00A71C44" w:rsidP="00A71C44">
      <w:pPr>
        <w:pStyle w:val="Paragraphedeliste"/>
        <w:numPr>
          <w:ilvl w:val="0"/>
          <w:numId w:val="1"/>
        </w:numPr>
        <w:rPr>
          <w:lang w:val="en-US"/>
        </w:rPr>
      </w:pPr>
      <w:r w:rsidRPr="006A4396">
        <w:rPr>
          <w:lang w:val="en-US"/>
        </w:rPr>
        <w:t>T4.2: Name and explanation about the task 2 in this work package</w:t>
      </w:r>
    </w:p>
    <w:p w14:paraId="1403A39A" w14:textId="77777777" w:rsidR="00A71C44" w:rsidRPr="006A4396" w:rsidRDefault="00A71C44" w:rsidP="00A71C44">
      <w:pPr>
        <w:pStyle w:val="Titre3"/>
        <w:pBdr>
          <w:top w:val="single" w:sz="6" w:space="0" w:color="8DB3E2"/>
        </w:pBdr>
        <w:rPr>
          <w:lang w:val="en-US"/>
        </w:rPr>
      </w:pPr>
      <w:bookmarkStart w:id="1539" w:name="_Toc74302255"/>
      <w:r w:rsidRPr="006A4396">
        <w:rPr>
          <w:lang w:val="en-US"/>
        </w:rPr>
        <w:t>5.4.2. Inputs</w:t>
      </w:r>
      <w:bookmarkEnd w:id="1539"/>
    </w:p>
    <w:p w14:paraId="6AA7FDBF" w14:textId="77777777" w:rsidR="00A71C44" w:rsidRPr="006A4396" w:rsidRDefault="00A71C44" w:rsidP="00A71C44">
      <w:pPr>
        <w:rPr>
          <w:lang w:val="en-US"/>
        </w:rPr>
      </w:pPr>
      <w:r w:rsidRPr="006A4396">
        <w:rPr>
          <w:lang w:val="en-US"/>
        </w:rPr>
        <w:t>List the information, the models, the files that are needed to realize the tasks.</w:t>
      </w:r>
    </w:p>
    <w:p w14:paraId="49BE6812" w14:textId="77777777" w:rsidR="00A71C44" w:rsidRPr="006A4396" w:rsidRDefault="00A71C44" w:rsidP="00A71C44">
      <w:pPr>
        <w:pStyle w:val="Titre3"/>
        <w:pBdr>
          <w:top w:val="single" w:sz="6" w:space="0" w:color="8DB3E2"/>
        </w:pBdr>
        <w:rPr>
          <w:lang w:val="en-US"/>
        </w:rPr>
      </w:pPr>
      <w:bookmarkStart w:id="1540" w:name="_Toc74302256"/>
      <w:r w:rsidRPr="006A4396">
        <w:rPr>
          <w:lang w:val="en-US"/>
        </w:rPr>
        <w:t>5.4.3. Outputs / Deliverables</w:t>
      </w:r>
      <w:bookmarkEnd w:id="1540"/>
    </w:p>
    <w:p w14:paraId="28AB52A8" w14:textId="77777777" w:rsidR="00A71C44" w:rsidRPr="006A4396" w:rsidRDefault="00A71C44" w:rsidP="00A71C44">
      <w:pPr>
        <w:rPr>
          <w:lang w:val="en-US"/>
        </w:rPr>
      </w:pPr>
      <w:r w:rsidRPr="006A4396">
        <w:rPr>
          <w:lang w:val="en-US"/>
        </w:rPr>
        <w:t>List the information, the models, the files or the code that are produced during this work package.</w:t>
      </w:r>
    </w:p>
    <w:p w14:paraId="4F8EC1E2" w14:textId="77777777" w:rsidR="00376472" w:rsidRPr="006A4396" w:rsidRDefault="00376472" w:rsidP="00376472">
      <w:pPr>
        <w:pStyle w:val="Titre2"/>
        <w:shd w:val="clear" w:color="auto" w:fill="FFFFFF"/>
        <w:rPr>
          <w:lang w:val="en-US"/>
        </w:rPr>
      </w:pPr>
      <w:bookmarkStart w:id="1541" w:name="_Toc74302257"/>
      <w:r w:rsidRPr="006A4396">
        <w:rPr>
          <w:lang w:val="en-US"/>
        </w:rPr>
        <w:t>5.5. Work Package 5: Integration</w:t>
      </w:r>
      <w:bookmarkEnd w:id="1541"/>
    </w:p>
    <w:p w14:paraId="32B0E68D" w14:textId="77777777" w:rsidR="00A71C44" w:rsidRPr="006A4396" w:rsidRDefault="00A71C44" w:rsidP="00A71C44">
      <w:pPr>
        <w:pStyle w:val="Titre3"/>
        <w:pBdr>
          <w:top w:val="single" w:sz="6" w:space="0" w:color="8DB3E2"/>
        </w:pBdr>
        <w:rPr>
          <w:lang w:val="en-US"/>
        </w:rPr>
      </w:pPr>
      <w:bookmarkStart w:id="1542" w:name="_Toc74302258"/>
      <w:r w:rsidRPr="006A4396">
        <w:rPr>
          <w:lang w:val="en-US"/>
        </w:rPr>
        <w:t>5.5.1. Description</w:t>
      </w:r>
      <w:bookmarkEnd w:id="1542"/>
    </w:p>
    <w:p w14:paraId="478974D5" w14:textId="77777777" w:rsidR="00735B58" w:rsidRPr="006A4396" w:rsidRDefault="00376472" w:rsidP="00735B58">
      <w:pPr>
        <w:rPr>
          <w:lang w:val="en-US"/>
        </w:rPr>
      </w:pPr>
      <w:r w:rsidRPr="006A4396">
        <w:rPr>
          <w:lang w:val="en-US"/>
        </w:rPr>
        <w:t>Describe the purpose of the work package.</w:t>
      </w:r>
    </w:p>
    <w:p w14:paraId="7F53DF66" w14:textId="77777777" w:rsidR="00A71C44" w:rsidRPr="006A4396" w:rsidRDefault="00A71C44" w:rsidP="00A71C44">
      <w:pPr>
        <w:rPr>
          <w:lang w:val="en-US"/>
        </w:rPr>
      </w:pPr>
      <w:r w:rsidRPr="006A4396">
        <w:rPr>
          <w:lang w:val="en-US"/>
        </w:rPr>
        <w:t>List the tasks:</w:t>
      </w:r>
    </w:p>
    <w:p w14:paraId="4FAE4BF5" w14:textId="77777777" w:rsidR="00A71C44" w:rsidRPr="006A4396" w:rsidRDefault="00A71C44" w:rsidP="00A71C44">
      <w:pPr>
        <w:pStyle w:val="Paragraphedeliste"/>
        <w:numPr>
          <w:ilvl w:val="0"/>
          <w:numId w:val="1"/>
        </w:numPr>
        <w:rPr>
          <w:lang w:val="en-US"/>
        </w:rPr>
      </w:pPr>
      <w:r w:rsidRPr="006A4396">
        <w:rPr>
          <w:lang w:val="en-US"/>
        </w:rPr>
        <w:t>T5.1: Name and explanation about the task 1 in this work package</w:t>
      </w:r>
    </w:p>
    <w:p w14:paraId="6CA4D23D" w14:textId="77777777" w:rsidR="00A71C44" w:rsidRPr="006A4396" w:rsidRDefault="00A71C44" w:rsidP="00A71C44">
      <w:pPr>
        <w:pStyle w:val="Paragraphedeliste"/>
        <w:numPr>
          <w:ilvl w:val="0"/>
          <w:numId w:val="1"/>
        </w:numPr>
        <w:rPr>
          <w:lang w:val="en-US"/>
        </w:rPr>
      </w:pPr>
      <w:r w:rsidRPr="006A4396">
        <w:rPr>
          <w:lang w:val="en-US"/>
        </w:rPr>
        <w:t>T5.2: Name and explanation about the task 2 in this work package</w:t>
      </w:r>
    </w:p>
    <w:p w14:paraId="0A225F01" w14:textId="77777777" w:rsidR="00A71C44" w:rsidRPr="006A4396" w:rsidRDefault="00A71C44" w:rsidP="00A71C44">
      <w:pPr>
        <w:pStyle w:val="Titre3"/>
        <w:pBdr>
          <w:top w:val="single" w:sz="6" w:space="0" w:color="8DB3E2"/>
        </w:pBdr>
        <w:rPr>
          <w:lang w:val="en-US"/>
        </w:rPr>
      </w:pPr>
      <w:bookmarkStart w:id="1543" w:name="_Toc74302259"/>
      <w:r w:rsidRPr="006A4396">
        <w:rPr>
          <w:lang w:val="en-US"/>
        </w:rPr>
        <w:t>5.5.2. Inputs</w:t>
      </w:r>
      <w:bookmarkEnd w:id="1543"/>
    </w:p>
    <w:p w14:paraId="63A3721E" w14:textId="77777777" w:rsidR="00A71C44" w:rsidRPr="006A4396" w:rsidRDefault="00A71C44" w:rsidP="00A71C44">
      <w:pPr>
        <w:rPr>
          <w:lang w:val="en-US"/>
        </w:rPr>
      </w:pPr>
      <w:r w:rsidRPr="006A4396">
        <w:rPr>
          <w:lang w:val="en-US"/>
        </w:rPr>
        <w:t>List the information, the models, the files that are needed to realize the tasks.</w:t>
      </w:r>
    </w:p>
    <w:p w14:paraId="105DD10D" w14:textId="77777777" w:rsidR="00A71C44" w:rsidRPr="006A4396" w:rsidRDefault="00A71C44" w:rsidP="00A71C44">
      <w:pPr>
        <w:pStyle w:val="Titre3"/>
        <w:pBdr>
          <w:top w:val="single" w:sz="6" w:space="0" w:color="8DB3E2"/>
        </w:pBdr>
        <w:rPr>
          <w:lang w:val="en-US"/>
        </w:rPr>
      </w:pPr>
      <w:bookmarkStart w:id="1544" w:name="_Toc74302260"/>
      <w:r w:rsidRPr="006A4396">
        <w:rPr>
          <w:lang w:val="en-US"/>
        </w:rPr>
        <w:t>5.5.3. Outputs / Deliverables</w:t>
      </w:r>
      <w:bookmarkEnd w:id="1544"/>
    </w:p>
    <w:p w14:paraId="7A29A5A1" w14:textId="77777777" w:rsidR="00A71C44" w:rsidRPr="006A4396" w:rsidRDefault="00A71C44" w:rsidP="00A71C44">
      <w:pPr>
        <w:rPr>
          <w:lang w:val="en-US"/>
        </w:rPr>
      </w:pPr>
      <w:r w:rsidRPr="006A4396">
        <w:rPr>
          <w:lang w:val="en-US"/>
        </w:rPr>
        <w:t>List the information, the models, the files or the code that are produced during this work package.</w:t>
      </w:r>
    </w:p>
    <w:p w14:paraId="2193CF2F" w14:textId="77777777" w:rsidR="00BF3AB1" w:rsidRDefault="00BF3AB1">
      <w:pPr>
        <w:spacing w:before="0" w:after="0"/>
        <w:jc w:val="left"/>
        <w:rPr>
          <w:ins w:id="1545" w:author="Thomas Carteret" w:date="2021-04-07T16:52:00Z"/>
          <w:b/>
          <w:bCs/>
          <w:caps/>
          <w:spacing w:val="15"/>
          <w:szCs w:val="22"/>
          <w:lang w:val="en-US"/>
        </w:rPr>
      </w:pPr>
      <w:ins w:id="1546" w:author="Thomas Carteret" w:date="2021-04-07T16:52:00Z">
        <w:r>
          <w:rPr>
            <w:lang w:val="en-US"/>
          </w:rPr>
          <w:br w:type="page"/>
        </w:r>
      </w:ins>
    </w:p>
    <w:p w14:paraId="2AC3FD63" w14:textId="3BAAC6A7" w:rsidR="00735B58" w:rsidRPr="006A4396" w:rsidRDefault="00735B58" w:rsidP="00735B58">
      <w:pPr>
        <w:pStyle w:val="Titre1"/>
        <w:rPr>
          <w:lang w:val="en-US"/>
        </w:rPr>
      </w:pPr>
      <w:bookmarkStart w:id="1547" w:name="_Toc74302261"/>
      <w:r w:rsidRPr="006A4396">
        <w:rPr>
          <w:lang w:val="en-US"/>
        </w:rPr>
        <w:lastRenderedPageBreak/>
        <w:t>6. Risk Assessments</w:t>
      </w:r>
      <w:bookmarkEnd w:id="1547"/>
    </w:p>
    <w:p w14:paraId="3BDC8805" w14:textId="2FF6A94E" w:rsidR="00735B58" w:rsidRPr="00747DFA" w:rsidDel="00747DFA" w:rsidRDefault="00735B58">
      <w:pPr>
        <w:rPr>
          <w:del w:id="1548" w:author="Thomas Carteret" w:date="2021-04-07T16:27:00Z"/>
          <w:lang w:val="en-US"/>
        </w:rPr>
      </w:pPr>
      <w:del w:id="1549" w:author="Thomas Carteret" w:date="2021-04-07T16:27:00Z">
        <w:r w:rsidRPr="00747DFA" w:rsidDel="00747DFA">
          <w:rPr>
            <w:lang w:val="en-US"/>
          </w:rPr>
          <w:delText>Description of the risks that you could see and they may avoid you to finish your project.</w:delText>
        </w:r>
      </w:del>
    </w:p>
    <w:p w14:paraId="165B057B" w14:textId="720621B9" w:rsidR="00735B58" w:rsidRPr="006A4396" w:rsidDel="00747DFA" w:rsidRDefault="00735B58">
      <w:pPr>
        <w:rPr>
          <w:del w:id="1550" w:author="Thomas Carteret" w:date="2021-04-07T16:27:00Z"/>
          <w:lang w:val="en-US"/>
        </w:rPr>
      </w:pPr>
      <w:del w:id="1551" w:author="Thomas Carteret" w:date="2021-04-07T16:27:00Z">
        <w:r w:rsidRPr="006A4396" w:rsidDel="00747DFA">
          <w:rPr>
            <w:lang w:val="en-US"/>
          </w:rPr>
          <w:delText>Risk may be of different types :</w:delText>
        </w:r>
      </w:del>
    </w:p>
    <w:p w14:paraId="3CEDF51C" w14:textId="5ED6F712" w:rsidR="00735B58" w:rsidRPr="006A4396" w:rsidDel="00747DFA" w:rsidRDefault="00735B58">
      <w:pPr>
        <w:rPr>
          <w:del w:id="1552" w:author="Thomas Carteret" w:date="2021-04-07T16:27:00Z"/>
          <w:lang w:val="en-US"/>
        </w:rPr>
        <w:pPrChange w:id="1553" w:author="Thomas Carteret" w:date="2021-04-07T16:27:00Z">
          <w:pPr>
            <w:pStyle w:val="Paragraphedeliste"/>
            <w:numPr>
              <w:numId w:val="1"/>
            </w:numPr>
            <w:ind w:hanging="360"/>
          </w:pPr>
        </w:pPrChange>
      </w:pPr>
      <w:del w:id="1554" w:author="Thomas Carteret" w:date="2021-04-07T16:27:00Z">
        <w:r w:rsidRPr="006A4396" w:rsidDel="00747DFA">
          <w:rPr>
            <w:b/>
            <w:lang w:val="en-US"/>
          </w:rPr>
          <w:delText>Management :</w:delText>
        </w:r>
        <w:r w:rsidRPr="006A4396" w:rsidDel="00747DFA">
          <w:rPr>
            <w:lang w:val="en-US"/>
          </w:rPr>
          <w:delText xml:space="preserve"> related to the project management</w:delText>
        </w:r>
      </w:del>
    </w:p>
    <w:p w14:paraId="2A177EBB" w14:textId="4F281BD9" w:rsidR="000E509F" w:rsidRPr="006A4396" w:rsidDel="00747DFA" w:rsidRDefault="000E509F">
      <w:pPr>
        <w:rPr>
          <w:ins w:id="1555" w:author="Thomas Carteret" w:date="2021-04-01T19:00:00Z"/>
          <w:del w:id="1556" w:author="Thomas Carteret" w:date="2021-04-07T16:27:00Z"/>
          <w:lang w:val="en-US"/>
        </w:rPr>
        <w:pPrChange w:id="1557" w:author="Thomas Carteret" w:date="2021-04-07T16:27:00Z">
          <w:pPr>
            <w:pStyle w:val="Paragraphedeliste"/>
            <w:numPr>
              <w:ilvl w:val="1"/>
              <w:numId w:val="1"/>
            </w:numPr>
            <w:ind w:left="1440" w:hanging="360"/>
          </w:pPr>
        </w:pPrChange>
      </w:pPr>
      <w:ins w:id="1558" w:author="Thomas Carteret" w:date="2021-04-01T19:00:00Z">
        <w:del w:id="1559" w:author="Thomas Carteret" w:date="2021-04-07T16:27:00Z">
          <w:r w:rsidRPr="006A4396" w:rsidDel="00747DFA">
            <w:rPr>
              <w:lang w:val="en-US"/>
            </w:rPr>
            <w:delText xml:space="preserve">Fully remote </w:delText>
          </w:r>
        </w:del>
      </w:ins>
      <w:ins w:id="1560" w:author="Thomas Carteret" w:date="2021-04-01T19:01:00Z">
        <w:del w:id="1561" w:author="Thomas Carteret" w:date="2021-04-07T16:27:00Z">
          <w:r w:rsidR="00197310" w:rsidRPr="006A4396" w:rsidDel="00747DFA">
            <w:rPr>
              <w:lang w:val="en-US"/>
            </w:rPr>
            <w:delText>courses</w:delText>
          </w:r>
        </w:del>
      </w:ins>
    </w:p>
    <w:p w14:paraId="0FE0FA35" w14:textId="20A852A3" w:rsidR="00735B58" w:rsidRPr="006A4396" w:rsidDel="00747DFA" w:rsidRDefault="00735B58">
      <w:pPr>
        <w:rPr>
          <w:del w:id="1562" w:author="Thomas Carteret" w:date="2021-04-07T16:27:00Z"/>
          <w:lang w:val="en-US"/>
        </w:rPr>
        <w:pPrChange w:id="1563" w:author="Thomas Carteret" w:date="2021-04-07T16:27:00Z">
          <w:pPr>
            <w:pStyle w:val="Paragraphedeliste"/>
            <w:numPr>
              <w:ilvl w:val="1"/>
              <w:numId w:val="1"/>
            </w:numPr>
            <w:ind w:left="1440" w:hanging="360"/>
          </w:pPr>
        </w:pPrChange>
      </w:pPr>
      <w:del w:id="1564" w:author="Thomas Carteret" w:date="2021-04-07T16:27:00Z">
        <w:r w:rsidRPr="006A4396" w:rsidDel="00747DFA">
          <w:rPr>
            <w:lang w:val="en-US"/>
          </w:rPr>
          <w:delText>Example 1: one member of the group leaves the group.</w:delText>
        </w:r>
      </w:del>
    </w:p>
    <w:p w14:paraId="44EB7E39" w14:textId="14BF6FD1" w:rsidR="00735B58" w:rsidRPr="006A4396" w:rsidDel="00747DFA" w:rsidRDefault="00735B58">
      <w:pPr>
        <w:rPr>
          <w:del w:id="1565" w:author="Thomas Carteret" w:date="2021-04-07T16:27:00Z"/>
          <w:lang w:val="en-US"/>
        </w:rPr>
        <w:pPrChange w:id="1566" w:author="Thomas Carteret" w:date="2021-04-07T16:27:00Z">
          <w:pPr>
            <w:pStyle w:val="Paragraphedeliste"/>
            <w:numPr>
              <w:ilvl w:val="1"/>
              <w:numId w:val="1"/>
            </w:numPr>
            <w:ind w:left="1440" w:hanging="360"/>
          </w:pPr>
        </w:pPrChange>
      </w:pPr>
      <w:del w:id="1567" w:author="Thomas Carteret" w:date="2021-04-07T16:27:00Z">
        <w:r w:rsidRPr="006A4396" w:rsidDel="00747DFA">
          <w:rPr>
            <w:lang w:val="en-US"/>
          </w:rPr>
          <w:delText>Example 2 : conflict between members on decisions.</w:delText>
        </w:r>
      </w:del>
    </w:p>
    <w:p w14:paraId="195628AD" w14:textId="2B546A72" w:rsidR="00735B58" w:rsidRPr="006A4396" w:rsidDel="00747DFA" w:rsidRDefault="00735B58">
      <w:pPr>
        <w:rPr>
          <w:del w:id="1568" w:author="Thomas Carteret" w:date="2021-04-07T16:27:00Z"/>
          <w:lang w:val="en-US"/>
        </w:rPr>
        <w:pPrChange w:id="1569" w:author="Thomas Carteret" w:date="2021-04-07T16:27:00Z">
          <w:pPr>
            <w:pStyle w:val="Paragraphedeliste"/>
            <w:numPr>
              <w:numId w:val="1"/>
            </w:numPr>
            <w:ind w:hanging="360"/>
          </w:pPr>
        </w:pPrChange>
      </w:pPr>
      <w:del w:id="1570" w:author="Thomas Carteret" w:date="2021-04-07T16:27:00Z">
        <w:r w:rsidRPr="006A4396" w:rsidDel="00747DFA">
          <w:rPr>
            <w:b/>
            <w:lang w:val="en-US"/>
          </w:rPr>
          <w:delText>Methodology :</w:delText>
        </w:r>
        <w:r w:rsidRPr="006A4396" w:rsidDel="00747DFA">
          <w:rPr>
            <w:lang w:val="en-US"/>
          </w:rPr>
          <w:delText xml:space="preserve"> related to the application of the agile methodology</w:delText>
        </w:r>
      </w:del>
    </w:p>
    <w:p w14:paraId="196331C4" w14:textId="4FDAABBF" w:rsidR="00735B58" w:rsidRPr="006A4396" w:rsidDel="00747DFA" w:rsidRDefault="00735B58">
      <w:pPr>
        <w:rPr>
          <w:del w:id="1571" w:author="Thomas Carteret" w:date="2021-04-07T16:27:00Z"/>
          <w:lang w:val="en-US"/>
        </w:rPr>
        <w:pPrChange w:id="1572" w:author="Thomas Carteret" w:date="2021-04-07T16:27:00Z">
          <w:pPr>
            <w:pStyle w:val="Paragraphedeliste"/>
            <w:numPr>
              <w:ilvl w:val="1"/>
              <w:numId w:val="1"/>
            </w:numPr>
            <w:ind w:left="1440" w:hanging="360"/>
          </w:pPr>
        </w:pPrChange>
      </w:pPr>
      <w:del w:id="1573" w:author="Thomas Carteret" w:date="2021-04-07T16:27:00Z">
        <w:r w:rsidRPr="006A4396" w:rsidDel="00747DFA">
          <w:rPr>
            <w:lang w:val="en-US"/>
          </w:rPr>
          <w:delText>Example 1: one member of the group does not deliver the outcomes on time.</w:delText>
        </w:r>
      </w:del>
    </w:p>
    <w:p w14:paraId="0D78F988" w14:textId="16112B58" w:rsidR="00735B58" w:rsidRPr="006A4396" w:rsidDel="00747DFA" w:rsidRDefault="00735B58">
      <w:pPr>
        <w:rPr>
          <w:del w:id="1574" w:author="Thomas Carteret" w:date="2021-04-07T16:27:00Z"/>
          <w:lang w:val="en-US"/>
        </w:rPr>
        <w:pPrChange w:id="1575" w:author="Thomas Carteret" w:date="2021-04-07T16:27:00Z">
          <w:pPr>
            <w:pStyle w:val="Paragraphedeliste"/>
            <w:numPr>
              <w:ilvl w:val="1"/>
              <w:numId w:val="1"/>
            </w:numPr>
            <w:ind w:left="1440" w:hanging="360"/>
          </w:pPr>
        </w:pPrChange>
      </w:pPr>
      <w:del w:id="1576" w:author="Thomas Carteret" w:date="2021-04-07T16:27:00Z">
        <w:r w:rsidRPr="006A4396" w:rsidDel="00747DFA">
          <w:rPr>
            <w:lang w:val="en-US"/>
          </w:rPr>
          <w:delText>Example 2: difficulties to determine the tasks  of the next sprint.</w:delText>
        </w:r>
      </w:del>
    </w:p>
    <w:p w14:paraId="75099B43" w14:textId="11C79FF6" w:rsidR="00735B58" w:rsidRPr="006A4396" w:rsidDel="00747DFA" w:rsidRDefault="00735B58">
      <w:pPr>
        <w:rPr>
          <w:del w:id="1577" w:author="Thomas Carteret" w:date="2021-04-07T16:27:00Z"/>
          <w:lang w:val="en-US"/>
        </w:rPr>
        <w:pPrChange w:id="1578" w:author="Thomas Carteret" w:date="2021-04-07T16:27:00Z">
          <w:pPr>
            <w:pStyle w:val="Paragraphedeliste"/>
            <w:numPr>
              <w:numId w:val="1"/>
            </w:numPr>
            <w:ind w:hanging="360"/>
          </w:pPr>
        </w:pPrChange>
      </w:pPr>
      <w:del w:id="1579" w:author="Thomas Carteret" w:date="2021-04-07T16:27:00Z">
        <w:r w:rsidRPr="006A4396" w:rsidDel="00747DFA">
          <w:rPr>
            <w:b/>
            <w:lang w:val="en-US"/>
          </w:rPr>
          <w:delText>Technological:</w:delText>
        </w:r>
        <w:r w:rsidRPr="006A4396" w:rsidDel="00747DFA">
          <w:rPr>
            <w:lang w:val="en-US"/>
          </w:rPr>
          <w:delText xml:space="preserve"> related to one of the technologies you have selected</w:delText>
        </w:r>
      </w:del>
    </w:p>
    <w:p w14:paraId="0C9656C6" w14:textId="2D71D83F" w:rsidR="00735B58" w:rsidRPr="006A4396" w:rsidDel="00747DFA" w:rsidRDefault="00735B58">
      <w:pPr>
        <w:rPr>
          <w:del w:id="1580" w:author="Thomas Carteret" w:date="2021-04-07T16:27:00Z"/>
          <w:lang w:val="en-US"/>
        </w:rPr>
        <w:pPrChange w:id="1581" w:author="Thomas Carteret" w:date="2021-04-07T16:27:00Z">
          <w:pPr>
            <w:pStyle w:val="Paragraphedeliste"/>
            <w:numPr>
              <w:ilvl w:val="1"/>
              <w:numId w:val="1"/>
            </w:numPr>
            <w:ind w:left="1440" w:hanging="360"/>
          </w:pPr>
        </w:pPrChange>
      </w:pPr>
      <w:del w:id="1582" w:author="Thomas Carteret" w:date="2021-04-07T16:27:00Z">
        <w:r w:rsidRPr="006A4396" w:rsidDel="00747DFA">
          <w:rPr>
            <w:lang w:val="en-US"/>
          </w:rPr>
          <w:delText>Example 1: the selected technology cannot run enough agents under real-time constraint.</w:delText>
        </w:r>
      </w:del>
    </w:p>
    <w:p w14:paraId="7E8BA019" w14:textId="1F1624EC" w:rsidR="00735B58" w:rsidRPr="006A4396" w:rsidRDefault="00735B58">
      <w:pPr>
        <w:rPr>
          <w:lang w:val="en-US"/>
        </w:rPr>
        <w:pPrChange w:id="1583" w:author="Thomas Carteret" w:date="2021-04-07T16:27:00Z">
          <w:pPr>
            <w:pStyle w:val="Paragraphedeliste"/>
            <w:numPr>
              <w:ilvl w:val="1"/>
              <w:numId w:val="1"/>
            </w:numPr>
            <w:ind w:left="1440" w:hanging="360"/>
          </w:pPr>
        </w:pPrChange>
      </w:pPr>
      <w:del w:id="1584" w:author="Thomas Carteret" w:date="2021-04-07T16:27:00Z">
        <w:r w:rsidRPr="006A4396" w:rsidDel="00747DFA">
          <w:rPr>
            <w:lang w:val="en-US"/>
          </w:rPr>
          <w:delText>Example 2: the technology cannot be used for implementing a specific feature.</w:delText>
        </w:r>
      </w:del>
    </w:p>
    <w:tbl>
      <w:tblPr>
        <w:tblStyle w:val="Listeclaire-Accent1"/>
        <w:tblW w:w="9464" w:type="dxa"/>
        <w:jc w:val="center"/>
        <w:tblLayout w:type="fixed"/>
        <w:tblLook w:val="04A0" w:firstRow="1" w:lastRow="0" w:firstColumn="1" w:lastColumn="0" w:noHBand="0" w:noVBand="1"/>
        <w:tblPrChange w:id="1585" w:author="Thomas Carteret" w:date="2021-04-07T16:52:00Z">
          <w:tblPr>
            <w:tblStyle w:val="Listeclaire-Accent1"/>
            <w:tblW w:w="0" w:type="auto"/>
            <w:tblLook w:val="04A0" w:firstRow="1" w:lastRow="0" w:firstColumn="1" w:lastColumn="0" w:noHBand="0" w:noVBand="1"/>
          </w:tblPr>
        </w:tblPrChange>
      </w:tblPr>
      <w:tblGrid>
        <w:gridCol w:w="648"/>
        <w:gridCol w:w="1728"/>
        <w:gridCol w:w="2977"/>
        <w:gridCol w:w="4111"/>
        <w:tblGridChange w:id="1586">
          <w:tblGrid>
            <w:gridCol w:w="648"/>
            <w:gridCol w:w="1728"/>
            <w:gridCol w:w="1140"/>
            <w:gridCol w:w="1837"/>
            <w:gridCol w:w="1033"/>
            <w:gridCol w:w="2900"/>
          </w:tblGrid>
        </w:tblGridChange>
      </w:tblGrid>
      <w:tr w:rsidR="00735B58" w:rsidRPr="006A4396" w14:paraId="25DF1766" w14:textId="77777777" w:rsidTr="00BF3A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dxa"/>
            <w:tcPrChange w:id="1587" w:author="Thomas Carteret" w:date="2021-04-07T16:52:00Z">
              <w:tcPr>
                <w:tcW w:w="675" w:type="dxa"/>
              </w:tcPr>
            </w:tcPrChange>
          </w:tcPr>
          <w:p w14:paraId="4D89EBCC" w14:textId="77777777" w:rsidR="00735B58" w:rsidRPr="006A4396" w:rsidRDefault="00735B58" w:rsidP="00735B58">
            <w:pPr>
              <w:cnfStyle w:val="101000000000" w:firstRow="1" w:lastRow="0" w:firstColumn="1" w:lastColumn="0" w:oddVBand="0" w:evenVBand="0" w:oddHBand="0" w:evenHBand="0" w:firstRowFirstColumn="0" w:firstRowLastColumn="0" w:lastRowFirstColumn="0" w:lastRowLastColumn="0"/>
              <w:rPr>
                <w:lang w:val="en-US"/>
              </w:rPr>
            </w:pPr>
            <w:r w:rsidRPr="006A4396">
              <w:rPr>
                <w:lang w:val="en-US"/>
              </w:rPr>
              <w:t>ID</w:t>
            </w:r>
          </w:p>
        </w:tc>
        <w:tc>
          <w:tcPr>
            <w:tcW w:w="1728" w:type="dxa"/>
            <w:tcPrChange w:id="1588" w:author="Thomas Carteret" w:date="2021-04-07T16:52:00Z">
              <w:tcPr>
                <w:tcW w:w="2302" w:type="dxa"/>
                <w:gridSpan w:val="2"/>
              </w:tcPr>
            </w:tcPrChange>
          </w:tcPr>
          <w:p w14:paraId="3F27CFBF" w14:textId="77777777" w:rsidR="00735B58" w:rsidRPr="006A4396" w:rsidRDefault="00735B58" w:rsidP="00735B58">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Type</w:t>
            </w:r>
          </w:p>
        </w:tc>
        <w:tc>
          <w:tcPr>
            <w:tcW w:w="2977" w:type="dxa"/>
            <w:tcPrChange w:id="1589" w:author="Thomas Carteret" w:date="2021-04-07T16:52:00Z">
              <w:tcPr>
                <w:tcW w:w="3085" w:type="dxa"/>
                <w:gridSpan w:val="2"/>
              </w:tcPr>
            </w:tcPrChange>
          </w:tcPr>
          <w:p w14:paraId="755995AB" w14:textId="77777777" w:rsidR="00735B58" w:rsidRPr="006A4396" w:rsidRDefault="00735B58" w:rsidP="00735B58">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Description</w:t>
            </w:r>
          </w:p>
        </w:tc>
        <w:tc>
          <w:tcPr>
            <w:tcW w:w="4111" w:type="dxa"/>
            <w:tcPrChange w:id="1590" w:author="Thomas Carteret" w:date="2021-04-07T16:52:00Z">
              <w:tcPr>
                <w:tcW w:w="3118" w:type="dxa"/>
              </w:tcPr>
            </w:tcPrChange>
          </w:tcPr>
          <w:p w14:paraId="08CFC5AC" w14:textId="77777777" w:rsidR="00735B58" w:rsidRPr="006A4396" w:rsidRDefault="00735B58" w:rsidP="00735B58">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Mitigation</w:t>
            </w:r>
          </w:p>
        </w:tc>
      </w:tr>
      <w:tr w:rsidR="00735B58" w:rsidRPr="008E53BA" w14:paraId="02AF8F1C" w14:textId="77777777" w:rsidTr="00BF3A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dxa"/>
            <w:tcPrChange w:id="1591" w:author="Thomas Carteret" w:date="2021-04-07T16:52:00Z">
              <w:tcPr>
                <w:tcW w:w="675" w:type="dxa"/>
              </w:tcPr>
            </w:tcPrChange>
          </w:tcPr>
          <w:p w14:paraId="7A917B91" w14:textId="77777777" w:rsidR="00735B58" w:rsidRPr="006A4396" w:rsidRDefault="00735B58" w:rsidP="00735B58">
            <w:pPr>
              <w:cnfStyle w:val="001000100000" w:firstRow="0" w:lastRow="0" w:firstColumn="1" w:lastColumn="0" w:oddVBand="0" w:evenVBand="0" w:oddHBand="1" w:evenHBand="0" w:firstRowFirstColumn="0" w:firstRowLastColumn="0" w:lastRowFirstColumn="0" w:lastRowLastColumn="0"/>
              <w:rPr>
                <w:lang w:val="en-US"/>
              </w:rPr>
            </w:pPr>
            <w:r w:rsidRPr="006A4396">
              <w:rPr>
                <w:lang w:val="en-US"/>
              </w:rPr>
              <w:t>R1</w:t>
            </w:r>
          </w:p>
        </w:tc>
        <w:tc>
          <w:tcPr>
            <w:tcW w:w="1728" w:type="dxa"/>
            <w:tcPrChange w:id="1592" w:author="Thomas Carteret" w:date="2021-04-07T16:52:00Z">
              <w:tcPr>
                <w:tcW w:w="2302" w:type="dxa"/>
                <w:gridSpan w:val="2"/>
              </w:tcPr>
            </w:tcPrChange>
          </w:tcPr>
          <w:p w14:paraId="3A3E6FDF" w14:textId="06E16A26" w:rsidR="00735B58" w:rsidRPr="006A4396" w:rsidRDefault="00735B58" w:rsidP="00735B58">
            <w:pPr>
              <w:cnfStyle w:val="000000100000" w:firstRow="0" w:lastRow="0" w:firstColumn="0" w:lastColumn="0" w:oddVBand="0" w:evenVBand="0" w:oddHBand="1" w:evenHBand="0" w:firstRowFirstColumn="0" w:firstRowLastColumn="0" w:lastRowFirstColumn="0" w:lastRowLastColumn="0"/>
              <w:rPr>
                <w:lang w:val="en-US"/>
              </w:rPr>
            </w:pPr>
            <w:del w:id="1593" w:author="Thomas Carteret" w:date="2021-04-01T19:07:00Z">
              <w:r w:rsidRPr="006A4396" w:rsidDel="00197310">
                <w:rPr>
                  <w:lang w:val="en-US"/>
                </w:rPr>
                <w:delText>Technological</w:delText>
              </w:r>
            </w:del>
            <w:ins w:id="1594" w:author="Thomas Carteret" w:date="2021-04-01T19:07:00Z">
              <w:r w:rsidR="00197310" w:rsidRPr="006A4396">
                <w:rPr>
                  <w:lang w:val="en-US"/>
                </w:rPr>
                <w:t>Methodology</w:t>
              </w:r>
            </w:ins>
          </w:p>
        </w:tc>
        <w:tc>
          <w:tcPr>
            <w:tcW w:w="2977" w:type="dxa"/>
            <w:tcPrChange w:id="1595" w:author="Thomas Carteret" w:date="2021-04-07T16:52:00Z">
              <w:tcPr>
                <w:tcW w:w="3085" w:type="dxa"/>
                <w:gridSpan w:val="2"/>
              </w:tcPr>
            </w:tcPrChange>
          </w:tcPr>
          <w:p w14:paraId="0856A425" w14:textId="5DB6C820" w:rsidR="00735B58" w:rsidRPr="006A4396" w:rsidRDefault="00735B58" w:rsidP="00735B58">
            <w:pPr>
              <w:cnfStyle w:val="000000100000" w:firstRow="0" w:lastRow="0" w:firstColumn="0" w:lastColumn="0" w:oddVBand="0" w:evenVBand="0" w:oddHBand="1" w:evenHBand="0" w:firstRowFirstColumn="0" w:firstRowLastColumn="0" w:lastRowFirstColumn="0" w:lastRowLastColumn="0"/>
              <w:rPr>
                <w:lang w:val="en-US"/>
              </w:rPr>
            </w:pPr>
            <w:del w:id="1596" w:author="Thomas Carteret" w:date="2021-04-01T19:01:00Z">
              <w:r w:rsidRPr="006A4396" w:rsidDel="00197310">
                <w:rPr>
                  <w:lang w:val="en-US"/>
                </w:rPr>
                <w:delText>Explain the risk that is related to a technicial point</w:delText>
              </w:r>
            </w:del>
            <w:ins w:id="1597" w:author="Thomas Carteret" w:date="2021-04-01T19:01:00Z">
              <w:r w:rsidR="00197310" w:rsidRPr="006A4396">
                <w:rPr>
                  <w:lang w:val="en-US"/>
                </w:rPr>
                <w:t xml:space="preserve">Fully remote </w:t>
              </w:r>
            </w:ins>
            <w:ins w:id="1598" w:author="Thomas Carteret" w:date="2021-04-01T19:08:00Z">
              <w:r w:rsidR="00197310" w:rsidRPr="006A4396">
                <w:rPr>
                  <w:lang w:val="en-US"/>
                </w:rPr>
                <w:t>project</w:t>
              </w:r>
            </w:ins>
          </w:p>
        </w:tc>
        <w:tc>
          <w:tcPr>
            <w:tcW w:w="4111" w:type="dxa"/>
            <w:tcPrChange w:id="1599" w:author="Thomas Carteret" w:date="2021-04-07T16:52:00Z">
              <w:tcPr>
                <w:tcW w:w="3118" w:type="dxa"/>
              </w:tcPr>
            </w:tcPrChange>
          </w:tcPr>
          <w:p w14:paraId="7EE3C2A7" w14:textId="0F44C156" w:rsidR="00735B58" w:rsidRPr="006A4396" w:rsidRDefault="00747DFA">
            <w:pPr>
              <w:cnfStyle w:val="000000100000" w:firstRow="0" w:lastRow="0" w:firstColumn="0" w:lastColumn="0" w:oddVBand="0" w:evenVBand="0" w:oddHBand="1" w:evenHBand="0" w:firstRowFirstColumn="0" w:firstRowLastColumn="0" w:lastRowFirstColumn="0" w:lastRowLastColumn="0"/>
              <w:rPr>
                <w:lang w:val="en-US"/>
              </w:rPr>
            </w:pPr>
            <w:ins w:id="1600" w:author="Thomas Carteret" w:date="2021-04-07T16:28:00Z">
              <w:r w:rsidRPr="00747DFA">
                <w:rPr>
                  <w:lang w:val="en-US"/>
                  <w:rPrChange w:id="1601" w:author="Thomas Carteret" w:date="2021-04-07T16:28:00Z">
                    <w:rPr/>
                  </w:rPrChange>
                </w:rPr>
                <w:t>In this case we must cancel our face-to-face meetings, instead, we will use remote collaborative white boards ( like in Teams for instance).</w:t>
              </w:r>
            </w:ins>
            <w:ins w:id="1602" w:author="Thomas Carteret" w:date="2021-04-01T19:02:00Z">
              <w:del w:id="1603" w:author="Thomas Carteret" w:date="2021-04-07T16:28:00Z">
                <w:r w:rsidR="00197310" w:rsidRPr="006A4396" w:rsidDel="00747DFA">
                  <w:rPr>
                    <w:lang w:val="en-US"/>
                  </w:rPr>
                  <w:delText xml:space="preserve">In this case we must cancel our face-to-face meetings, we will use instead remote </w:delText>
                </w:r>
              </w:del>
            </w:ins>
            <w:ins w:id="1604" w:author="Thomas Carteret" w:date="2021-04-01T19:03:00Z">
              <w:del w:id="1605" w:author="Thomas Carteret" w:date="2021-04-07T16:28:00Z">
                <w:r w:rsidR="00197310" w:rsidRPr="006A4396" w:rsidDel="00747DFA">
                  <w:rPr>
                    <w:lang w:val="en-US"/>
                  </w:rPr>
                  <w:delText>collaborative white board as in Teams for instance.</w:delText>
                </w:r>
              </w:del>
            </w:ins>
            <w:del w:id="1606" w:author="Thomas Carteret" w:date="2021-04-01T19:03:00Z">
              <w:r w:rsidR="00735B58" w:rsidRPr="006A4396" w:rsidDel="00197310">
                <w:rPr>
                  <w:lang w:val="en-US"/>
                </w:rPr>
                <w:delText>If possible, Explain how you could solve the problem related to the risk if the problem occur.</w:delText>
              </w:r>
            </w:del>
          </w:p>
        </w:tc>
      </w:tr>
      <w:tr w:rsidR="00197310" w:rsidRPr="008E53BA" w14:paraId="66172174" w14:textId="77777777" w:rsidTr="00BF3AB1">
        <w:tblPrEx>
          <w:tblPrExChange w:id="1607" w:author="Thomas Carteret" w:date="2021-04-07T16:52:00Z">
            <w:tblPrEx>
              <w:tblLayout w:type="fixed"/>
            </w:tblPrEx>
          </w:tblPrExChange>
        </w:tblPrEx>
        <w:trPr>
          <w:jc w:val="center"/>
          <w:ins w:id="1608" w:author="Thomas Carteret" w:date="2021-04-01T19:08:00Z"/>
        </w:trPr>
        <w:tc>
          <w:tcPr>
            <w:cnfStyle w:val="001000000000" w:firstRow="0" w:lastRow="0" w:firstColumn="1" w:lastColumn="0" w:oddVBand="0" w:evenVBand="0" w:oddHBand="0" w:evenHBand="0" w:firstRowFirstColumn="0" w:firstRowLastColumn="0" w:lastRowFirstColumn="0" w:lastRowLastColumn="0"/>
            <w:tcW w:w="0" w:type="dxa"/>
            <w:tcPrChange w:id="1609" w:author="Thomas Carteret" w:date="2021-04-07T16:52:00Z">
              <w:tcPr>
                <w:tcW w:w="648" w:type="dxa"/>
              </w:tcPr>
            </w:tcPrChange>
          </w:tcPr>
          <w:p w14:paraId="1952D48A" w14:textId="4DB7B85F" w:rsidR="00197310" w:rsidRPr="006A4396" w:rsidRDefault="00197310" w:rsidP="00735B58">
            <w:pPr>
              <w:rPr>
                <w:ins w:id="1610" w:author="Thomas Carteret" w:date="2021-04-01T19:08:00Z"/>
                <w:lang w:val="en-US"/>
              </w:rPr>
            </w:pPr>
            <w:ins w:id="1611" w:author="Thomas Carteret" w:date="2021-04-01T19:08:00Z">
              <w:r w:rsidRPr="006A4396">
                <w:rPr>
                  <w:lang w:val="en-US"/>
                </w:rPr>
                <w:t>R2</w:t>
              </w:r>
            </w:ins>
          </w:p>
        </w:tc>
        <w:tc>
          <w:tcPr>
            <w:tcW w:w="0" w:type="dxa"/>
            <w:tcPrChange w:id="1612" w:author="Thomas Carteret" w:date="2021-04-07T16:52:00Z">
              <w:tcPr>
                <w:tcW w:w="1728" w:type="dxa"/>
              </w:tcPr>
            </w:tcPrChange>
          </w:tcPr>
          <w:p w14:paraId="19B080E3" w14:textId="40B5B57D" w:rsidR="00197310" w:rsidRPr="006A4396" w:rsidDel="00197310" w:rsidRDefault="00197310" w:rsidP="00735B58">
            <w:pPr>
              <w:cnfStyle w:val="000000000000" w:firstRow="0" w:lastRow="0" w:firstColumn="0" w:lastColumn="0" w:oddVBand="0" w:evenVBand="0" w:oddHBand="0" w:evenHBand="0" w:firstRowFirstColumn="0" w:firstRowLastColumn="0" w:lastRowFirstColumn="0" w:lastRowLastColumn="0"/>
              <w:rPr>
                <w:ins w:id="1613" w:author="Thomas Carteret" w:date="2021-04-01T19:08:00Z"/>
                <w:lang w:val="en-US"/>
              </w:rPr>
            </w:pPr>
            <w:ins w:id="1614" w:author="Thomas Carteret" w:date="2021-04-01T19:08:00Z">
              <w:r w:rsidRPr="006A4396">
                <w:rPr>
                  <w:lang w:val="en-US"/>
                </w:rPr>
                <w:t>Methodology</w:t>
              </w:r>
            </w:ins>
          </w:p>
        </w:tc>
        <w:tc>
          <w:tcPr>
            <w:tcW w:w="0" w:type="dxa"/>
            <w:tcPrChange w:id="1615" w:author="Thomas Carteret" w:date="2021-04-07T16:52:00Z">
              <w:tcPr>
                <w:tcW w:w="2977" w:type="dxa"/>
                <w:gridSpan w:val="2"/>
              </w:tcPr>
            </w:tcPrChange>
          </w:tcPr>
          <w:p w14:paraId="234D3445" w14:textId="77F259C0" w:rsidR="00197310" w:rsidRPr="006A4396" w:rsidDel="00197310" w:rsidRDefault="00197310" w:rsidP="00735B58">
            <w:pPr>
              <w:cnfStyle w:val="000000000000" w:firstRow="0" w:lastRow="0" w:firstColumn="0" w:lastColumn="0" w:oddVBand="0" w:evenVBand="0" w:oddHBand="0" w:evenHBand="0" w:firstRowFirstColumn="0" w:firstRowLastColumn="0" w:lastRowFirstColumn="0" w:lastRowLastColumn="0"/>
              <w:rPr>
                <w:ins w:id="1616" w:author="Thomas Carteret" w:date="2021-04-01T19:08:00Z"/>
                <w:lang w:val="en-US"/>
              </w:rPr>
            </w:pPr>
            <w:ins w:id="1617" w:author="Thomas Carteret" w:date="2021-04-01T19:08:00Z">
              <w:r w:rsidRPr="006A4396">
                <w:rPr>
                  <w:lang w:val="en-US"/>
                </w:rPr>
                <w:t xml:space="preserve">A </w:t>
              </w:r>
            </w:ins>
            <w:ins w:id="1618" w:author="Thomas Carteret" w:date="2021-04-01T19:09:00Z">
              <w:r w:rsidRPr="006A4396">
                <w:rPr>
                  <w:lang w:val="en-US"/>
                </w:rPr>
                <w:t>group member doesn’t deliver in time or at all</w:t>
              </w:r>
            </w:ins>
          </w:p>
        </w:tc>
        <w:tc>
          <w:tcPr>
            <w:tcW w:w="4111" w:type="dxa"/>
            <w:tcPrChange w:id="1619" w:author="Thomas Carteret" w:date="2021-04-07T16:52:00Z">
              <w:tcPr>
                <w:tcW w:w="3933" w:type="dxa"/>
                <w:gridSpan w:val="2"/>
              </w:tcPr>
            </w:tcPrChange>
          </w:tcPr>
          <w:p w14:paraId="63DB108F" w14:textId="15F80F6C" w:rsidR="00197310" w:rsidRPr="006A4396" w:rsidRDefault="00747DFA">
            <w:pPr>
              <w:cnfStyle w:val="000000000000" w:firstRow="0" w:lastRow="0" w:firstColumn="0" w:lastColumn="0" w:oddVBand="0" w:evenVBand="0" w:oddHBand="0" w:evenHBand="0" w:firstRowFirstColumn="0" w:firstRowLastColumn="0" w:lastRowFirstColumn="0" w:lastRowLastColumn="0"/>
              <w:rPr>
                <w:ins w:id="1620" w:author="Thomas Carteret" w:date="2021-04-01T19:08:00Z"/>
                <w:lang w:val="en-US"/>
              </w:rPr>
            </w:pPr>
            <w:ins w:id="1621" w:author="Thomas Carteret" w:date="2021-04-07T16:29:00Z">
              <w:r w:rsidRPr="00747DFA">
                <w:rPr>
                  <w:lang w:val="en-US"/>
                  <w:rPrChange w:id="1622" w:author="Thomas Carteret" w:date="2021-04-07T16:29:00Z">
                    <w:rPr>
                      <w:rFonts w:ascii="Times New Roman" w:eastAsia="Times New Roman" w:hAnsi="Times New Roman" w:cs="Times New Roman"/>
                      <w:szCs w:val="24"/>
                      <w:lang w:eastAsia="fr-FR"/>
                    </w:rPr>
                  </w:rPrChange>
                </w:rPr>
                <w:t>If we face a technical problem, we will try to communicate on it as soon as possible and then try to find help from one of us or the teacher. If the problem is due to a lack of time or desire, we will try to report it in the next weekly and/or change the manager of the task.</w:t>
              </w:r>
            </w:ins>
            <w:ins w:id="1623" w:author="Thomas Carteret" w:date="2021-04-01T19:10:00Z">
              <w:del w:id="1624" w:author="Thomas Carteret" w:date="2021-04-07T16:29:00Z">
                <w:r w:rsidR="00197310" w:rsidRPr="006A4396" w:rsidDel="00747DFA">
                  <w:rPr>
                    <w:lang w:val="en-US"/>
                  </w:rPr>
                  <w:delText xml:space="preserve">If we face a technical </w:delText>
                </w:r>
              </w:del>
            </w:ins>
            <w:ins w:id="1625" w:author="Thomas Carteret" w:date="2021-04-01T19:11:00Z">
              <w:del w:id="1626" w:author="Thomas Carteret" w:date="2021-04-07T16:29:00Z">
                <w:r w:rsidR="004D4487" w:rsidRPr="006A4396" w:rsidDel="00747DFA">
                  <w:rPr>
                    <w:lang w:val="en-US"/>
                  </w:rPr>
                  <w:delText>problem,</w:delText>
                </w:r>
              </w:del>
            </w:ins>
            <w:ins w:id="1627" w:author="Thomas Carteret" w:date="2021-04-01T19:10:00Z">
              <w:del w:id="1628" w:author="Thomas Carteret" w:date="2021-04-07T16:29:00Z">
                <w:r w:rsidR="00197310" w:rsidRPr="006A4396" w:rsidDel="00747DFA">
                  <w:rPr>
                    <w:lang w:val="en-US"/>
                  </w:rPr>
                  <w:delText xml:space="preserve"> we try to communicate on it as soon as possible</w:delText>
                </w:r>
                <w:r w:rsidR="004D4487" w:rsidRPr="006A4396" w:rsidDel="00747DFA">
                  <w:rPr>
                    <w:lang w:val="en-US"/>
                  </w:rPr>
                  <w:delText xml:space="preserve"> and then we will </w:delText>
                </w:r>
              </w:del>
            </w:ins>
            <w:ins w:id="1629" w:author="Thomas Carteret" w:date="2021-04-01T19:11:00Z">
              <w:del w:id="1630" w:author="Thomas Carteret" w:date="2021-04-07T16:29:00Z">
                <w:r w:rsidR="004D4487" w:rsidRPr="006A4396" w:rsidDel="00747DFA">
                  <w:rPr>
                    <w:lang w:val="en-US"/>
                  </w:rPr>
                  <w:delText xml:space="preserve">try to find help from one of us or the teacher. If the problem is due to a lack of time or </w:delText>
                </w:r>
              </w:del>
            </w:ins>
            <w:ins w:id="1631" w:author="Thomas Carteret" w:date="2021-04-01T19:12:00Z">
              <w:del w:id="1632" w:author="Thomas Carteret" w:date="2021-04-07T16:29:00Z">
                <w:r w:rsidR="004D4487" w:rsidRPr="006A4396" w:rsidDel="00747DFA">
                  <w:rPr>
                    <w:lang w:val="en-US"/>
                  </w:rPr>
                  <w:delText>desire</w:delText>
                </w:r>
              </w:del>
            </w:ins>
            <w:ins w:id="1633" w:author="Thomas Carteret" w:date="2021-04-01T19:11:00Z">
              <w:del w:id="1634" w:author="Thomas Carteret" w:date="2021-04-07T16:29:00Z">
                <w:r w:rsidR="004D4487" w:rsidRPr="006A4396" w:rsidDel="00747DFA">
                  <w:rPr>
                    <w:lang w:val="en-US"/>
                  </w:rPr>
                  <w:delText>,</w:delText>
                </w:r>
              </w:del>
            </w:ins>
            <w:ins w:id="1635" w:author="Thomas Carteret" w:date="2021-04-01T19:12:00Z">
              <w:del w:id="1636" w:author="Thomas Carteret" w:date="2021-04-07T16:29:00Z">
                <w:r w:rsidR="004D4487" w:rsidRPr="006A4396" w:rsidDel="00747DFA">
                  <w:rPr>
                    <w:lang w:val="en-US"/>
                  </w:rPr>
                  <w:delText xml:space="preserve"> we will try to report it to the next weekly and/or change the </w:delText>
                </w:r>
              </w:del>
            </w:ins>
            <w:ins w:id="1637" w:author="Thomas Carteret" w:date="2021-04-01T19:13:00Z">
              <w:del w:id="1638" w:author="Thomas Carteret" w:date="2021-04-07T16:29:00Z">
                <w:r w:rsidR="004D4487" w:rsidRPr="006A4396" w:rsidDel="00747DFA">
                  <w:rPr>
                    <w:lang w:val="en-US"/>
                  </w:rPr>
                  <w:delText>manager of the task.</w:delText>
                </w:r>
              </w:del>
            </w:ins>
            <w:ins w:id="1639" w:author="Thomas Carteret" w:date="2021-04-01T19:12:00Z">
              <w:del w:id="1640" w:author="Thomas Carteret" w:date="2021-04-07T16:29:00Z">
                <w:r w:rsidR="004D4487" w:rsidRPr="006A4396" w:rsidDel="00747DFA">
                  <w:rPr>
                    <w:lang w:val="en-US"/>
                  </w:rPr>
                  <w:delText xml:space="preserve"> </w:delText>
                </w:r>
              </w:del>
            </w:ins>
          </w:p>
        </w:tc>
      </w:tr>
      <w:tr w:rsidR="00197310" w:rsidRPr="008E53BA" w14:paraId="5651D625" w14:textId="77777777" w:rsidTr="00BF3AB1">
        <w:trPr>
          <w:cnfStyle w:val="000000100000" w:firstRow="0" w:lastRow="0" w:firstColumn="0" w:lastColumn="0" w:oddVBand="0" w:evenVBand="0" w:oddHBand="1" w:evenHBand="0" w:firstRowFirstColumn="0" w:firstRowLastColumn="0" w:lastRowFirstColumn="0" w:lastRowLastColumn="0"/>
          <w:jc w:val="center"/>
          <w:ins w:id="1641" w:author="Thomas Carteret" w:date="2021-04-01T19:03:00Z"/>
        </w:trPr>
        <w:tc>
          <w:tcPr>
            <w:cnfStyle w:val="001000000000" w:firstRow="0" w:lastRow="0" w:firstColumn="1" w:lastColumn="0" w:oddVBand="0" w:evenVBand="0" w:oddHBand="0" w:evenHBand="0" w:firstRowFirstColumn="0" w:firstRowLastColumn="0" w:lastRowFirstColumn="0" w:lastRowLastColumn="0"/>
            <w:tcW w:w="648" w:type="dxa"/>
            <w:tcPrChange w:id="1642" w:author="Thomas Carteret" w:date="2021-04-07T16:52:00Z">
              <w:tcPr>
                <w:tcW w:w="675" w:type="dxa"/>
              </w:tcPr>
            </w:tcPrChange>
          </w:tcPr>
          <w:p w14:paraId="07BCEAA6" w14:textId="423E9978" w:rsidR="00197310" w:rsidRPr="006A4396" w:rsidRDefault="00197310" w:rsidP="00735B58">
            <w:pPr>
              <w:cnfStyle w:val="001000100000" w:firstRow="0" w:lastRow="0" w:firstColumn="1" w:lastColumn="0" w:oddVBand="0" w:evenVBand="0" w:oddHBand="1" w:evenHBand="0" w:firstRowFirstColumn="0" w:firstRowLastColumn="0" w:lastRowFirstColumn="0" w:lastRowLastColumn="0"/>
              <w:rPr>
                <w:ins w:id="1643" w:author="Thomas Carteret" w:date="2021-04-01T19:03:00Z"/>
                <w:lang w:val="en-US"/>
              </w:rPr>
            </w:pPr>
            <w:ins w:id="1644" w:author="Thomas Carteret" w:date="2021-04-01T19:03:00Z">
              <w:r w:rsidRPr="006A4396">
                <w:rPr>
                  <w:lang w:val="en-US"/>
                </w:rPr>
                <w:t>R</w:t>
              </w:r>
            </w:ins>
            <w:ins w:id="1645" w:author="Thomas Carteret" w:date="2021-04-01T19:14:00Z">
              <w:r w:rsidR="004D4487" w:rsidRPr="006A4396">
                <w:rPr>
                  <w:lang w:val="en-US"/>
                </w:rPr>
                <w:t>3</w:t>
              </w:r>
            </w:ins>
          </w:p>
        </w:tc>
        <w:tc>
          <w:tcPr>
            <w:tcW w:w="1728" w:type="dxa"/>
            <w:tcPrChange w:id="1646" w:author="Thomas Carteret" w:date="2021-04-07T16:52:00Z">
              <w:tcPr>
                <w:tcW w:w="2302" w:type="dxa"/>
                <w:gridSpan w:val="2"/>
              </w:tcPr>
            </w:tcPrChange>
          </w:tcPr>
          <w:p w14:paraId="758294F4" w14:textId="3A9230D0" w:rsidR="00197310" w:rsidRPr="006A4396" w:rsidRDefault="00197310" w:rsidP="00735B58">
            <w:pPr>
              <w:cnfStyle w:val="000000100000" w:firstRow="0" w:lastRow="0" w:firstColumn="0" w:lastColumn="0" w:oddVBand="0" w:evenVBand="0" w:oddHBand="1" w:evenHBand="0" w:firstRowFirstColumn="0" w:firstRowLastColumn="0" w:lastRowFirstColumn="0" w:lastRowLastColumn="0"/>
              <w:rPr>
                <w:ins w:id="1647" w:author="Thomas Carteret" w:date="2021-04-01T19:03:00Z"/>
                <w:lang w:val="en-US"/>
              </w:rPr>
            </w:pPr>
            <w:ins w:id="1648" w:author="Thomas Carteret" w:date="2021-04-01T19:04:00Z">
              <w:r w:rsidRPr="006A4396">
                <w:rPr>
                  <w:lang w:val="en-US"/>
                </w:rPr>
                <w:t>Technological</w:t>
              </w:r>
            </w:ins>
          </w:p>
        </w:tc>
        <w:tc>
          <w:tcPr>
            <w:tcW w:w="2977" w:type="dxa"/>
            <w:tcPrChange w:id="1649" w:author="Thomas Carteret" w:date="2021-04-07T16:52:00Z">
              <w:tcPr>
                <w:tcW w:w="3085" w:type="dxa"/>
                <w:gridSpan w:val="2"/>
              </w:tcPr>
            </w:tcPrChange>
          </w:tcPr>
          <w:p w14:paraId="2D994CC1" w14:textId="68239BC9" w:rsidR="00197310" w:rsidRPr="006A4396" w:rsidDel="00197310" w:rsidRDefault="00197310" w:rsidP="00735B58">
            <w:pPr>
              <w:cnfStyle w:val="000000100000" w:firstRow="0" w:lastRow="0" w:firstColumn="0" w:lastColumn="0" w:oddVBand="0" w:evenVBand="0" w:oddHBand="1" w:evenHBand="0" w:firstRowFirstColumn="0" w:firstRowLastColumn="0" w:lastRowFirstColumn="0" w:lastRowLastColumn="0"/>
              <w:rPr>
                <w:ins w:id="1650" w:author="Thomas Carteret" w:date="2021-04-01T19:03:00Z"/>
                <w:lang w:val="en-US"/>
              </w:rPr>
            </w:pPr>
            <w:ins w:id="1651" w:author="Thomas Carteret" w:date="2021-04-01T19:04:00Z">
              <w:r w:rsidRPr="006A4396">
                <w:rPr>
                  <w:lang w:val="en-US"/>
                </w:rPr>
                <w:t>Unoptimized simulation that can’t run on every computer</w:t>
              </w:r>
            </w:ins>
          </w:p>
        </w:tc>
        <w:tc>
          <w:tcPr>
            <w:tcW w:w="4111" w:type="dxa"/>
            <w:tcPrChange w:id="1652" w:author="Thomas Carteret" w:date="2021-04-07T16:52:00Z">
              <w:tcPr>
                <w:tcW w:w="3118" w:type="dxa"/>
              </w:tcPr>
            </w:tcPrChange>
          </w:tcPr>
          <w:p w14:paraId="6D22422E" w14:textId="74183D01" w:rsidR="00197310" w:rsidRPr="006A4396" w:rsidRDefault="00747DFA">
            <w:pPr>
              <w:cnfStyle w:val="000000100000" w:firstRow="0" w:lastRow="0" w:firstColumn="0" w:lastColumn="0" w:oddVBand="0" w:evenVBand="0" w:oddHBand="1" w:evenHBand="0" w:firstRowFirstColumn="0" w:firstRowLastColumn="0" w:lastRowFirstColumn="0" w:lastRowLastColumn="0"/>
              <w:rPr>
                <w:ins w:id="1653" w:author="Thomas Carteret" w:date="2021-04-01T19:03:00Z"/>
                <w:lang w:val="en-US"/>
              </w:rPr>
            </w:pPr>
            <w:ins w:id="1654" w:author="Thomas Carteret" w:date="2021-04-07T16:30:00Z">
              <w:r w:rsidRPr="00747DFA">
                <w:rPr>
                  <w:lang w:val="en-US"/>
                  <w:rPrChange w:id="1655" w:author="Thomas Carteret" w:date="2021-04-07T16:30:00Z">
                    <w:rPr>
                      <w:rFonts w:ascii="Times New Roman" w:eastAsia="Times New Roman" w:hAnsi="Times New Roman" w:cs="Times New Roman"/>
                      <w:szCs w:val="24"/>
                      <w:lang w:eastAsia="fr-FR"/>
                    </w:rPr>
                  </w:rPrChange>
                </w:rPr>
                <w:t>In this situation, we must find a solution to lower the computational needs, we will first search the potentially huge mistakes provoking this overload, then we will try to decrease the needs of the graphic interface.</w:t>
              </w:r>
            </w:ins>
            <w:ins w:id="1656" w:author="Thomas Carteret" w:date="2021-04-01T19:05:00Z">
              <w:del w:id="1657" w:author="Thomas Carteret" w:date="2021-04-07T16:30:00Z">
                <w:r w:rsidR="00197310" w:rsidRPr="006A4396" w:rsidDel="00747DFA">
                  <w:rPr>
                    <w:lang w:val="en-US"/>
                  </w:rPr>
                  <w:delText xml:space="preserve">We must find at this time a solution to lower the power computation needs, we will first search </w:delText>
                </w:r>
              </w:del>
            </w:ins>
            <w:ins w:id="1658" w:author="Thomas Carteret" w:date="2021-04-01T19:06:00Z">
              <w:del w:id="1659" w:author="Thomas Carteret" w:date="2021-04-07T16:30:00Z">
                <w:r w:rsidR="00197310" w:rsidRPr="006A4396" w:rsidDel="00747DFA">
                  <w:rPr>
                    <w:lang w:val="en-US"/>
                  </w:rPr>
                  <w:delText>the potential huge mistakes provoking this overload, else we will decrease the first the needs of the graphic interface.</w:delText>
                </w:r>
              </w:del>
            </w:ins>
          </w:p>
        </w:tc>
      </w:tr>
      <w:tr w:rsidR="004D4487" w:rsidRPr="008E53BA" w14:paraId="7A037498" w14:textId="77777777" w:rsidTr="00BF3AB1">
        <w:tblPrEx>
          <w:tblPrExChange w:id="1660" w:author="Thomas Carteret" w:date="2021-04-07T16:52:00Z">
            <w:tblPrEx>
              <w:tblLayout w:type="fixed"/>
            </w:tblPrEx>
          </w:tblPrExChange>
        </w:tblPrEx>
        <w:trPr>
          <w:jc w:val="center"/>
          <w:ins w:id="1661" w:author="Thomas Carteret" w:date="2021-04-01T19:14:00Z"/>
        </w:trPr>
        <w:tc>
          <w:tcPr>
            <w:cnfStyle w:val="001000000000" w:firstRow="0" w:lastRow="0" w:firstColumn="1" w:lastColumn="0" w:oddVBand="0" w:evenVBand="0" w:oddHBand="0" w:evenHBand="0" w:firstRowFirstColumn="0" w:firstRowLastColumn="0" w:lastRowFirstColumn="0" w:lastRowLastColumn="0"/>
            <w:tcW w:w="0" w:type="dxa"/>
            <w:tcPrChange w:id="1662" w:author="Thomas Carteret" w:date="2021-04-07T16:52:00Z">
              <w:tcPr>
                <w:tcW w:w="648" w:type="dxa"/>
              </w:tcPr>
            </w:tcPrChange>
          </w:tcPr>
          <w:p w14:paraId="4D974578" w14:textId="2C147F27" w:rsidR="004D4487" w:rsidRPr="006A4396" w:rsidRDefault="004D4487" w:rsidP="00735B58">
            <w:pPr>
              <w:rPr>
                <w:ins w:id="1663" w:author="Thomas Carteret" w:date="2021-04-01T19:14:00Z"/>
                <w:lang w:val="en-US"/>
              </w:rPr>
            </w:pPr>
            <w:ins w:id="1664" w:author="Thomas Carteret" w:date="2021-04-01T19:14:00Z">
              <w:r w:rsidRPr="006A4396">
                <w:rPr>
                  <w:lang w:val="en-US"/>
                </w:rPr>
                <w:t>R4</w:t>
              </w:r>
            </w:ins>
          </w:p>
        </w:tc>
        <w:tc>
          <w:tcPr>
            <w:tcW w:w="0" w:type="dxa"/>
            <w:tcPrChange w:id="1665" w:author="Thomas Carteret" w:date="2021-04-07T16:52:00Z">
              <w:tcPr>
                <w:tcW w:w="1728" w:type="dxa"/>
              </w:tcPr>
            </w:tcPrChange>
          </w:tcPr>
          <w:p w14:paraId="3F50ECA7" w14:textId="2D13CDA4" w:rsidR="004D4487" w:rsidRPr="006A4396" w:rsidRDefault="004D4487" w:rsidP="00735B58">
            <w:pPr>
              <w:cnfStyle w:val="000000000000" w:firstRow="0" w:lastRow="0" w:firstColumn="0" w:lastColumn="0" w:oddVBand="0" w:evenVBand="0" w:oddHBand="0" w:evenHBand="0" w:firstRowFirstColumn="0" w:firstRowLastColumn="0" w:lastRowFirstColumn="0" w:lastRowLastColumn="0"/>
              <w:rPr>
                <w:ins w:id="1666" w:author="Thomas Carteret" w:date="2021-04-01T19:14:00Z"/>
                <w:lang w:val="en-US"/>
              </w:rPr>
            </w:pPr>
            <w:ins w:id="1667" w:author="Thomas Carteret" w:date="2021-04-01T19:14:00Z">
              <w:r w:rsidRPr="006A4396">
                <w:rPr>
                  <w:lang w:val="en-US"/>
                </w:rPr>
                <w:t>Technological</w:t>
              </w:r>
            </w:ins>
          </w:p>
        </w:tc>
        <w:tc>
          <w:tcPr>
            <w:tcW w:w="0" w:type="dxa"/>
            <w:tcPrChange w:id="1668" w:author="Thomas Carteret" w:date="2021-04-07T16:52:00Z">
              <w:tcPr>
                <w:tcW w:w="2977" w:type="dxa"/>
                <w:gridSpan w:val="2"/>
              </w:tcPr>
            </w:tcPrChange>
          </w:tcPr>
          <w:p w14:paraId="1E939744" w14:textId="6EC46D2B" w:rsidR="004D4487" w:rsidRPr="006A4396" w:rsidRDefault="004D4487" w:rsidP="00735B58">
            <w:pPr>
              <w:cnfStyle w:val="000000000000" w:firstRow="0" w:lastRow="0" w:firstColumn="0" w:lastColumn="0" w:oddVBand="0" w:evenVBand="0" w:oddHBand="0" w:evenHBand="0" w:firstRowFirstColumn="0" w:firstRowLastColumn="0" w:lastRowFirstColumn="0" w:lastRowLastColumn="0"/>
              <w:rPr>
                <w:ins w:id="1669" w:author="Thomas Carteret" w:date="2021-04-01T19:14:00Z"/>
                <w:lang w:val="en-US"/>
              </w:rPr>
            </w:pPr>
            <w:ins w:id="1670" w:author="Thomas Carteret" w:date="2021-04-01T19:15:00Z">
              <w:r w:rsidRPr="006A4396">
                <w:rPr>
                  <w:lang w:val="en-US"/>
                </w:rPr>
                <w:t>A technology used is incompatible with another (Java version for instance)</w:t>
              </w:r>
            </w:ins>
          </w:p>
        </w:tc>
        <w:tc>
          <w:tcPr>
            <w:tcW w:w="4111" w:type="dxa"/>
            <w:tcPrChange w:id="1671" w:author="Thomas Carteret" w:date="2021-04-07T16:52:00Z">
              <w:tcPr>
                <w:tcW w:w="3933" w:type="dxa"/>
                <w:gridSpan w:val="2"/>
              </w:tcPr>
            </w:tcPrChange>
          </w:tcPr>
          <w:p w14:paraId="515397EA" w14:textId="0B5D3659" w:rsidR="00747DFA" w:rsidRPr="00747DFA" w:rsidRDefault="00747DFA">
            <w:pPr>
              <w:cnfStyle w:val="000000000000" w:firstRow="0" w:lastRow="0" w:firstColumn="0" w:lastColumn="0" w:oddVBand="0" w:evenVBand="0" w:oddHBand="0" w:evenHBand="0" w:firstRowFirstColumn="0" w:firstRowLastColumn="0" w:lastRowFirstColumn="0" w:lastRowLastColumn="0"/>
              <w:rPr>
                <w:ins w:id="1672" w:author="Thomas Carteret" w:date="2021-04-07T16:30:00Z"/>
                <w:lang w:val="en-US"/>
                <w:rPrChange w:id="1673" w:author="Thomas Carteret" w:date="2021-04-07T16:31:00Z">
                  <w:rPr>
                    <w:ins w:id="1674" w:author="Thomas Carteret" w:date="2021-04-07T16:30:00Z"/>
                  </w:rPr>
                </w:rPrChange>
              </w:rPr>
              <w:pPrChange w:id="1675" w:author="Thomas Carteret" w:date="2021-04-07T16:31:00Z">
                <w:pPr>
                  <w:pStyle w:val="NormalWeb"/>
                  <w:jc w:val="both"/>
                  <w:cnfStyle w:val="000000000000" w:firstRow="0" w:lastRow="0" w:firstColumn="0" w:lastColumn="0" w:oddVBand="0" w:evenVBand="0" w:oddHBand="0" w:evenHBand="0" w:firstRowFirstColumn="0" w:firstRowLastColumn="0" w:lastRowFirstColumn="0" w:lastRowLastColumn="0"/>
                </w:pPr>
              </w:pPrChange>
            </w:pPr>
            <w:ins w:id="1676" w:author="Thomas Carteret" w:date="2021-04-07T16:30:00Z">
              <w:r w:rsidRPr="00747DFA">
                <w:rPr>
                  <w:lang w:val="en-US"/>
                  <w:rPrChange w:id="1677" w:author="Thomas Carteret" w:date="2021-04-07T16:31:00Z">
                    <w:rPr/>
                  </w:rPrChange>
                </w:rPr>
                <w:t>We will first see if this specific technology is absolutely irreplaceable, if not we will try to change one of the two in conflict.</w:t>
              </w:r>
            </w:ins>
            <w:ins w:id="1678" w:author="Thomas Carteret" w:date="2021-04-07T16:31:00Z">
              <w:r w:rsidR="00D6559D">
                <w:rPr>
                  <w:lang w:val="en-US"/>
                </w:rPr>
                <w:t xml:space="preserve"> </w:t>
              </w:r>
            </w:ins>
            <w:ins w:id="1679" w:author="Thomas Carteret" w:date="2021-04-07T16:30:00Z">
              <w:r w:rsidRPr="00747DFA">
                <w:rPr>
                  <w:lang w:val="en-US"/>
                  <w:rPrChange w:id="1680" w:author="Thomas Carteret" w:date="2021-04-07T16:31:00Z">
                    <w:rPr/>
                  </w:rPrChange>
                </w:rPr>
                <w:t>Else, we will try to find a gate between the technologies.</w:t>
              </w:r>
            </w:ins>
          </w:p>
          <w:p w14:paraId="0403F992" w14:textId="54C6AC79" w:rsidR="004D4487" w:rsidRPr="006A4396" w:rsidDel="00747DFA" w:rsidRDefault="00747DFA" w:rsidP="00747DFA">
            <w:pPr>
              <w:cnfStyle w:val="000000000000" w:firstRow="0" w:lastRow="0" w:firstColumn="0" w:lastColumn="0" w:oddVBand="0" w:evenVBand="0" w:oddHBand="0" w:evenHBand="0" w:firstRowFirstColumn="0" w:firstRowLastColumn="0" w:lastRowFirstColumn="0" w:lastRowLastColumn="0"/>
              <w:rPr>
                <w:ins w:id="1681" w:author="Thomas Carteret" w:date="2021-04-01T19:16:00Z"/>
                <w:del w:id="1682" w:author="Thomas Carteret" w:date="2021-04-07T16:30:00Z"/>
                <w:lang w:val="en-US"/>
              </w:rPr>
            </w:pPr>
            <w:ins w:id="1683" w:author="Thomas Carteret" w:date="2021-04-07T16:30:00Z">
              <w:r w:rsidRPr="00747DFA">
                <w:rPr>
                  <w:lang w:val="en-US"/>
                  <w:rPrChange w:id="1684" w:author="Thomas Carteret" w:date="2021-04-07T16:31:00Z">
                    <w:rPr/>
                  </w:rPrChange>
                </w:rPr>
                <w:t>The objective would be to detect that kind of problem as soon as possible.</w:t>
              </w:r>
            </w:ins>
            <w:ins w:id="1685" w:author="Thomas Carteret" w:date="2021-04-01T19:15:00Z">
              <w:del w:id="1686" w:author="Thomas Carteret" w:date="2021-04-07T16:30:00Z">
                <w:r w:rsidR="004D4487" w:rsidRPr="006A4396" w:rsidDel="00747DFA">
                  <w:rPr>
                    <w:lang w:val="en-US"/>
                  </w:rPr>
                  <w:delText>We will fi</w:delText>
                </w:r>
              </w:del>
            </w:ins>
            <w:ins w:id="1687" w:author="Thomas Carteret" w:date="2021-04-01T19:16:00Z">
              <w:del w:id="1688" w:author="Thomas Carteret" w:date="2021-04-07T16:30:00Z">
                <w:r w:rsidR="004D4487" w:rsidRPr="006A4396" w:rsidDel="00747DFA">
                  <w:rPr>
                    <w:lang w:val="en-US"/>
                  </w:rPr>
                  <w:delText xml:space="preserve">rst see if this specific technology is </w:delText>
                </w:r>
              </w:del>
            </w:ins>
            <w:ins w:id="1689" w:author="Thomas Carteret" w:date="2021-04-01T19:17:00Z">
              <w:del w:id="1690" w:author="Thomas Carteret" w:date="2021-04-07T16:30:00Z">
                <w:r w:rsidR="004D4487" w:rsidRPr="006A4396" w:rsidDel="00747DFA">
                  <w:rPr>
                    <w:lang w:val="en-US"/>
                  </w:rPr>
                  <w:delText>absolutely irreplaceable, if not we will try to change of the two in conf</w:delText>
                </w:r>
              </w:del>
            </w:ins>
            <w:ins w:id="1691" w:author="Thomas Carteret" w:date="2021-04-01T19:18:00Z">
              <w:del w:id="1692" w:author="Thomas Carteret" w:date="2021-04-07T16:30:00Z">
                <w:r w:rsidR="004D4487" w:rsidRPr="006A4396" w:rsidDel="00747DFA">
                  <w:rPr>
                    <w:lang w:val="en-US"/>
                  </w:rPr>
                  <w:delText xml:space="preserve">lict. Else, </w:delText>
                </w:r>
              </w:del>
            </w:ins>
            <w:ins w:id="1693" w:author="Thomas Carteret" w:date="2021-04-01T19:16:00Z">
              <w:del w:id="1694" w:author="Thomas Carteret" w:date="2021-04-07T16:30:00Z">
                <w:r w:rsidR="004D4487" w:rsidRPr="006A4396" w:rsidDel="00747DFA">
                  <w:rPr>
                    <w:lang w:val="en-US"/>
                  </w:rPr>
                  <w:delText xml:space="preserve">if </w:delText>
                </w:r>
              </w:del>
            </w:ins>
            <w:ins w:id="1695" w:author="Thomas Carteret" w:date="2021-04-01T19:18:00Z">
              <w:del w:id="1696" w:author="Thomas Carteret" w:date="2021-04-07T16:30:00Z">
                <w:r w:rsidR="004D4487" w:rsidRPr="006A4396" w:rsidDel="00747DFA">
                  <w:rPr>
                    <w:lang w:val="en-US"/>
                  </w:rPr>
                  <w:delText>we will try to find a gate between the technologies.</w:delText>
                </w:r>
              </w:del>
            </w:ins>
          </w:p>
          <w:p w14:paraId="1F1EC1F4" w14:textId="033BC3EB" w:rsidR="004D4487" w:rsidRPr="006A4396" w:rsidRDefault="004D4487" w:rsidP="00735B58">
            <w:pPr>
              <w:cnfStyle w:val="000000000000" w:firstRow="0" w:lastRow="0" w:firstColumn="0" w:lastColumn="0" w:oddVBand="0" w:evenVBand="0" w:oddHBand="0" w:evenHBand="0" w:firstRowFirstColumn="0" w:firstRowLastColumn="0" w:lastRowFirstColumn="0" w:lastRowLastColumn="0"/>
              <w:rPr>
                <w:ins w:id="1697" w:author="Thomas Carteret" w:date="2021-04-01T19:14:00Z"/>
                <w:lang w:val="en-US"/>
              </w:rPr>
            </w:pPr>
            <w:ins w:id="1698" w:author="Thomas Carteret" w:date="2021-04-01T19:16:00Z">
              <w:del w:id="1699" w:author="Thomas Carteret" w:date="2021-04-07T16:30:00Z">
                <w:r w:rsidRPr="006A4396" w:rsidDel="00747DFA">
                  <w:rPr>
                    <w:lang w:val="en-US"/>
                  </w:rPr>
                  <w:delText xml:space="preserve">The </w:delText>
                </w:r>
              </w:del>
            </w:ins>
            <w:ins w:id="1700" w:author="Thomas Carteret" w:date="2021-04-01T19:17:00Z">
              <w:del w:id="1701" w:author="Thomas Carteret" w:date="2021-04-07T16:30:00Z">
                <w:r w:rsidRPr="006A4396" w:rsidDel="00747DFA">
                  <w:rPr>
                    <w:lang w:val="en-US"/>
                  </w:rPr>
                  <w:delText>objective would be to detect that kind of problem as soon as possible.</w:delText>
                </w:r>
              </w:del>
            </w:ins>
          </w:p>
        </w:tc>
      </w:tr>
      <w:tr w:rsidR="004D4487" w:rsidRPr="008E53BA" w14:paraId="241E4A7C" w14:textId="77777777" w:rsidTr="00BF3AB1">
        <w:tblPrEx>
          <w:tblPrExChange w:id="1702" w:author="Thomas Carteret" w:date="2021-04-07T16:52:00Z">
            <w:tblPrEx>
              <w:tblLayout w:type="fixed"/>
            </w:tblPrEx>
          </w:tblPrExChange>
        </w:tblPrEx>
        <w:trPr>
          <w:cnfStyle w:val="000000100000" w:firstRow="0" w:lastRow="0" w:firstColumn="0" w:lastColumn="0" w:oddVBand="0" w:evenVBand="0" w:oddHBand="1" w:evenHBand="0" w:firstRowFirstColumn="0" w:firstRowLastColumn="0" w:lastRowFirstColumn="0" w:lastRowLastColumn="0"/>
          <w:jc w:val="center"/>
          <w:ins w:id="1703" w:author="Thomas Carteret" w:date="2021-04-01T19:18:00Z"/>
        </w:trPr>
        <w:tc>
          <w:tcPr>
            <w:cnfStyle w:val="001000000000" w:firstRow="0" w:lastRow="0" w:firstColumn="1" w:lastColumn="0" w:oddVBand="0" w:evenVBand="0" w:oddHBand="0" w:evenHBand="0" w:firstRowFirstColumn="0" w:firstRowLastColumn="0" w:lastRowFirstColumn="0" w:lastRowLastColumn="0"/>
            <w:tcW w:w="0" w:type="dxa"/>
            <w:tcPrChange w:id="1704" w:author="Thomas Carteret" w:date="2021-04-07T16:52:00Z">
              <w:tcPr>
                <w:tcW w:w="648" w:type="dxa"/>
              </w:tcPr>
            </w:tcPrChange>
          </w:tcPr>
          <w:p w14:paraId="71D47397" w14:textId="0D667101" w:rsidR="004D4487" w:rsidRPr="006A4396" w:rsidRDefault="004D4487" w:rsidP="00735B58">
            <w:pPr>
              <w:cnfStyle w:val="001000100000" w:firstRow="0" w:lastRow="0" w:firstColumn="1" w:lastColumn="0" w:oddVBand="0" w:evenVBand="0" w:oddHBand="1" w:evenHBand="0" w:firstRowFirstColumn="0" w:firstRowLastColumn="0" w:lastRowFirstColumn="0" w:lastRowLastColumn="0"/>
              <w:rPr>
                <w:ins w:id="1705" w:author="Thomas Carteret" w:date="2021-04-01T19:18:00Z"/>
                <w:lang w:val="en-US"/>
              </w:rPr>
            </w:pPr>
            <w:ins w:id="1706" w:author="Thomas Carteret" w:date="2021-04-01T19:18:00Z">
              <w:r w:rsidRPr="006A4396">
                <w:rPr>
                  <w:lang w:val="en-US"/>
                </w:rPr>
                <w:t>R5</w:t>
              </w:r>
            </w:ins>
          </w:p>
        </w:tc>
        <w:tc>
          <w:tcPr>
            <w:tcW w:w="0" w:type="dxa"/>
            <w:tcPrChange w:id="1707" w:author="Thomas Carteret" w:date="2021-04-07T16:52:00Z">
              <w:tcPr>
                <w:tcW w:w="1728" w:type="dxa"/>
              </w:tcPr>
            </w:tcPrChange>
          </w:tcPr>
          <w:p w14:paraId="7E635E04" w14:textId="53F97442" w:rsidR="004D4487" w:rsidRPr="006A4396" w:rsidRDefault="004D4487" w:rsidP="00735B58">
            <w:pPr>
              <w:cnfStyle w:val="000000100000" w:firstRow="0" w:lastRow="0" w:firstColumn="0" w:lastColumn="0" w:oddVBand="0" w:evenVBand="0" w:oddHBand="1" w:evenHBand="0" w:firstRowFirstColumn="0" w:firstRowLastColumn="0" w:lastRowFirstColumn="0" w:lastRowLastColumn="0"/>
              <w:rPr>
                <w:ins w:id="1708" w:author="Thomas Carteret" w:date="2021-04-01T19:18:00Z"/>
                <w:lang w:val="en-US"/>
              </w:rPr>
            </w:pPr>
            <w:ins w:id="1709" w:author="Thomas Carteret" w:date="2021-04-01T19:19:00Z">
              <w:r w:rsidRPr="006A4396">
                <w:rPr>
                  <w:lang w:val="en-US"/>
                </w:rPr>
                <w:t>Management</w:t>
              </w:r>
            </w:ins>
          </w:p>
        </w:tc>
        <w:tc>
          <w:tcPr>
            <w:tcW w:w="0" w:type="dxa"/>
            <w:tcPrChange w:id="1710" w:author="Thomas Carteret" w:date="2021-04-07T16:52:00Z">
              <w:tcPr>
                <w:tcW w:w="2977" w:type="dxa"/>
                <w:gridSpan w:val="2"/>
              </w:tcPr>
            </w:tcPrChange>
          </w:tcPr>
          <w:p w14:paraId="451AAA87" w14:textId="0C35D740" w:rsidR="004D4487" w:rsidRPr="006A4396" w:rsidRDefault="004D4487" w:rsidP="00735B58">
            <w:pPr>
              <w:cnfStyle w:val="000000100000" w:firstRow="0" w:lastRow="0" w:firstColumn="0" w:lastColumn="0" w:oddVBand="0" w:evenVBand="0" w:oddHBand="1" w:evenHBand="0" w:firstRowFirstColumn="0" w:firstRowLastColumn="0" w:lastRowFirstColumn="0" w:lastRowLastColumn="0"/>
              <w:rPr>
                <w:ins w:id="1711" w:author="Thomas Carteret" w:date="2021-04-01T19:18:00Z"/>
                <w:lang w:val="en-US"/>
              </w:rPr>
            </w:pPr>
            <w:ins w:id="1712" w:author="Thomas Carteret" w:date="2021-04-01T19:19:00Z">
              <w:r w:rsidRPr="006A4396">
                <w:rPr>
                  <w:lang w:val="en-US"/>
                </w:rPr>
                <w:t xml:space="preserve">A group member </w:t>
              </w:r>
            </w:ins>
            <w:ins w:id="1713" w:author="Thomas Carteret" w:date="2021-04-01T19:20:00Z">
              <w:r w:rsidRPr="006A4396">
                <w:rPr>
                  <w:lang w:val="en-US"/>
                </w:rPr>
                <w:t>gets</w:t>
              </w:r>
            </w:ins>
            <w:ins w:id="1714" w:author="Thomas Carteret" w:date="2021-04-01T19:19:00Z">
              <w:r w:rsidRPr="006A4396">
                <w:rPr>
                  <w:lang w:val="en-US"/>
                </w:rPr>
                <w:t xml:space="preserve"> sick</w:t>
              </w:r>
            </w:ins>
          </w:p>
        </w:tc>
        <w:tc>
          <w:tcPr>
            <w:tcW w:w="4111" w:type="dxa"/>
            <w:tcPrChange w:id="1715" w:author="Thomas Carteret" w:date="2021-04-07T16:52:00Z">
              <w:tcPr>
                <w:tcW w:w="3933" w:type="dxa"/>
                <w:gridSpan w:val="2"/>
              </w:tcPr>
            </w:tcPrChange>
          </w:tcPr>
          <w:p w14:paraId="2B0CC640" w14:textId="037D1CDF" w:rsidR="004D4487" w:rsidRPr="006A4396" w:rsidRDefault="004D4487" w:rsidP="00735B58">
            <w:pPr>
              <w:cnfStyle w:val="000000100000" w:firstRow="0" w:lastRow="0" w:firstColumn="0" w:lastColumn="0" w:oddVBand="0" w:evenVBand="0" w:oddHBand="1" w:evenHBand="0" w:firstRowFirstColumn="0" w:firstRowLastColumn="0" w:lastRowFirstColumn="0" w:lastRowLastColumn="0"/>
              <w:rPr>
                <w:ins w:id="1716" w:author="Thomas Carteret" w:date="2021-04-01T19:18:00Z"/>
                <w:lang w:val="en-US"/>
              </w:rPr>
            </w:pPr>
            <w:ins w:id="1717" w:author="Thomas Carteret" w:date="2021-04-01T19:19:00Z">
              <w:r w:rsidRPr="006A4396">
                <w:rPr>
                  <w:lang w:val="en-US"/>
                </w:rPr>
                <w:t>We will try as much as poss</w:t>
              </w:r>
            </w:ins>
            <w:ins w:id="1718" w:author="Thomas Carteret" w:date="2021-04-01T19:20:00Z">
              <w:r w:rsidRPr="006A4396">
                <w:rPr>
                  <w:lang w:val="en-US"/>
                </w:rPr>
                <w:t>ible to transfer its work to the two group members remaining.</w:t>
              </w:r>
            </w:ins>
          </w:p>
        </w:tc>
      </w:tr>
      <w:tr w:rsidR="00735B58" w:rsidRPr="008E53BA" w14:paraId="7403837A" w14:textId="77777777" w:rsidTr="00BF3AB1">
        <w:trPr>
          <w:jc w:val="center"/>
        </w:trPr>
        <w:tc>
          <w:tcPr>
            <w:cnfStyle w:val="001000000000" w:firstRow="0" w:lastRow="0" w:firstColumn="1" w:lastColumn="0" w:oddVBand="0" w:evenVBand="0" w:oddHBand="0" w:evenHBand="0" w:firstRowFirstColumn="0" w:firstRowLastColumn="0" w:lastRowFirstColumn="0" w:lastRowLastColumn="0"/>
            <w:tcW w:w="648" w:type="dxa"/>
            <w:tcPrChange w:id="1719" w:author="Thomas Carteret" w:date="2021-04-07T16:52:00Z">
              <w:tcPr>
                <w:tcW w:w="675" w:type="dxa"/>
              </w:tcPr>
            </w:tcPrChange>
          </w:tcPr>
          <w:p w14:paraId="2411E430" w14:textId="2E09E74A" w:rsidR="00735B58" w:rsidRPr="006A4396" w:rsidRDefault="00735B58" w:rsidP="00735B58">
            <w:pPr>
              <w:rPr>
                <w:lang w:val="en-US"/>
              </w:rPr>
            </w:pPr>
            <w:r w:rsidRPr="006A4396">
              <w:rPr>
                <w:lang w:val="en-US"/>
              </w:rPr>
              <w:t>R</w:t>
            </w:r>
            <w:ins w:id="1720" w:author="Thomas Carteret" w:date="2021-04-01T19:18:00Z">
              <w:r w:rsidR="004D4487" w:rsidRPr="006A4396">
                <w:rPr>
                  <w:lang w:val="en-US"/>
                </w:rPr>
                <w:t>6</w:t>
              </w:r>
            </w:ins>
            <w:del w:id="1721" w:author="Thomas Carteret" w:date="2021-04-01T19:18:00Z">
              <w:r w:rsidRPr="006A4396" w:rsidDel="004D4487">
                <w:rPr>
                  <w:lang w:val="en-US"/>
                </w:rPr>
                <w:delText>2</w:delText>
              </w:r>
            </w:del>
          </w:p>
        </w:tc>
        <w:tc>
          <w:tcPr>
            <w:tcW w:w="1728" w:type="dxa"/>
            <w:tcPrChange w:id="1722" w:author="Thomas Carteret" w:date="2021-04-07T16:52:00Z">
              <w:tcPr>
                <w:tcW w:w="2302" w:type="dxa"/>
                <w:gridSpan w:val="2"/>
              </w:tcPr>
            </w:tcPrChange>
          </w:tcPr>
          <w:p w14:paraId="5D6BD610" w14:textId="77777777" w:rsidR="00735B58" w:rsidRPr="006A4396" w:rsidRDefault="00735B58" w:rsidP="00735B58">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Management</w:t>
            </w:r>
          </w:p>
        </w:tc>
        <w:tc>
          <w:tcPr>
            <w:tcW w:w="2977" w:type="dxa"/>
            <w:tcPrChange w:id="1723" w:author="Thomas Carteret" w:date="2021-04-07T16:52:00Z">
              <w:tcPr>
                <w:tcW w:w="3085" w:type="dxa"/>
                <w:gridSpan w:val="2"/>
              </w:tcPr>
            </w:tcPrChange>
          </w:tcPr>
          <w:p w14:paraId="0CFFFF61" w14:textId="3D96D101" w:rsidR="00735B58" w:rsidRPr="006A4396" w:rsidRDefault="00C50516" w:rsidP="00735B58">
            <w:pPr>
              <w:cnfStyle w:val="000000000000" w:firstRow="0" w:lastRow="0" w:firstColumn="0" w:lastColumn="0" w:oddVBand="0" w:evenVBand="0" w:oddHBand="0" w:evenHBand="0" w:firstRowFirstColumn="0" w:firstRowLastColumn="0" w:lastRowFirstColumn="0" w:lastRowLastColumn="0"/>
              <w:rPr>
                <w:lang w:val="en-US"/>
              </w:rPr>
            </w:pPr>
            <w:ins w:id="1724" w:author="Thomas Carteret" w:date="2021-04-01T19:21:00Z">
              <w:r w:rsidRPr="006A4396">
                <w:rPr>
                  <w:lang w:val="en-US"/>
                </w:rPr>
                <w:t>A conflict between two group members about who will be in charge of certain tasks.</w:t>
              </w:r>
            </w:ins>
            <w:del w:id="1725" w:author="Thomas Carteret" w:date="2021-04-01T19:20:00Z">
              <w:r w:rsidR="00735B58" w:rsidRPr="006A4396" w:rsidDel="004D4487">
                <w:rPr>
                  <w:lang w:val="en-US"/>
                </w:rPr>
                <w:delText>…</w:delText>
              </w:r>
            </w:del>
          </w:p>
        </w:tc>
        <w:tc>
          <w:tcPr>
            <w:tcW w:w="4111" w:type="dxa"/>
            <w:tcPrChange w:id="1726" w:author="Thomas Carteret" w:date="2021-04-07T16:52:00Z">
              <w:tcPr>
                <w:tcW w:w="3118" w:type="dxa"/>
              </w:tcPr>
            </w:tcPrChange>
          </w:tcPr>
          <w:p w14:paraId="53F4DE5D" w14:textId="58E41F5B" w:rsidR="00735B58" w:rsidRPr="006A4396" w:rsidRDefault="00C50516" w:rsidP="00735B58">
            <w:pPr>
              <w:cnfStyle w:val="000000000000" w:firstRow="0" w:lastRow="0" w:firstColumn="0" w:lastColumn="0" w:oddVBand="0" w:evenVBand="0" w:oddHBand="0" w:evenHBand="0" w:firstRowFirstColumn="0" w:firstRowLastColumn="0" w:lastRowFirstColumn="0" w:lastRowLastColumn="0"/>
              <w:rPr>
                <w:lang w:val="en-US"/>
              </w:rPr>
            </w:pPr>
            <w:ins w:id="1727" w:author="Thomas Carteret" w:date="2021-04-01T19:22:00Z">
              <w:r w:rsidRPr="006A4396">
                <w:rPr>
                  <w:lang w:val="en-US"/>
                </w:rPr>
                <w:t>If both members have the same amount of work</w:t>
              </w:r>
            </w:ins>
            <w:ins w:id="1728" w:author="Thomas Carteret" w:date="2021-04-01T19:23:00Z">
              <w:r w:rsidRPr="006A4396">
                <w:rPr>
                  <w:lang w:val="en-US"/>
                </w:rPr>
                <w:t xml:space="preserve"> and the same abilities to achieve the task, we wi</w:t>
              </w:r>
            </w:ins>
            <w:ins w:id="1729" w:author="Thomas Carteret" w:date="2021-04-01T19:24:00Z">
              <w:r w:rsidRPr="006A4396">
                <w:rPr>
                  <w:lang w:val="en-US"/>
                </w:rPr>
                <w:t>ll decide with one s</w:t>
              </w:r>
            </w:ins>
            <w:ins w:id="1730" w:author="Thomas Carteret" w:date="2021-04-01T19:25:00Z">
              <w:r w:rsidRPr="006A4396">
                <w:rPr>
                  <w:lang w:val="en-US"/>
                </w:rPr>
                <w:t xml:space="preserve">hot </w:t>
              </w:r>
            </w:ins>
            <w:ins w:id="1731" w:author="Thomas Carteret" w:date="2021-04-01T19:24:00Z">
              <w:r w:rsidRPr="006A4396">
                <w:rPr>
                  <w:lang w:val="en-US"/>
                </w:rPr>
                <w:t>rock-paper-scissors.</w:t>
              </w:r>
            </w:ins>
            <w:del w:id="1732" w:author="Thomas Carteret" w:date="2021-04-01T19:22:00Z">
              <w:r w:rsidR="00735B58" w:rsidRPr="006A4396" w:rsidDel="00C50516">
                <w:rPr>
                  <w:lang w:val="en-US"/>
                </w:rPr>
                <w:delText>…</w:delText>
              </w:r>
            </w:del>
          </w:p>
        </w:tc>
      </w:tr>
    </w:tbl>
    <w:p w14:paraId="45D7DC87" w14:textId="77777777" w:rsidR="00735B58" w:rsidRPr="006A4396" w:rsidDel="00BF3AB1" w:rsidRDefault="00735B58" w:rsidP="00735B58">
      <w:pPr>
        <w:pStyle w:val="Sansinterligne"/>
        <w:rPr>
          <w:del w:id="1733" w:author="Thomas Carteret" w:date="2021-04-07T16:53:00Z"/>
          <w:lang w:val="en-US"/>
        </w:rPr>
      </w:pPr>
    </w:p>
    <w:p w14:paraId="0533EE9A" w14:textId="481FBC60" w:rsidR="00C800AF" w:rsidRPr="006A4396" w:rsidDel="00BF3AB1" w:rsidRDefault="00C800AF">
      <w:pPr>
        <w:spacing w:before="0" w:after="0"/>
        <w:jc w:val="left"/>
        <w:rPr>
          <w:del w:id="1734" w:author="Thomas Carteret" w:date="2021-04-07T16:53:00Z"/>
          <w:lang w:val="en-US"/>
        </w:rPr>
      </w:pPr>
      <w:del w:id="1735" w:author="Thomas Carteret" w:date="2021-04-07T16:53:00Z">
        <w:r w:rsidRPr="006A4396" w:rsidDel="00BF3AB1">
          <w:rPr>
            <w:lang w:val="en-US"/>
          </w:rPr>
          <w:br w:type="page"/>
        </w:r>
      </w:del>
    </w:p>
    <w:p w14:paraId="34554F54" w14:textId="048A8AAB" w:rsidR="00C800AF" w:rsidRPr="006A4396" w:rsidDel="00BF3AB1" w:rsidRDefault="00C800AF">
      <w:pPr>
        <w:spacing w:before="0" w:after="0"/>
        <w:jc w:val="left"/>
        <w:rPr>
          <w:del w:id="1736" w:author="Thomas Carteret" w:date="2021-04-07T16:53:00Z"/>
          <w:lang w:val="en-US"/>
          <w:rPrChange w:id="1737" w:author="Thomas Carteret" w:date="2021-04-07T16:08:00Z">
            <w:rPr>
              <w:del w:id="1738" w:author="Thomas Carteret" w:date="2021-04-07T16:53:00Z"/>
              <w:lang w:val="en-US"/>
            </w:rPr>
          </w:rPrChange>
        </w:rPr>
        <w:pPrChange w:id="1739" w:author="Thomas Carteret" w:date="2021-04-07T16:53:00Z">
          <w:pPr>
            <w:pStyle w:val="Titre"/>
          </w:pPr>
        </w:pPrChange>
      </w:pPr>
    </w:p>
    <w:p w14:paraId="47D12AFF" w14:textId="51F66E41" w:rsidR="00C800AF" w:rsidRPr="006A4396" w:rsidDel="00BF3AB1" w:rsidRDefault="00C800AF" w:rsidP="00C800AF">
      <w:pPr>
        <w:pStyle w:val="Titre"/>
        <w:rPr>
          <w:del w:id="1740" w:author="Thomas Carteret" w:date="2021-04-07T16:53:00Z"/>
          <w:lang w:val="en-US"/>
        </w:rPr>
      </w:pPr>
    </w:p>
    <w:p w14:paraId="3E6B5E8A" w14:textId="75F08CED" w:rsidR="00C800AF" w:rsidRPr="006A4396" w:rsidDel="00BF3AB1" w:rsidRDefault="00C800AF" w:rsidP="00C800AF">
      <w:pPr>
        <w:pStyle w:val="Titre"/>
        <w:rPr>
          <w:del w:id="1741" w:author="Thomas Carteret" w:date="2021-04-07T16:53:00Z"/>
          <w:lang w:val="en-US"/>
        </w:rPr>
      </w:pPr>
    </w:p>
    <w:p w14:paraId="3816AF2C" w14:textId="285B4DB8" w:rsidR="00C800AF" w:rsidRPr="006A4396" w:rsidDel="00BF3AB1" w:rsidRDefault="00C800AF" w:rsidP="00C800AF">
      <w:pPr>
        <w:pStyle w:val="Titre"/>
        <w:rPr>
          <w:del w:id="1742" w:author="Thomas Carteret" w:date="2021-04-07T16:53:00Z"/>
          <w:lang w:val="en-US"/>
        </w:rPr>
      </w:pPr>
    </w:p>
    <w:p w14:paraId="766F6869" w14:textId="51C15BCB" w:rsidR="003C13E2" w:rsidRPr="006A4396" w:rsidRDefault="003C13E2">
      <w:pPr>
        <w:spacing w:before="0" w:after="0"/>
        <w:jc w:val="left"/>
        <w:rPr>
          <w:caps/>
          <w:color w:val="4F81BD" w:themeColor="accent1"/>
          <w:spacing w:val="10"/>
          <w:kern w:val="2"/>
          <w:sz w:val="52"/>
          <w:szCs w:val="52"/>
          <w:lang w:val="en-US"/>
        </w:rPr>
      </w:pPr>
      <w:del w:id="1743" w:author="Thomas Carteret" w:date="2021-04-07T16:53:00Z">
        <w:r w:rsidRPr="006A4396" w:rsidDel="00BF3AB1">
          <w:rPr>
            <w:lang w:val="en-US"/>
          </w:rPr>
          <w:br w:type="page"/>
        </w:r>
      </w:del>
    </w:p>
    <w:p w14:paraId="594AF90F" w14:textId="7764F09B" w:rsidR="00735B58" w:rsidRPr="006A4396" w:rsidRDefault="00C800AF" w:rsidP="00C800AF">
      <w:pPr>
        <w:pStyle w:val="Titre"/>
        <w:jc w:val="center"/>
        <w:rPr>
          <w:lang w:val="en-US"/>
        </w:rPr>
      </w:pPr>
      <w:r w:rsidRPr="006A4396">
        <w:rPr>
          <w:lang w:val="en-US"/>
        </w:rPr>
        <w:t>ANNEXES</w:t>
      </w:r>
    </w:p>
    <w:p w14:paraId="2C4198A1" w14:textId="77777777" w:rsidR="00C800AF" w:rsidRPr="006A4396" w:rsidRDefault="00C800AF">
      <w:pPr>
        <w:spacing w:before="0" w:after="0"/>
        <w:jc w:val="left"/>
        <w:rPr>
          <w:lang w:val="en-US"/>
        </w:rPr>
      </w:pPr>
      <w:r w:rsidRPr="006A4396">
        <w:rPr>
          <w:lang w:val="en-US"/>
        </w:rPr>
        <w:br w:type="page"/>
      </w:r>
    </w:p>
    <w:p w14:paraId="6B892CB5" w14:textId="77777777" w:rsidR="00C800AF" w:rsidRPr="006A4396" w:rsidRDefault="00C800AF" w:rsidP="00C800AF">
      <w:pPr>
        <w:pStyle w:val="Titre1"/>
        <w:rPr>
          <w:lang w:val="en-US"/>
        </w:rPr>
      </w:pPr>
      <w:bookmarkStart w:id="1744" w:name="_Toc74302262"/>
      <w:r w:rsidRPr="006A4396">
        <w:rPr>
          <w:lang w:val="en-US"/>
        </w:rPr>
        <w:lastRenderedPageBreak/>
        <w:t>A1. Reports for the Sprint Meetings</w:t>
      </w:r>
      <w:bookmarkEnd w:id="1744"/>
    </w:p>
    <w:p w14:paraId="0884FBE4" w14:textId="77777777" w:rsidR="00C800AF" w:rsidRPr="006A4396" w:rsidRDefault="00C800AF" w:rsidP="00C800AF">
      <w:pPr>
        <w:pStyle w:val="Titre2"/>
        <w:rPr>
          <w:lang w:val="en-US"/>
        </w:rPr>
      </w:pPr>
      <w:bookmarkStart w:id="1745" w:name="_Toc74302263"/>
      <w:r w:rsidRPr="006A4396">
        <w:rPr>
          <w:lang w:val="en-US"/>
        </w:rPr>
        <w:t>A1.1. Sprint Meeting #1</w:t>
      </w:r>
      <w:bookmarkEnd w:id="1745"/>
    </w:p>
    <w:p w14:paraId="70C00F19" w14:textId="77777777" w:rsidR="00C800AF" w:rsidRPr="006A4396" w:rsidRDefault="00C800AF" w:rsidP="00402CB4">
      <w:pPr>
        <w:rPr>
          <w:lang w:val="en-US"/>
        </w:rPr>
      </w:pPr>
      <w:r w:rsidRPr="006A4396">
        <w:rPr>
          <w:lang w:val="en-US"/>
        </w:rPr>
        <w:t>Date : XX/XX/20XX</w:t>
      </w:r>
    </w:p>
    <w:p w14:paraId="131037E8" w14:textId="77777777" w:rsidR="00C800AF" w:rsidRPr="006A4396" w:rsidRDefault="00C800AF" w:rsidP="00C800AF">
      <w:pPr>
        <w:pStyle w:val="Titre3"/>
        <w:rPr>
          <w:lang w:val="en-US"/>
        </w:rPr>
      </w:pPr>
      <w:bookmarkStart w:id="1746" w:name="_Toc74302264"/>
      <w:r w:rsidRPr="006A4396">
        <w:rPr>
          <w:lang w:val="en-US"/>
        </w:rPr>
        <w:t>A1.1.1. List of tasks for the current sprint</w:t>
      </w:r>
      <w:bookmarkEnd w:id="1746"/>
    </w:p>
    <w:p w14:paraId="703D82A4" w14:textId="77777777" w:rsidR="00C800AF" w:rsidRPr="006A4396" w:rsidRDefault="00C800AF" w:rsidP="00C800AF">
      <w:pPr>
        <w:rPr>
          <w:lang w:val="en-US"/>
        </w:rPr>
      </w:pPr>
    </w:p>
    <w:tbl>
      <w:tblPr>
        <w:tblStyle w:val="Listeclaire-Accent1"/>
        <w:tblW w:w="0" w:type="auto"/>
        <w:tblLook w:val="04A0" w:firstRow="1" w:lastRow="0" w:firstColumn="1" w:lastColumn="0" w:noHBand="0" w:noVBand="1"/>
      </w:tblPr>
      <w:tblGrid>
        <w:gridCol w:w="1842"/>
        <w:gridCol w:w="1842"/>
        <w:gridCol w:w="1842"/>
        <w:gridCol w:w="1842"/>
        <w:gridCol w:w="1842"/>
      </w:tblGrid>
      <w:tr w:rsidR="00C800AF" w:rsidRPr="006A4396" w14:paraId="7EBCA91B" w14:textId="77777777" w:rsidTr="00C800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02C9B2BC" w14:textId="77777777" w:rsidR="00C800AF" w:rsidRPr="006A4396" w:rsidRDefault="00C800AF" w:rsidP="00C800AF">
            <w:pPr>
              <w:rPr>
                <w:lang w:val="en-US"/>
              </w:rPr>
            </w:pPr>
            <w:r w:rsidRPr="006A4396">
              <w:rPr>
                <w:lang w:val="en-US"/>
              </w:rPr>
              <w:t>ID</w:t>
            </w:r>
          </w:p>
        </w:tc>
        <w:tc>
          <w:tcPr>
            <w:tcW w:w="1842" w:type="dxa"/>
          </w:tcPr>
          <w:p w14:paraId="0EDA922B" w14:textId="77777777" w:rsidR="00C800AF" w:rsidRPr="006A4396"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Problem or Task Description</w:t>
            </w:r>
          </w:p>
        </w:tc>
        <w:tc>
          <w:tcPr>
            <w:tcW w:w="1842" w:type="dxa"/>
          </w:tcPr>
          <w:p w14:paraId="7226341E" w14:textId="77777777" w:rsidR="00C800AF" w:rsidRPr="006A4396"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Possible Solution</w:t>
            </w:r>
          </w:p>
        </w:tc>
        <w:tc>
          <w:tcPr>
            <w:tcW w:w="1842" w:type="dxa"/>
          </w:tcPr>
          <w:p w14:paraId="3EAA5218" w14:textId="77777777" w:rsidR="00C800AF" w:rsidRPr="006A4396"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Assigned to</w:t>
            </w:r>
          </w:p>
        </w:tc>
        <w:tc>
          <w:tcPr>
            <w:tcW w:w="1842" w:type="dxa"/>
          </w:tcPr>
          <w:p w14:paraId="271C2B7A" w14:textId="77777777" w:rsidR="00C800AF" w:rsidRPr="006A4396"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Validation by (if applicable)</w:t>
            </w:r>
          </w:p>
        </w:tc>
      </w:tr>
      <w:tr w:rsidR="00C800AF" w:rsidRPr="006A4396" w14:paraId="211C1B0A" w14:textId="77777777" w:rsidTr="00C800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26B05D15" w14:textId="77777777" w:rsidR="00C800AF" w:rsidRPr="006A4396" w:rsidRDefault="00C800AF" w:rsidP="00C800AF">
            <w:pPr>
              <w:rPr>
                <w:lang w:val="en-US"/>
              </w:rPr>
            </w:pPr>
            <w:r w:rsidRPr="006A4396">
              <w:rPr>
                <w:lang w:val="en-US"/>
              </w:rPr>
              <w:t>S1.1</w:t>
            </w:r>
          </w:p>
        </w:tc>
        <w:tc>
          <w:tcPr>
            <w:tcW w:w="1842" w:type="dxa"/>
          </w:tcPr>
          <w:p w14:paraId="56EFB43C" w14:textId="77777777" w:rsidR="00C800AF" w:rsidRPr="006A4396"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Design of ….</w:t>
            </w:r>
          </w:p>
        </w:tc>
        <w:tc>
          <w:tcPr>
            <w:tcW w:w="1842" w:type="dxa"/>
          </w:tcPr>
          <w:p w14:paraId="44E2582F" w14:textId="77777777" w:rsidR="00C800AF" w:rsidRPr="006A4396"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n/a</w:t>
            </w:r>
          </w:p>
        </w:tc>
        <w:tc>
          <w:tcPr>
            <w:tcW w:w="1842" w:type="dxa"/>
          </w:tcPr>
          <w:p w14:paraId="3A5DDC9D" w14:textId="77777777" w:rsidR="00C800AF" w:rsidRPr="006A4396"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X</w:t>
            </w:r>
          </w:p>
        </w:tc>
        <w:tc>
          <w:tcPr>
            <w:tcW w:w="1842" w:type="dxa"/>
          </w:tcPr>
          <w:p w14:paraId="3DE54F33" w14:textId="77777777" w:rsidR="00C800AF" w:rsidRPr="006A4396"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Y</w:t>
            </w:r>
          </w:p>
        </w:tc>
      </w:tr>
      <w:tr w:rsidR="00C800AF" w:rsidRPr="006A4396" w14:paraId="73EB6053" w14:textId="77777777" w:rsidTr="00C800AF">
        <w:tc>
          <w:tcPr>
            <w:cnfStyle w:val="001000000000" w:firstRow="0" w:lastRow="0" w:firstColumn="1" w:lastColumn="0" w:oddVBand="0" w:evenVBand="0" w:oddHBand="0" w:evenHBand="0" w:firstRowFirstColumn="0" w:firstRowLastColumn="0" w:lastRowFirstColumn="0" w:lastRowLastColumn="0"/>
            <w:tcW w:w="1842" w:type="dxa"/>
          </w:tcPr>
          <w:p w14:paraId="4E461B5C" w14:textId="77777777" w:rsidR="00C800AF" w:rsidRPr="006A4396" w:rsidRDefault="00C800AF" w:rsidP="00C800AF">
            <w:pPr>
              <w:rPr>
                <w:lang w:val="en-US"/>
              </w:rPr>
            </w:pPr>
            <w:r w:rsidRPr="006A4396">
              <w:rPr>
                <w:lang w:val="en-US"/>
              </w:rPr>
              <w:t>S1.2</w:t>
            </w:r>
          </w:p>
        </w:tc>
        <w:tc>
          <w:tcPr>
            <w:tcW w:w="1842" w:type="dxa"/>
          </w:tcPr>
          <w:p w14:paraId="72947242" w14:textId="77777777" w:rsidR="00C800AF" w:rsidRPr="006A4396"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Implementation of…</w:t>
            </w:r>
          </w:p>
        </w:tc>
        <w:tc>
          <w:tcPr>
            <w:tcW w:w="1842" w:type="dxa"/>
          </w:tcPr>
          <w:p w14:paraId="43F04603" w14:textId="77777777" w:rsidR="00C800AF" w:rsidRPr="006A4396"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n/a</w:t>
            </w:r>
          </w:p>
        </w:tc>
        <w:tc>
          <w:tcPr>
            <w:tcW w:w="1842" w:type="dxa"/>
          </w:tcPr>
          <w:p w14:paraId="73BABAA0" w14:textId="77777777" w:rsidR="00C800AF" w:rsidRPr="006A4396"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Z</w:t>
            </w:r>
          </w:p>
        </w:tc>
        <w:tc>
          <w:tcPr>
            <w:tcW w:w="1842" w:type="dxa"/>
          </w:tcPr>
          <w:p w14:paraId="5D968EA6" w14:textId="77777777" w:rsidR="00C800AF" w:rsidRPr="006A4396"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X</w:t>
            </w:r>
          </w:p>
        </w:tc>
      </w:tr>
    </w:tbl>
    <w:p w14:paraId="27DB512E" w14:textId="77777777" w:rsidR="00C800AF" w:rsidRPr="006A4396" w:rsidRDefault="00C800AF" w:rsidP="00C800AF">
      <w:pPr>
        <w:pStyle w:val="normal2puce"/>
        <w:rPr>
          <w:lang w:val="en-US"/>
        </w:rPr>
      </w:pPr>
    </w:p>
    <w:p w14:paraId="23C62376" w14:textId="77777777" w:rsidR="00C800AF" w:rsidRPr="006A4396" w:rsidRDefault="00C800AF" w:rsidP="00C800AF">
      <w:pPr>
        <w:pStyle w:val="Titre3"/>
        <w:rPr>
          <w:lang w:val="en-US"/>
        </w:rPr>
      </w:pPr>
      <w:bookmarkStart w:id="1747" w:name="_Toc74302265"/>
      <w:r w:rsidRPr="006A4396">
        <w:rPr>
          <w:lang w:val="en-US"/>
        </w:rPr>
        <w:t>A1.1.2. General Comments</w:t>
      </w:r>
      <w:bookmarkEnd w:id="1747"/>
    </w:p>
    <w:p w14:paraId="034B1FDE" w14:textId="77777777" w:rsidR="00C800AF" w:rsidRPr="006A4396" w:rsidRDefault="00C800AF" w:rsidP="00C800AF">
      <w:pPr>
        <w:rPr>
          <w:lang w:val="en-US"/>
        </w:rPr>
      </w:pPr>
      <w:r w:rsidRPr="006A4396">
        <w:rPr>
          <w:lang w:val="en-US"/>
        </w:rPr>
        <w:t>Write here some general comments that are discussed during the sprint meeting.</w:t>
      </w:r>
    </w:p>
    <w:p w14:paraId="74122B63" w14:textId="77777777" w:rsidR="00C800AF" w:rsidRPr="006A4396" w:rsidRDefault="00C800AF" w:rsidP="00C800AF">
      <w:pPr>
        <w:pStyle w:val="Titre2"/>
        <w:rPr>
          <w:lang w:val="en-US"/>
        </w:rPr>
      </w:pPr>
      <w:bookmarkStart w:id="1748" w:name="_Toc74302266"/>
      <w:r w:rsidRPr="006A4396">
        <w:rPr>
          <w:lang w:val="en-US"/>
        </w:rPr>
        <w:t>A1.2. Sprint Meeting #2</w:t>
      </w:r>
      <w:bookmarkEnd w:id="1748"/>
    </w:p>
    <w:p w14:paraId="78176774" w14:textId="77777777" w:rsidR="00C800AF" w:rsidRPr="006A4396" w:rsidRDefault="00C800AF" w:rsidP="00C800AF">
      <w:pPr>
        <w:rPr>
          <w:lang w:val="en-US"/>
        </w:rPr>
      </w:pPr>
      <w:r w:rsidRPr="006A4396">
        <w:rPr>
          <w:lang w:val="en-US"/>
        </w:rPr>
        <w:t xml:space="preserve">Date : XX/XX/20XX </w:t>
      </w:r>
    </w:p>
    <w:p w14:paraId="34E8D30A" w14:textId="77777777" w:rsidR="00C800AF" w:rsidRPr="006A4396" w:rsidRDefault="00C800AF" w:rsidP="00C800AF">
      <w:pPr>
        <w:pStyle w:val="Titre3"/>
        <w:rPr>
          <w:lang w:val="en-US"/>
        </w:rPr>
      </w:pPr>
      <w:bookmarkStart w:id="1749" w:name="_Toc74302267"/>
      <w:r w:rsidRPr="006A4396">
        <w:rPr>
          <w:lang w:val="en-US"/>
        </w:rPr>
        <w:t>A1.2.1 Status of the tasks of the Finished Sprint</w:t>
      </w:r>
      <w:bookmarkEnd w:id="1749"/>
    </w:p>
    <w:p w14:paraId="62F4F0E3" w14:textId="77777777" w:rsidR="00C800AF" w:rsidRPr="006A4396" w:rsidRDefault="00C800AF" w:rsidP="00C800AF">
      <w:pPr>
        <w:rPr>
          <w:lang w:val="en-US"/>
        </w:rPr>
      </w:pPr>
    </w:p>
    <w:tbl>
      <w:tblPr>
        <w:tblStyle w:val="Listeclaire-Accent1"/>
        <w:tblW w:w="0" w:type="auto"/>
        <w:tblLook w:val="04A0" w:firstRow="1" w:lastRow="0" w:firstColumn="1" w:lastColumn="0" w:noHBand="0" w:noVBand="1"/>
      </w:tblPr>
      <w:tblGrid>
        <w:gridCol w:w="1842"/>
        <w:gridCol w:w="1842"/>
      </w:tblGrid>
      <w:tr w:rsidR="00C800AF" w:rsidRPr="006A4396" w14:paraId="0F0E9BCB" w14:textId="77777777" w:rsidTr="00C800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69CA0E87" w14:textId="77777777" w:rsidR="00C800AF" w:rsidRPr="006A4396" w:rsidRDefault="00C800AF" w:rsidP="00C800AF">
            <w:pPr>
              <w:rPr>
                <w:lang w:val="en-US"/>
              </w:rPr>
            </w:pPr>
            <w:r w:rsidRPr="006A4396">
              <w:rPr>
                <w:lang w:val="en-US"/>
              </w:rPr>
              <w:t>ID</w:t>
            </w:r>
          </w:p>
        </w:tc>
        <w:tc>
          <w:tcPr>
            <w:tcW w:w="1842" w:type="dxa"/>
          </w:tcPr>
          <w:p w14:paraId="079C37A0" w14:textId="77777777" w:rsidR="00C800AF" w:rsidRPr="006A4396"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Validated</w:t>
            </w:r>
          </w:p>
        </w:tc>
      </w:tr>
      <w:tr w:rsidR="00C800AF" w:rsidRPr="006A4396" w14:paraId="102343F0" w14:textId="77777777" w:rsidTr="00C800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3E7B63BB" w14:textId="77777777" w:rsidR="00C800AF" w:rsidRPr="006A4396" w:rsidRDefault="00C800AF" w:rsidP="00C800AF">
            <w:pPr>
              <w:rPr>
                <w:lang w:val="en-US"/>
              </w:rPr>
            </w:pPr>
            <w:r w:rsidRPr="006A4396">
              <w:rPr>
                <w:lang w:val="en-US"/>
              </w:rPr>
              <w:t>S1.1</w:t>
            </w:r>
          </w:p>
        </w:tc>
        <w:tc>
          <w:tcPr>
            <w:tcW w:w="1842" w:type="dxa"/>
          </w:tcPr>
          <w:p w14:paraId="1EADE47D" w14:textId="77777777" w:rsidR="00C800AF" w:rsidRPr="006A4396" w:rsidRDefault="00707079" w:rsidP="00C800AF">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Yes/No</w:t>
            </w:r>
          </w:p>
        </w:tc>
      </w:tr>
      <w:tr w:rsidR="00C800AF" w:rsidRPr="006A4396" w14:paraId="266444E0" w14:textId="77777777" w:rsidTr="00C800AF">
        <w:tc>
          <w:tcPr>
            <w:cnfStyle w:val="001000000000" w:firstRow="0" w:lastRow="0" w:firstColumn="1" w:lastColumn="0" w:oddVBand="0" w:evenVBand="0" w:oddHBand="0" w:evenHBand="0" w:firstRowFirstColumn="0" w:firstRowLastColumn="0" w:lastRowFirstColumn="0" w:lastRowLastColumn="0"/>
            <w:tcW w:w="1842" w:type="dxa"/>
          </w:tcPr>
          <w:p w14:paraId="33F20E54" w14:textId="77777777" w:rsidR="00C800AF" w:rsidRPr="006A4396" w:rsidRDefault="00C800AF" w:rsidP="00C800AF">
            <w:pPr>
              <w:rPr>
                <w:lang w:val="en-US"/>
              </w:rPr>
            </w:pPr>
            <w:r w:rsidRPr="006A4396">
              <w:rPr>
                <w:lang w:val="en-US"/>
              </w:rPr>
              <w:t>S1.2</w:t>
            </w:r>
          </w:p>
        </w:tc>
        <w:tc>
          <w:tcPr>
            <w:tcW w:w="1842" w:type="dxa"/>
          </w:tcPr>
          <w:p w14:paraId="681C7292" w14:textId="77777777" w:rsidR="00C800AF" w:rsidRPr="006A4396" w:rsidRDefault="00707079" w:rsidP="00C800AF">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Yes/No</w:t>
            </w:r>
          </w:p>
        </w:tc>
      </w:tr>
    </w:tbl>
    <w:p w14:paraId="6FB3062F" w14:textId="77777777" w:rsidR="00C800AF" w:rsidRPr="006A4396" w:rsidRDefault="00C800AF" w:rsidP="00C800AF">
      <w:pPr>
        <w:rPr>
          <w:lang w:val="en-US"/>
        </w:rPr>
      </w:pPr>
    </w:p>
    <w:p w14:paraId="42013DD9" w14:textId="77777777" w:rsidR="00C800AF" w:rsidRPr="006A4396" w:rsidRDefault="00C800AF" w:rsidP="00C800AF">
      <w:pPr>
        <w:pStyle w:val="Titre3"/>
        <w:rPr>
          <w:lang w:val="en-US"/>
        </w:rPr>
      </w:pPr>
      <w:bookmarkStart w:id="1750" w:name="_Toc74302268"/>
      <w:r w:rsidRPr="006A4396">
        <w:rPr>
          <w:lang w:val="en-US"/>
        </w:rPr>
        <w:t>A1.</w:t>
      </w:r>
      <w:r w:rsidR="00EF1231" w:rsidRPr="006A4396">
        <w:rPr>
          <w:lang w:val="en-US"/>
        </w:rPr>
        <w:t>2</w:t>
      </w:r>
      <w:r w:rsidRPr="006A4396">
        <w:rPr>
          <w:lang w:val="en-US"/>
        </w:rPr>
        <w:t>.2. List of tasks for the current sprint</w:t>
      </w:r>
      <w:bookmarkEnd w:id="1750"/>
    </w:p>
    <w:p w14:paraId="44AE8293" w14:textId="77777777" w:rsidR="00C800AF" w:rsidRPr="006A4396" w:rsidRDefault="00C800AF" w:rsidP="00C800AF">
      <w:pPr>
        <w:rPr>
          <w:lang w:val="en-US"/>
        </w:rPr>
      </w:pPr>
    </w:p>
    <w:tbl>
      <w:tblPr>
        <w:tblStyle w:val="Listeclaire-Accent1"/>
        <w:tblW w:w="0" w:type="auto"/>
        <w:tblLook w:val="04A0" w:firstRow="1" w:lastRow="0" w:firstColumn="1" w:lastColumn="0" w:noHBand="0" w:noVBand="1"/>
      </w:tblPr>
      <w:tblGrid>
        <w:gridCol w:w="1842"/>
        <w:gridCol w:w="1842"/>
        <w:gridCol w:w="1842"/>
        <w:gridCol w:w="1842"/>
        <w:gridCol w:w="1842"/>
      </w:tblGrid>
      <w:tr w:rsidR="00C800AF" w:rsidRPr="006A4396" w14:paraId="0D3F4DBF" w14:textId="77777777" w:rsidTr="00C800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75D42BF3" w14:textId="77777777" w:rsidR="00C800AF" w:rsidRPr="006A4396" w:rsidRDefault="00C800AF" w:rsidP="00C800AF">
            <w:pPr>
              <w:rPr>
                <w:lang w:val="en-US"/>
              </w:rPr>
            </w:pPr>
            <w:r w:rsidRPr="006A4396">
              <w:rPr>
                <w:lang w:val="en-US"/>
              </w:rPr>
              <w:lastRenderedPageBreak/>
              <w:t>ID</w:t>
            </w:r>
          </w:p>
        </w:tc>
        <w:tc>
          <w:tcPr>
            <w:tcW w:w="1842" w:type="dxa"/>
          </w:tcPr>
          <w:p w14:paraId="67A6EE5B" w14:textId="77777777" w:rsidR="00C800AF" w:rsidRPr="006A4396"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Problem or Task Description</w:t>
            </w:r>
          </w:p>
        </w:tc>
        <w:tc>
          <w:tcPr>
            <w:tcW w:w="1842" w:type="dxa"/>
          </w:tcPr>
          <w:p w14:paraId="0A12F440" w14:textId="77777777" w:rsidR="00C800AF" w:rsidRPr="006A4396"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Possible Solution</w:t>
            </w:r>
          </w:p>
        </w:tc>
        <w:tc>
          <w:tcPr>
            <w:tcW w:w="1842" w:type="dxa"/>
          </w:tcPr>
          <w:p w14:paraId="1430F0E7" w14:textId="77777777" w:rsidR="00C800AF" w:rsidRPr="006A4396"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Assigned to</w:t>
            </w:r>
          </w:p>
        </w:tc>
        <w:tc>
          <w:tcPr>
            <w:tcW w:w="1842" w:type="dxa"/>
          </w:tcPr>
          <w:p w14:paraId="3496837E" w14:textId="77777777" w:rsidR="00C800AF" w:rsidRPr="006A4396"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Validation by (if applicable)</w:t>
            </w:r>
          </w:p>
        </w:tc>
      </w:tr>
      <w:tr w:rsidR="00C800AF" w:rsidRPr="006A4396" w14:paraId="316DDF8A" w14:textId="77777777" w:rsidTr="00C800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50964B1D" w14:textId="77777777" w:rsidR="00C800AF" w:rsidRPr="006A4396" w:rsidRDefault="00C800AF" w:rsidP="00707079">
            <w:pPr>
              <w:rPr>
                <w:lang w:val="en-US"/>
              </w:rPr>
            </w:pPr>
            <w:r w:rsidRPr="006A4396">
              <w:rPr>
                <w:lang w:val="en-US"/>
              </w:rPr>
              <w:t>S</w:t>
            </w:r>
            <w:r w:rsidR="00707079" w:rsidRPr="006A4396">
              <w:rPr>
                <w:lang w:val="en-US"/>
              </w:rPr>
              <w:t>2</w:t>
            </w:r>
            <w:r w:rsidRPr="006A4396">
              <w:rPr>
                <w:lang w:val="en-US"/>
              </w:rPr>
              <w:t>.1</w:t>
            </w:r>
          </w:p>
        </w:tc>
        <w:tc>
          <w:tcPr>
            <w:tcW w:w="1842" w:type="dxa"/>
          </w:tcPr>
          <w:p w14:paraId="30CC7040" w14:textId="77777777" w:rsidR="00C800AF" w:rsidRPr="006A4396"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Design of ….</w:t>
            </w:r>
          </w:p>
        </w:tc>
        <w:tc>
          <w:tcPr>
            <w:tcW w:w="1842" w:type="dxa"/>
          </w:tcPr>
          <w:p w14:paraId="2DFB237D" w14:textId="77777777" w:rsidR="00C800AF" w:rsidRPr="006A4396"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n/a</w:t>
            </w:r>
          </w:p>
        </w:tc>
        <w:tc>
          <w:tcPr>
            <w:tcW w:w="1842" w:type="dxa"/>
          </w:tcPr>
          <w:p w14:paraId="168D3CE4" w14:textId="77777777" w:rsidR="00C800AF" w:rsidRPr="006A4396"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X</w:t>
            </w:r>
          </w:p>
        </w:tc>
        <w:tc>
          <w:tcPr>
            <w:tcW w:w="1842" w:type="dxa"/>
          </w:tcPr>
          <w:p w14:paraId="4365BF6F" w14:textId="77777777" w:rsidR="00C800AF" w:rsidRPr="006A4396"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Y</w:t>
            </w:r>
          </w:p>
        </w:tc>
      </w:tr>
      <w:tr w:rsidR="00C800AF" w:rsidRPr="006A4396" w14:paraId="1519B41F" w14:textId="77777777" w:rsidTr="00C800AF">
        <w:tc>
          <w:tcPr>
            <w:cnfStyle w:val="001000000000" w:firstRow="0" w:lastRow="0" w:firstColumn="1" w:lastColumn="0" w:oddVBand="0" w:evenVBand="0" w:oddHBand="0" w:evenHBand="0" w:firstRowFirstColumn="0" w:firstRowLastColumn="0" w:lastRowFirstColumn="0" w:lastRowLastColumn="0"/>
            <w:tcW w:w="1842" w:type="dxa"/>
          </w:tcPr>
          <w:p w14:paraId="5F257F48" w14:textId="77777777" w:rsidR="00C800AF" w:rsidRPr="006A4396" w:rsidRDefault="00C800AF" w:rsidP="00707079">
            <w:pPr>
              <w:rPr>
                <w:lang w:val="en-US"/>
              </w:rPr>
            </w:pPr>
            <w:r w:rsidRPr="006A4396">
              <w:rPr>
                <w:lang w:val="en-US"/>
              </w:rPr>
              <w:t>S</w:t>
            </w:r>
            <w:r w:rsidR="00707079" w:rsidRPr="006A4396">
              <w:rPr>
                <w:lang w:val="en-US"/>
              </w:rPr>
              <w:t>2</w:t>
            </w:r>
            <w:r w:rsidRPr="006A4396">
              <w:rPr>
                <w:lang w:val="en-US"/>
              </w:rPr>
              <w:t>.2</w:t>
            </w:r>
          </w:p>
        </w:tc>
        <w:tc>
          <w:tcPr>
            <w:tcW w:w="1842" w:type="dxa"/>
          </w:tcPr>
          <w:p w14:paraId="3C90D84E" w14:textId="77777777" w:rsidR="00C800AF" w:rsidRPr="006A4396"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Implementation of…</w:t>
            </w:r>
          </w:p>
        </w:tc>
        <w:tc>
          <w:tcPr>
            <w:tcW w:w="1842" w:type="dxa"/>
          </w:tcPr>
          <w:p w14:paraId="1BC6F870" w14:textId="77777777" w:rsidR="00C800AF" w:rsidRPr="006A4396"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n/a</w:t>
            </w:r>
          </w:p>
        </w:tc>
        <w:tc>
          <w:tcPr>
            <w:tcW w:w="1842" w:type="dxa"/>
          </w:tcPr>
          <w:p w14:paraId="3B359AD5" w14:textId="77777777" w:rsidR="00C800AF" w:rsidRPr="006A4396"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Z</w:t>
            </w:r>
          </w:p>
        </w:tc>
        <w:tc>
          <w:tcPr>
            <w:tcW w:w="1842" w:type="dxa"/>
          </w:tcPr>
          <w:p w14:paraId="1281B56C" w14:textId="77777777" w:rsidR="00C800AF" w:rsidRPr="006A4396"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X</w:t>
            </w:r>
          </w:p>
        </w:tc>
      </w:tr>
    </w:tbl>
    <w:p w14:paraId="161FD278" w14:textId="77777777" w:rsidR="00C800AF" w:rsidRPr="006A4396" w:rsidRDefault="00C800AF" w:rsidP="00C800AF">
      <w:pPr>
        <w:pStyle w:val="Titre3"/>
        <w:rPr>
          <w:lang w:val="en-US"/>
        </w:rPr>
      </w:pPr>
      <w:bookmarkStart w:id="1751" w:name="_Toc74302269"/>
      <w:r w:rsidRPr="006A4396">
        <w:rPr>
          <w:lang w:val="en-US"/>
        </w:rPr>
        <w:t>A1.</w:t>
      </w:r>
      <w:r w:rsidR="00707079" w:rsidRPr="006A4396">
        <w:rPr>
          <w:lang w:val="en-US"/>
        </w:rPr>
        <w:t>2</w:t>
      </w:r>
      <w:r w:rsidRPr="006A4396">
        <w:rPr>
          <w:lang w:val="en-US"/>
        </w:rPr>
        <w:t>.2. General Comments</w:t>
      </w:r>
      <w:bookmarkEnd w:id="1751"/>
    </w:p>
    <w:p w14:paraId="5DDA0AD3" w14:textId="77777777" w:rsidR="00C800AF" w:rsidRPr="006A4396" w:rsidRDefault="00C800AF" w:rsidP="00C800AF">
      <w:pPr>
        <w:rPr>
          <w:lang w:val="en-US"/>
        </w:rPr>
      </w:pPr>
      <w:r w:rsidRPr="006A4396">
        <w:rPr>
          <w:lang w:val="en-US"/>
        </w:rPr>
        <w:t>Write here some general comments that are discussed during the sprint meeting.</w:t>
      </w:r>
    </w:p>
    <w:p w14:paraId="10DE3A90" w14:textId="77777777" w:rsidR="00EF1231" w:rsidRPr="006A4396" w:rsidRDefault="00EF1231" w:rsidP="00EF1231">
      <w:pPr>
        <w:pStyle w:val="Titre2"/>
        <w:rPr>
          <w:lang w:val="en-US"/>
        </w:rPr>
      </w:pPr>
      <w:bookmarkStart w:id="1752" w:name="_Toc74302270"/>
      <w:r w:rsidRPr="006A4396">
        <w:rPr>
          <w:lang w:val="en-US"/>
        </w:rPr>
        <w:t>A1.2. Sprint Meeting #3</w:t>
      </w:r>
      <w:bookmarkEnd w:id="1752"/>
    </w:p>
    <w:p w14:paraId="38796E18" w14:textId="77777777" w:rsidR="00EF1231" w:rsidRPr="006A4396" w:rsidRDefault="00EF1231" w:rsidP="00EF1231">
      <w:pPr>
        <w:rPr>
          <w:lang w:val="en-US"/>
        </w:rPr>
      </w:pPr>
      <w:r w:rsidRPr="006A4396">
        <w:rPr>
          <w:lang w:val="en-US"/>
        </w:rPr>
        <w:t xml:space="preserve">Date : XX/XX/20XX </w:t>
      </w:r>
    </w:p>
    <w:p w14:paraId="25816902" w14:textId="77777777" w:rsidR="00EF1231" w:rsidRPr="006A4396" w:rsidRDefault="00EF1231" w:rsidP="00EF1231">
      <w:pPr>
        <w:pStyle w:val="Titre3"/>
        <w:rPr>
          <w:lang w:val="en-US"/>
        </w:rPr>
      </w:pPr>
      <w:bookmarkStart w:id="1753" w:name="_Toc74302271"/>
      <w:r w:rsidRPr="006A4396">
        <w:rPr>
          <w:lang w:val="en-US"/>
        </w:rPr>
        <w:t>A1.3.1 Status of the tasks of the Finished Sprint</w:t>
      </w:r>
      <w:bookmarkEnd w:id="1753"/>
    </w:p>
    <w:p w14:paraId="70A646D8" w14:textId="77777777" w:rsidR="00EF1231" w:rsidRPr="006A4396" w:rsidRDefault="00EF1231" w:rsidP="00EF1231">
      <w:pPr>
        <w:rPr>
          <w:lang w:val="en-US"/>
        </w:rPr>
      </w:pPr>
    </w:p>
    <w:tbl>
      <w:tblPr>
        <w:tblStyle w:val="Listeclaire-Accent1"/>
        <w:tblW w:w="0" w:type="auto"/>
        <w:tblLook w:val="04A0" w:firstRow="1" w:lastRow="0" w:firstColumn="1" w:lastColumn="0" w:noHBand="0" w:noVBand="1"/>
      </w:tblPr>
      <w:tblGrid>
        <w:gridCol w:w="1842"/>
        <w:gridCol w:w="1842"/>
      </w:tblGrid>
      <w:tr w:rsidR="00EF1231" w:rsidRPr="006A4396" w14:paraId="39342088" w14:textId="77777777" w:rsidTr="00796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35F8B37F" w14:textId="77777777" w:rsidR="00EF1231" w:rsidRPr="006A4396" w:rsidRDefault="00EF1231" w:rsidP="00796C9E">
            <w:pPr>
              <w:rPr>
                <w:lang w:val="en-US"/>
              </w:rPr>
            </w:pPr>
            <w:r w:rsidRPr="006A4396">
              <w:rPr>
                <w:lang w:val="en-US"/>
              </w:rPr>
              <w:t>ID</w:t>
            </w:r>
          </w:p>
        </w:tc>
        <w:tc>
          <w:tcPr>
            <w:tcW w:w="1842" w:type="dxa"/>
          </w:tcPr>
          <w:p w14:paraId="210ADFB0" w14:textId="77777777" w:rsidR="00EF1231" w:rsidRPr="006A4396" w:rsidRDefault="00EF1231" w:rsidP="00796C9E">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Validated</w:t>
            </w:r>
          </w:p>
        </w:tc>
      </w:tr>
      <w:tr w:rsidR="00EF1231" w:rsidRPr="006A4396" w14:paraId="5450C70B" w14:textId="77777777" w:rsidTr="00796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1FD0C0B9" w14:textId="77777777" w:rsidR="00EF1231" w:rsidRPr="006A4396" w:rsidRDefault="00EF1231" w:rsidP="00EF1231">
            <w:pPr>
              <w:rPr>
                <w:lang w:val="en-US"/>
              </w:rPr>
            </w:pPr>
            <w:r w:rsidRPr="006A4396">
              <w:rPr>
                <w:lang w:val="en-US"/>
              </w:rPr>
              <w:t>S2.1</w:t>
            </w:r>
          </w:p>
        </w:tc>
        <w:tc>
          <w:tcPr>
            <w:tcW w:w="1842" w:type="dxa"/>
          </w:tcPr>
          <w:p w14:paraId="267E3F58" w14:textId="77777777" w:rsidR="00EF1231" w:rsidRPr="006A4396" w:rsidRDefault="00EF1231" w:rsidP="00796C9E">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Yes/No</w:t>
            </w:r>
          </w:p>
        </w:tc>
      </w:tr>
      <w:tr w:rsidR="00EF1231" w:rsidRPr="006A4396" w14:paraId="1922AD74" w14:textId="77777777" w:rsidTr="00796C9E">
        <w:tc>
          <w:tcPr>
            <w:cnfStyle w:val="001000000000" w:firstRow="0" w:lastRow="0" w:firstColumn="1" w:lastColumn="0" w:oddVBand="0" w:evenVBand="0" w:oddHBand="0" w:evenHBand="0" w:firstRowFirstColumn="0" w:firstRowLastColumn="0" w:lastRowFirstColumn="0" w:lastRowLastColumn="0"/>
            <w:tcW w:w="1842" w:type="dxa"/>
          </w:tcPr>
          <w:p w14:paraId="39F0D40D" w14:textId="77777777" w:rsidR="00EF1231" w:rsidRPr="006A4396" w:rsidRDefault="00EF1231" w:rsidP="00EF1231">
            <w:pPr>
              <w:rPr>
                <w:lang w:val="en-US"/>
              </w:rPr>
            </w:pPr>
            <w:r w:rsidRPr="006A4396">
              <w:rPr>
                <w:lang w:val="en-US"/>
              </w:rPr>
              <w:t>S2.2</w:t>
            </w:r>
          </w:p>
        </w:tc>
        <w:tc>
          <w:tcPr>
            <w:tcW w:w="1842" w:type="dxa"/>
          </w:tcPr>
          <w:p w14:paraId="6703D581" w14:textId="77777777" w:rsidR="00EF1231" w:rsidRPr="006A4396" w:rsidRDefault="00EF1231" w:rsidP="00796C9E">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Yes/No</w:t>
            </w:r>
          </w:p>
        </w:tc>
      </w:tr>
    </w:tbl>
    <w:p w14:paraId="6264EAB8" w14:textId="77777777" w:rsidR="00EF1231" w:rsidRPr="006A4396" w:rsidRDefault="00EF1231" w:rsidP="00EF1231">
      <w:pPr>
        <w:rPr>
          <w:lang w:val="en-US"/>
        </w:rPr>
      </w:pPr>
    </w:p>
    <w:p w14:paraId="548D7BCB" w14:textId="77777777" w:rsidR="00EF1231" w:rsidRPr="006A4396" w:rsidRDefault="00EF1231" w:rsidP="00EF1231">
      <w:pPr>
        <w:pStyle w:val="Titre3"/>
        <w:rPr>
          <w:lang w:val="en-US"/>
        </w:rPr>
      </w:pPr>
      <w:bookmarkStart w:id="1754" w:name="_Toc74302272"/>
      <w:r w:rsidRPr="006A4396">
        <w:rPr>
          <w:lang w:val="en-US"/>
        </w:rPr>
        <w:t>A1.3.2. List of tasks for the current sprint</w:t>
      </w:r>
      <w:bookmarkEnd w:id="1754"/>
    </w:p>
    <w:p w14:paraId="52D30A9D" w14:textId="77777777" w:rsidR="00EF1231" w:rsidRPr="006A4396" w:rsidRDefault="00EF1231" w:rsidP="00EF1231">
      <w:pPr>
        <w:rPr>
          <w:lang w:val="en-US"/>
        </w:rPr>
      </w:pPr>
    </w:p>
    <w:tbl>
      <w:tblPr>
        <w:tblStyle w:val="Listeclaire-Accent1"/>
        <w:tblW w:w="0" w:type="auto"/>
        <w:tblLook w:val="04A0" w:firstRow="1" w:lastRow="0" w:firstColumn="1" w:lastColumn="0" w:noHBand="0" w:noVBand="1"/>
      </w:tblPr>
      <w:tblGrid>
        <w:gridCol w:w="1842"/>
        <w:gridCol w:w="1842"/>
        <w:gridCol w:w="1842"/>
        <w:gridCol w:w="1842"/>
        <w:gridCol w:w="1842"/>
      </w:tblGrid>
      <w:tr w:rsidR="00EF1231" w:rsidRPr="006A4396" w14:paraId="1CE9784F" w14:textId="77777777" w:rsidTr="00796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054B0A25" w14:textId="77777777" w:rsidR="00EF1231" w:rsidRPr="006A4396" w:rsidRDefault="00EF1231" w:rsidP="00796C9E">
            <w:pPr>
              <w:rPr>
                <w:lang w:val="en-US"/>
              </w:rPr>
            </w:pPr>
            <w:r w:rsidRPr="006A4396">
              <w:rPr>
                <w:lang w:val="en-US"/>
              </w:rPr>
              <w:t>ID</w:t>
            </w:r>
          </w:p>
        </w:tc>
        <w:tc>
          <w:tcPr>
            <w:tcW w:w="1842" w:type="dxa"/>
          </w:tcPr>
          <w:p w14:paraId="2AD0F081" w14:textId="77777777" w:rsidR="00EF1231" w:rsidRPr="006A4396" w:rsidRDefault="00EF1231" w:rsidP="00796C9E">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Problem or Task Description</w:t>
            </w:r>
          </w:p>
        </w:tc>
        <w:tc>
          <w:tcPr>
            <w:tcW w:w="1842" w:type="dxa"/>
          </w:tcPr>
          <w:p w14:paraId="2CA74E25" w14:textId="77777777" w:rsidR="00EF1231" w:rsidRPr="006A4396" w:rsidRDefault="00EF1231" w:rsidP="00796C9E">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Possible Solution</w:t>
            </w:r>
          </w:p>
        </w:tc>
        <w:tc>
          <w:tcPr>
            <w:tcW w:w="1842" w:type="dxa"/>
          </w:tcPr>
          <w:p w14:paraId="296DADA5" w14:textId="77777777" w:rsidR="00EF1231" w:rsidRPr="006A4396" w:rsidRDefault="00EF1231" w:rsidP="00796C9E">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Assigned to</w:t>
            </w:r>
          </w:p>
        </w:tc>
        <w:tc>
          <w:tcPr>
            <w:tcW w:w="1842" w:type="dxa"/>
          </w:tcPr>
          <w:p w14:paraId="6FAB625D" w14:textId="77777777" w:rsidR="00EF1231" w:rsidRPr="006A4396" w:rsidRDefault="00EF1231" w:rsidP="00796C9E">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Validation by (if applicable)</w:t>
            </w:r>
          </w:p>
        </w:tc>
      </w:tr>
      <w:tr w:rsidR="00EF1231" w:rsidRPr="006A4396" w14:paraId="5C753068" w14:textId="77777777" w:rsidTr="00796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43B91F2E" w14:textId="77777777" w:rsidR="00EF1231" w:rsidRPr="006A4396" w:rsidRDefault="00EF1231" w:rsidP="00EF1231">
            <w:pPr>
              <w:rPr>
                <w:lang w:val="en-US"/>
              </w:rPr>
            </w:pPr>
            <w:r w:rsidRPr="006A4396">
              <w:rPr>
                <w:lang w:val="en-US"/>
              </w:rPr>
              <w:t>S3.1</w:t>
            </w:r>
          </w:p>
        </w:tc>
        <w:tc>
          <w:tcPr>
            <w:tcW w:w="1842" w:type="dxa"/>
          </w:tcPr>
          <w:p w14:paraId="2FEDEF32" w14:textId="77777777" w:rsidR="00EF1231" w:rsidRPr="006A4396" w:rsidRDefault="00EF1231" w:rsidP="00796C9E">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Design of ….</w:t>
            </w:r>
          </w:p>
        </w:tc>
        <w:tc>
          <w:tcPr>
            <w:tcW w:w="1842" w:type="dxa"/>
          </w:tcPr>
          <w:p w14:paraId="55FE0F94" w14:textId="77777777" w:rsidR="00EF1231" w:rsidRPr="006A4396" w:rsidRDefault="00EF1231" w:rsidP="00796C9E">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n/a</w:t>
            </w:r>
          </w:p>
        </w:tc>
        <w:tc>
          <w:tcPr>
            <w:tcW w:w="1842" w:type="dxa"/>
          </w:tcPr>
          <w:p w14:paraId="0EA8865F" w14:textId="77777777" w:rsidR="00EF1231" w:rsidRPr="006A4396" w:rsidRDefault="00EF1231" w:rsidP="00796C9E">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X</w:t>
            </w:r>
          </w:p>
        </w:tc>
        <w:tc>
          <w:tcPr>
            <w:tcW w:w="1842" w:type="dxa"/>
          </w:tcPr>
          <w:p w14:paraId="7237A9AC" w14:textId="77777777" w:rsidR="00EF1231" w:rsidRPr="006A4396" w:rsidRDefault="00EF1231" w:rsidP="00796C9E">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Y</w:t>
            </w:r>
          </w:p>
        </w:tc>
      </w:tr>
      <w:tr w:rsidR="00EF1231" w:rsidRPr="006A4396" w14:paraId="341B1BFA" w14:textId="77777777" w:rsidTr="00796C9E">
        <w:tc>
          <w:tcPr>
            <w:cnfStyle w:val="001000000000" w:firstRow="0" w:lastRow="0" w:firstColumn="1" w:lastColumn="0" w:oddVBand="0" w:evenVBand="0" w:oddHBand="0" w:evenHBand="0" w:firstRowFirstColumn="0" w:firstRowLastColumn="0" w:lastRowFirstColumn="0" w:lastRowLastColumn="0"/>
            <w:tcW w:w="1842" w:type="dxa"/>
          </w:tcPr>
          <w:p w14:paraId="16CEE89D" w14:textId="77777777" w:rsidR="00EF1231" w:rsidRPr="006A4396" w:rsidRDefault="00EF1231" w:rsidP="00EF1231">
            <w:pPr>
              <w:rPr>
                <w:lang w:val="en-US"/>
              </w:rPr>
            </w:pPr>
            <w:r w:rsidRPr="006A4396">
              <w:rPr>
                <w:lang w:val="en-US"/>
              </w:rPr>
              <w:t>S3.2</w:t>
            </w:r>
          </w:p>
        </w:tc>
        <w:tc>
          <w:tcPr>
            <w:tcW w:w="1842" w:type="dxa"/>
          </w:tcPr>
          <w:p w14:paraId="1ABE98EB" w14:textId="77777777" w:rsidR="00EF1231" w:rsidRPr="006A4396" w:rsidRDefault="00EF1231" w:rsidP="00796C9E">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Implementation of…</w:t>
            </w:r>
          </w:p>
        </w:tc>
        <w:tc>
          <w:tcPr>
            <w:tcW w:w="1842" w:type="dxa"/>
          </w:tcPr>
          <w:p w14:paraId="1CFD2699" w14:textId="77777777" w:rsidR="00EF1231" w:rsidRPr="006A4396" w:rsidRDefault="00EF1231" w:rsidP="00796C9E">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n/a</w:t>
            </w:r>
          </w:p>
        </w:tc>
        <w:tc>
          <w:tcPr>
            <w:tcW w:w="1842" w:type="dxa"/>
          </w:tcPr>
          <w:p w14:paraId="36BE6A0A" w14:textId="77777777" w:rsidR="00EF1231" w:rsidRPr="006A4396" w:rsidRDefault="00EF1231" w:rsidP="00796C9E">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Z</w:t>
            </w:r>
          </w:p>
        </w:tc>
        <w:tc>
          <w:tcPr>
            <w:tcW w:w="1842" w:type="dxa"/>
          </w:tcPr>
          <w:p w14:paraId="41F6CCC9" w14:textId="77777777" w:rsidR="00EF1231" w:rsidRPr="006A4396" w:rsidRDefault="00EF1231" w:rsidP="00796C9E">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X</w:t>
            </w:r>
          </w:p>
        </w:tc>
      </w:tr>
    </w:tbl>
    <w:p w14:paraId="0F0D2150" w14:textId="77777777" w:rsidR="00EF1231" w:rsidRPr="006A4396" w:rsidRDefault="00EF1231" w:rsidP="00EF1231">
      <w:pPr>
        <w:pStyle w:val="Titre3"/>
        <w:rPr>
          <w:lang w:val="en-US"/>
        </w:rPr>
      </w:pPr>
      <w:bookmarkStart w:id="1755" w:name="_Toc74302273"/>
      <w:r w:rsidRPr="006A4396">
        <w:rPr>
          <w:lang w:val="en-US"/>
        </w:rPr>
        <w:t>A1.3.2. General Comments</w:t>
      </w:r>
      <w:bookmarkEnd w:id="1755"/>
    </w:p>
    <w:p w14:paraId="05C3A53A" w14:textId="77777777" w:rsidR="00EF1231" w:rsidRPr="006A4396" w:rsidDel="00BF3AB1" w:rsidRDefault="00EF1231" w:rsidP="00EF1231">
      <w:pPr>
        <w:rPr>
          <w:del w:id="1756" w:author="Thomas Carteret" w:date="2021-04-07T16:55:00Z"/>
          <w:lang w:val="en-US"/>
        </w:rPr>
      </w:pPr>
      <w:r w:rsidRPr="006A4396">
        <w:rPr>
          <w:lang w:val="en-US"/>
        </w:rPr>
        <w:lastRenderedPageBreak/>
        <w:t>Write here some general comments that are discussed during the sprint meeting.</w:t>
      </w:r>
    </w:p>
    <w:p w14:paraId="3DA64729" w14:textId="54CBA74C" w:rsidR="00EF1231" w:rsidRPr="006A4396" w:rsidDel="00BF3AB1" w:rsidRDefault="00EF1231" w:rsidP="00EF1231">
      <w:pPr>
        <w:rPr>
          <w:del w:id="1757" w:author="Thomas Carteret" w:date="2021-04-07T16:55:00Z"/>
          <w:lang w:val="en-US"/>
        </w:rPr>
      </w:pPr>
    </w:p>
    <w:p w14:paraId="2F04C65D" w14:textId="23DDE408" w:rsidR="00EF1231" w:rsidRPr="006A4396" w:rsidDel="00BF3AB1" w:rsidRDefault="00EF1231" w:rsidP="00EF1231">
      <w:pPr>
        <w:rPr>
          <w:del w:id="1758" w:author="Thomas Carteret" w:date="2021-04-07T16:55:00Z"/>
          <w:lang w:val="en-US"/>
        </w:rPr>
      </w:pPr>
    </w:p>
    <w:p w14:paraId="653AA8C9" w14:textId="1281BD15" w:rsidR="00C800AF" w:rsidRPr="006A4396" w:rsidDel="00BF3AB1" w:rsidRDefault="00C800AF" w:rsidP="00C800AF">
      <w:pPr>
        <w:rPr>
          <w:del w:id="1759" w:author="Thomas Carteret" w:date="2021-04-07T16:55:00Z"/>
          <w:lang w:val="en-US"/>
        </w:rPr>
      </w:pPr>
    </w:p>
    <w:p w14:paraId="166A2068" w14:textId="163F8E9F" w:rsidR="00C800AF" w:rsidRPr="006A4396" w:rsidDel="00BF3AB1" w:rsidRDefault="00C800AF" w:rsidP="00C800AF">
      <w:pPr>
        <w:rPr>
          <w:del w:id="1760" w:author="Thomas Carteret" w:date="2021-04-07T16:55:00Z"/>
          <w:lang w:val="en-US"/>
        </w:rPr>
      </w:pPr>
    </w:p>
    <w:p w14:paraId="0069F327" w14:textId="77777777" w:rsidR="00C800AF" w:rsidRPr="006A4396" w:rsidRDefault="00C800AF" w:rsidP="00C800AF">
      <w:pPr>
        <w:rPr>
          <w:lang w:val="en-US"/>
        </w:rPr>
      </w:pPr>
    </w:p>
    <w:sectPr w:rsidR="00C800AF" w:rsidRPr="006A4396">
      <w:footerReference w:type="default" r:id="rId18"/>
      <w:pgSz w:w="11906" w:h="16838"/>
      <w:pgMar w:top="1418" w:right="1418" w:bottom="1418" w:left="1418" w:header="0" w:footer="709"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omas Carteret" w:date="2021-03-08T08:58:00Z" w:initials="TC">
    <w:p w14:paraId="6FB25619" w14:textId="3561C8EE" w:rsidR="00FE1FAA" w:rsidRDefault="00FE1FAA">
      <w:pPr>
        <w:pStyle w:val="Commentaire"/>
      </w:pPr>
      <w:r>
        <w:rPr>
          <w:rStyle w:val="Marquedecommentaire"/>
        </w:rPr>
        <w:annotationRef/>
      </w:r>
      <w:r>
        <w:t>Bon courage les frérots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B256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065C7" w16cex:dateUtc="2021-03-08T07: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B25619" w16cid:durableId="23F065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FB411" w14:textId="77777777" w:rsidR="00FD2FB4" w:rsidRDefault="00FD2FB4">
      <w:pPr>
        <w:spacing w:before="0" w:after="0"/>
      </w:pPr>
      <w:r>
        <w:separator/>
      </w:r>
    </w:p>
  </w:endnote>
  <w:endnote w:type="continuationSeparator" w:id="0">
    <w:p w14:paraId="28597E62" w14:textId="77777777" w:rsidR="00FD2FB4" w:rsidRDefault="00FD2FB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68157" w14:textId="77777777" w:rsidR="00FE1FAA" w:rsidRDefault="00FE1FAA">
    <w:pPr>
      <w:pStyle w:val="Pieddepage"/>
      <w:tabs>
        <w:tab w:val="right" w:pos="8789"/>
      </w:tabs>
      <w:jc w:val="right"/>
    </w:pPr>
    <w:r>
      <w:fldChar w:fldCharType="begin"/>
    </w:r>
    <w:r>
      <w:rPr>
        <w:noProof/>
        <w:lang w:eastAsia="fr-FR"/>
      </w:rPr>
      <mc:AlternateContent>
        <mc:Choice Requires="wps">
          <w:drawing>
            <wp:anchor distT="0" distB="0" distL="114300" distR="113665" simplePos="0" relativeHeight="4" behindDoc="1" locked="0" layoutInCell="1" allowOverlap="1" wp14:anchorId="2D0162FB" wp14:editId="293EFF44">
              <wp:simplePos x="0" y="0"/>
              <wp:positionH relativeFrom="column">
                <wp:posOffset>0</wp:posOffset>
              </wp:positionH>
              <wp:positionV relativeFrom="paragraph">
                <wp:posOffset>-220345</wp:posOffset>
              </wp:positionV>
              <wp:extent cx="5739130" cy="12065"/>
              <wp:effectExtent l="0" t="0" r="33655" b="26670"/>
              <wp:wrapNone/>
              <wp:docPr id="8" name="Connecteur droit 13"/>
              <wp:cNvGraphicFramePr/>
              <a:graphic xmlns:a="http://schemas.openxmlformats.org/drawingml/2006/main">
                <a:graphicData uri="http://schemas.microsoft.com/office/word/2010/wordprocessingShape">
                  <wps:wsp>
                    <wps:cNvCnPr/>
                    <wps:spPr>
                      <a:xfrm>
                        <a:off x="0" y="0"/>
                        <a:ext cx="5738400" cy="11520"/>
                      </a:xfrm>
                      <a:prstGeom prst="line">
                        <a:avLst/>
                      </a:prstGeom>
                      <a:ln>
                        <a:solidFill>
                          <a:srgbClr val="98B855"/>
                        </a:solidFill>
                        <a:round/>
                      </a:ln>
                    </wps:spPr>
                    <wps:style>
                      <a:lnRef idx="1">
                        <a:schemeClr val="accent3"/>
                      </a:lnRef>
                      <a:fillRef idx="0">
                        <a:schemeClr val="accent3"/>
                      </a:fillRef>
                      <a:effectRef idx="0">
                        <a:schemeClr val="accent3"/>
                      </a:effectRef>
                      <a:fontRef idx="minor"/>
                    </wps:style>
                    <wps:bodyPr/>
                  </wps:wsp>
                </a:graphicData>
              </a:graphic>
            </wp:anchor>
          </w:drawing>
        </mc:Choice>
        <mc:Fallback>
          <w:pict>
            <v:line w14:anchorId="5B293C63" id="Connecteur droit 13" o:spid="_x0000_s1026" style="position:absolute;z-index:-503316476;visibility:visible;mso-wrap-style:square;mso-wrap-distance-left:9pt;mso-wrap-distance-top:0;mso-wrap-distance-right:8.95pt;mso-wrap-distance-bottom:0;mso-position-horizontal:absolute;mso-position-horizontal-relative:text;mso-position-vertical:absolute;mso-position-vertical-relative:text" from="0,-17.35pt" to="451.9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" strokecolor="#98b855"/>
          </w:pict>
        </mc:Fallback>
      </mc:AlternateContent>
    </w:r>
    <w:r>
      <w:rPr>
        <w:noProof/>
        <w:lang w:eastAsia="fr-FR"/>
      </w:rPr>
      <w:drawing>
        <wp:anchor distT="0" distB="0" distL="114300" distR="114300" simplePos="0" relativeHeight="8" behindDoc="1" locked="0" layoutInCell="1" allowOverlap="1" wp14:anchorId="70D3A380" wp14:editId="02345080">
          <wp:simplePos x="0" y="0"/>
          <wp:positionH relativeFrom="column">
            <wp:posOffset>1218565</wp:posOffset>
          </wp:positionH>
          <wp:positionV relativeFrom="paragraph">
            <wp:posOffset>-184150</wp:posOffset>
          </wp:positionV>
          <wp:extent cx="824865" cy="425450"/>
          <wp:effectExtent l="0" t="0" r="0" b="0"/>
          <wp:wrapNone/>
          <wp:docPr id="9" name="Image2" descr="RÃ©sultat de recherche d'images pour &quot;logo ubf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RÃ©sultat de recherche d'images pour &quot;logo ubfc&quot;"/>
                  <pic:cNvPicPr>
                    <a:picLocks noChangeAspect="1" noChangeArrowheads="1"/>
                  </pic:cNvPicPr>
                </pic:nvPicPr>
                <pic:blipFill>
                  <a:blip r:embed="rId1"/>
                  <a:stretch>
                    <a:fillRect/>
                  </a:stretch>
                </pic:blipFill>
                <pic:spPr bwMode="auto">
                  <a:xfrm>
                    <a:off x="0" y="0"/>
                    <a:ext cx="824865" cy="425450"/>
                  </a:xfrm>
                  <a:prstGeom prst="rect">
                    <a:avLst/>
                  </a:prstGeom>
                </pic:spPr>
              </pic:pic>
            </a:graphicData>
          </a:graphic>
        </wp:anchor>
      </w:drawing>
    </w:r>
    <w:r>
      <w:rPr>
        <w:noProof/>
        <w:lang w:eastAsia="fr-FR"/>
      </w:rPr>
      <w:drawing>
        <wp:anchor distT="0" distB="0" distL="114300" distR="114300" simplePos="0" relativeHeight="11" behindDoc="1" locked="0" layoutInCell="1" allowOverlap="1" wp14:anchorId="2C0100AA" wp14:editId="3D833C26">
          <wp:simplePos x="0" y="0"/>
          <wp:positionH relativeFrom="column">
            <wp:posOffset>24130</wp:posOffset>
          </wp:positionH>
          <wp:positionV relativeFrom="paragraph">
            <wp:posOffset>-106045</wp:posOffset>
          </wp:positionV>
          <wp:extent cx="1132205" cy="347980"/>
          <wp:effectExtent l="0" t="0" r="0" b="0"/>
          <wp:wrapNone/>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
                  <pic:cNvPicPr>
                    <a:picLocks noChangeAspect="1" noChangeArrowheads="1"/>
                  </pic:cNvPicPr>
                </pic:nvPicPr>
                <pic:blipFill>
                  <a:blip r:embed="rId2"/>
                  <a:stretch>
                    <a:fillRect/>
                  </a:stretch>
                </pic:blipFill>
                <pic:spPr bwMode="auto">
                  <a:xfrm>
                    <a:off x="0" y="0"/>
                    <a:ext cx="1132205" cy="347980"/>
                  </a:xfrm>
                  <a:prstGeom prst="rect">
                    <a:avLst/>
                  </a:prstGeom>
                </pic:spPr>
              </pic:pic>
            </a:graphicData>
          </a:graphic>
        </wp:anchor>
      </w:drawing>
    </w:r>
    <w:r>
      <w:instrText>PAGE</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294E8" w14:textId="77777777" w:rsidR="00FD2FB4" w:rsidRDefault="00FD2FB4">
      <w:pPr>
        <w:spacing w:before="0" w:after="0"/>
      </w:pPr>
      <w:r>
        <w:separator/>
      </w:r>
    </w:p>
  </w:footnote>
  <w:footnote w:type="continuationSeparator" w:id="0">
    <w:p w14:paraId="61BC5766" w14:textId="77777777" w:rsidR="00FD2FB4" w:rsidRDefault="00FD2FB4">
      <w:pPr>
        <w:spacing w:before="0" w:after="0"/>
      </w:pPr>
      <w:r>
        <w:continuationSeparator/>
      </w:r>
    </w:p>
  </w:footnote>
  <w:footnote w:id="1">
    <w:p w14:paraId="6EA745BC" w14:textId="77777777" w:rsidR="00FE1FAA" w:rsidRPr="003C13E2" w:rsidRDefault="00FE1FAA">
      <w:pPr>
        <w:pStyle w:val="Notedebasdepage"/>
        <w:rPr>
          <w:lang w:val="en-US"/>
        </w:rPr>
      </w:pPr>
      <w:r>
        <w:rPr>
          <w:rStyle w:val="Appelnotedebasdep"/>
        </w:rPr>
        <w:footnoteRef/>
      </w:r>
      <w:r w:rsidRPr="003C13E2">
        <w:rPr>
          <w:lang w:val="en-US"/>
        </w:rPr>
        <w:t xml:space="preserve"> « work-package » is not a real English word. But , it is used in National and European projects.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E414B"/>
    <w:multiLevelType w:val="hybridMultilevel"/>
    <w:tmpl w:val="5D0E58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D26151"/>
    <w:multiLevelType w:val="multilevel"/>
    <w:tmpl w:val="7DCE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67DC5"/>
    <w:multiLevelType w:val="multilevel"/>
    <w:tmpl w:val="7308914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98F15D0"/>
    <w:multiLevelType w:val="hybridMultilevel"/>
    <w:tmpl w:val="21EE0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B771B2"/>
    <w:multiLevelType w:val="hybridMultilevel"/>
    <w:tmpl w:val="16A2B6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6D1C90"/>
    <w:multiLevelType w:val="hybridMultilevel"/>
    <w:tmpl w:val="E264D2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BA422D9"/>
    <w:multiLevelType w:val="hybridMultilevel"/>
    <w:tmpl w:val="1BBAF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3E336E"/>
    <w:multiLevelType w:val="hybridMultilevel"/>
    <w:tmpl w:val="7076D6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76264AD"/>
    <w:multiLevelType w:val="multilevel"/>
    <w:tmpl w:val="390CEB22"/>
    <w:lvl w:ilvl="0">
      <w:start w:val="23"/>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68182D6A"/>
    <w:multiLevelType w:val="multilevel"/>
    <w:tmpl w:val="12C6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822796"/>
    <w:multiLevelType w:val="hybridMultilevel"/>
    <w:tmpl w:val="9B4896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D355DFA"/>
    <w:multiLevelType w:val="hybridMultilevel"/>
    <w:tmpl w:val="A6520E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75729B2"/>
    <w:multiLevelType w:val="multilevel"/>
    <w:tmpl w:val="81F8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262DAD"/>
    <w:multiLevelType w:val="hybridMultilevel"/>
    <w:tmpl w:val="5314A28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FB05762"/>
    <w:multiLevelType w:val="hybridMultilevel"/>
    <w:tmpl w:val="69542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3"/>
  </w:num>
  <w:num w:numId="4">
    <w:abstractNumId w:val="6"/>
  </w:num>
  <w:num w:numId="5">
    <w:abstractNumId w:val="7"/>
  </w:num>
  <w:num w:numId="6">
    <w:abstractNumId w:val="0"/>
  </w:num>
  <w:num w:numId="7">
    <w:abstractNumId w:val="14"/>
  </w:num>
  <w:num w:numId="8">
    <w:abstractNumId w:val="11"/>
  </w:num>
  <w:num w:numId="9">
    <w:abstractNumId w:val="12"/>
  </w:num>
  <w:num w:numId="10">
    <w:abstractNumId w:val="10"/>
  </w:num>
  <w:num w:numId="11">
    <w:abstractNumId w:val="13"/>
  </w:num>
  <w:num w:numId="12">
    <w:abstractNumId w:val="4"/>
  </w:num>
  <w:num w:numId="13">
    <w:abstractNumId w:val="9"/>
  </w:num>
  <w:num w:numId="14">
    <w:abstractNumId w:val="1"/>
  </w:num>
  <w:num w:numId="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Carteret">
    <w15:presenceInfo w15:providerId="AD" w15:userId="S::tcartere@utbm.fr::0ca6b038-09c8-470a-ac65-fdb1529ca2c7"/>
  </w15:person>
  <w15:person w15:author="Thomas CARTERET">
    <w15:presenceInfo w15:providerId="AD" w15:userId="S::tcartere@utbm.fr::0ca6b038-09c8-470a-ac65-fdb1529ca2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79D4"/>
    <w:rsid w:val="00050119"/>
    <w:rsid w:val="000E1B2F"/>
    <w:rsid w:val="000E3228"/>
    <w:rsid w:val="000E509F"/>
    <w:rsid w:val="000F6D81"/>
    <w:rsid w:val="001606F8"/>
    <w:rsid w:val="00197310"/>
    <w:rsid w:val="00197BA9"/>
    <w:rsid w:val="001B50F2"/>
    <w:rsid w:val="002617A6"/>
    <w:rsid w:val="0027693D"/>
    <w:rsid w:val="00361CA3"/>
    <w:rsid w:val="00362927"/>
    <w:rsid w:val="00376472"/>
    <w:rsid w:val="003C13E2"/>
    <w:rsid w:val="003C39E7"/>
    <w:rsid w:val="003E10DB"/>
    <w:rsid w:val="003F148A"/>
    <w:rsid w:val="00402CB4"/>
    <w:rsid w:val="004D4487"/>
    <w:rsid w:val="00514AAA"/>
    <w:rsid w:val="0052359F"/>
    <w:rsid w:val="00526D2A"/>
    <w:rsid w:val="005744EB"/>
    <w:rsid w:val="005779D4"/>
    <w:rsid w:val="005F7CE8"/>
    <w:rsid w:val="00632BEA"/>
    <w:rsid w:val="006A4396"/>
    <w:rsid w:val="006A465B"/>
    <w:rsid w:val="006B1263"/>
    <w:rsid w:val="006F0A05"/>
    <w:rsid w:val="00707079"/>
    <w:rsid w:val="00735B58"/>
    <w:rsid w:val="00740D47"/>
    <w:rsid w:val="00747DFA"/>
    <w:rsid w:val="00796C9E"/>
    <w:rsid w:val="007A0FBD"/>
    <w:rsid w:val="007D79E5"/>
    <w:rsid w:val="00803966"/>
    <w:rsid w:val="0085155D"/>
    <w:rsid w:val="008E53BA"/>
    <w:rsid w:val="008F0704"/>
    <w:rsid w:val="00964D60"/>
    <w:rsid w:val="00996287"/>
    <w:rsid w:val="0099686C"/>
    <w:rsid w:val="009A6E69"/>
    <w:rsid w:val="00A0317D"/>
    <w:rsid w:val="00A33417"/>
    <w:rsid w:val="00A71C44"/>
    <w:rsid w:val="00B470C1"/>
    <w:rsid w:val="00B735EB"/>
    <w:rsid w:val="00BA1992"/>
    <w:rsid w:val="00BF235D"/>
    <w:rsid w:val="00BF3AB1"/>
    <w:rsid w:val="00C22A09"/>
    <w:rsid w:val="00C2584C"/>
    <w:rsid w:val="00C50516"/>
    <w:rsid w:val="00C54AC9"/>
    <w:rsid w:val="00C75DF2"/>
    <w:rsid w:val="00C800AF"/>
    <w:rsid w:val="00C87B2F"/>
    <w:rsid w:val="00C9343E"/>
    <w:rsid w:val="00CF2E41"/>
    <w:rsid w:val="00D314BF"/>
    <w:rsid w:val="00D6559D"/>
    <w:rsid w:val="00E445FA"/>
    <w:rsid w:val="00E47787"/>
    <w:rsid w:val="00E77741"/>
    <w:rsid w:val="00EB6FF9"/>
    <w:rsid w:val="00EF1231"/>
    <w:rsid w:val="00EF5BD3"/>
    <w:rsid w:val="00F401FF"/>
    <w:rsid w:val="00F72392"/>
    <w:rsid w:val="00F76AF1"/>
    <w:rsid w:val="00FB190F"/>
    <w:rsid w:val="00FC674B"/>
    <w:rsid w:val="00FD0D7E"/>
    <w:rsid w:val="00FD2FB4"/>
    <w:rsid w:val="00FE1FAA"/>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0CF6D"/>
  <w15:docId w15:val="{64245228-AC34-47DE-91F1-1C995A37C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F28"/>
    <w:pPr>
      <w:spacing w:before="200" w:after="200"/>
      <w:jc w:val="both"/>
    </w:pPr>
    <w:rPr>
      <w:sz w:val="24"/>
      <w:szCs w:val="20"/>
    </w:rPr>
  </w:style>
  <w:style w:type="paragraph" w:styleId="Titre1">
    <w:name w:val="heading 1"/>
    <w:basedOn w:val="Normal"/>
    <w:next w:val="Normal"/>
    <w:link w:val="Titre1Car"/>
    <w:uiPriority w:val="9"/>
    <w:qFormat/>
    <w:rsid w:val="00A2328C"/>
    <w:pPr>
      <w:pBdr>
        <w:top w:val="single" w:sz="24" w:space="0" w:color="8DB3E2"/>
        <w:left w:val="single" w:sz="24" w:space="0" w:color="8DB3E2"/>
        <w:bottom w:val="single" w:sz="24" w:space="0" w:color="8DB3E2"/>
        <w:right w:val="single" w:sz="24" w:space="0" w:color="8DB3E2"/>
      </w:pBdr>
      <w:shd w:val="clear" w:color="auto" w:fill="8DB3E2" w:themeFill="text2" w:themeFillTint="66"/>
      <w:spacing w:after="0"/>
      <w:outlineLvl w:val="0"/>
    </w:pPr>
    <w:rPr>
      <w:b/>
      <w:bCs/>
      <w:caps/>
      <w:spacing w:val="15"/>
      <w:szCs w:val="22"/>
    </w:rPr>
  </w:style>
  <w:style w:type="paragraph" w:styleId="Titre2">
    <w:name w:val="heading 2"/>
    <w:basedOn w:val="Normal"/>
    <w:next w:val="Normal"/>
    <w:link w:val="Titre2Car"/>
    <w:uiPriority w:val="9"/>
    <w:unhideWhenUsed/>
    <w:qFormat/>
    <w:rsid w:val="00B620C9"/>
    <w:pPr>
      <w:pBdr>
        <w:bottom w:val="single" w:sz="8" w:space="0" w:color="9BBB59"/>
      </w:pBdr>
      <w:shd w:val="clear" w:color="auto" w:fill="FFFFFF" w:themeFill="background1"/>
      <w:spacing w:before="320" w:after="120"/>
      <w:outlineLvl w:val="1"/>
    </w:pPr>
    <w:rPr>
      <w:b/>
      <w:caps/>
      <w:spacing w:val="15"/>
      <w:szCs w:val="22"/>
    </w:rPr>
  </w:style>
  <w:style w:type="paragraph" w:styleId="Titre3">
    <w:name w:val="heading 3"/>
    <w:basedOn w:val="Normal"/>
    <w:next w:val="Normal"/>
    <w:link w:val="Titre3Car"/>
    <w:uiPriority w:val="9"/>
    <w:unhideWhenUsed/>
    <w:qFormat/>
    <w:rsid w:val="00B620C9"/>
    <w:pPr>
      <w:pBdr>
        <w:top w:val="single" w:sz="6" w:space="2" w:color="8DB3E2"/>
        <w:left w:val="single" w:sz="6" w:space="2" w:color="8DB3E2"/>
        <w:bottom w:val="single" w:sz="6" w:space="1" w:color="8DB3E2"/>
        <w:right w:val="single" w:sz="6" w:space="4" w:color="8DB3E2"/>
      </w:pBdr>
      <w:spacing w:before="300" w:after="0"/>
      <w:outlineLvl w:val="2"/>
    </w:pPr>
    <w:rPr>
      <w:caps/>
      <w:spacing w:val="15"/>
      <w:szCs w:val="22"/>
    </w:rPr>
  </w:style>
  <w:style w:type="paragraph" w:styleId="Titre4">
    <w:name w:val="heading 4"/>
    <w:basedOn w:val="Normal"/>
    <w:next w:val="Normal"/>
    <w:link w:val="Titre4Car"/>
    <w:uiPriority w:val="9"/>
    <w:unhideWhenUsed/>
    <w:qFormat/>
    <w:rsid w:val="00804C69"/>
    <w:pPr>
      <w:spacing w:before="300" w:after="0"/>
      <w:outlineLvl w:val="3"/>
    </w:pPr>
    <w:rPr>
      <w:caps/>
      <w:color w:val="9BBB59" w:themeColor="accent3"/>
      <w:spacing w:val="10"/>
      <w:sz w:val="22"/>
      <w:szCs w:val="22"/>
    </w:rPr>
  </w:style>
  <w:style w:type="paragraph" w:styleId="Titre5">
    <w:name w:val="heading 5"/>
    <w:basedOn w:val="Normal"/>
    <w:next w:val="Normal"/>
    <w:link w:val="Titre5Car"/>
    <w:uiPriority w:val="9"/>
    <w:unhideWhenUsed/>
    <w:qFormat/>
    <w:rsid w:val="00D64010"/>
    <w:pPr>
      <w:pBdr>
        <w:bottom w:val="single" w:sz="6" w:space="1" w:color="4F81BD"/>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unhideWhenUsed/>
    <w:qFormat/>
    <w:rsid w:val="00D64010"/>
    <w:pPr>
      <w:pBdr>
        <w:bottom w:val="dotted" w:sz="6" w:space="1" w:color="4F81BD"/>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D64010"/>
    <w:p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D64010"/>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D64010"/>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A2328C"/>
    <w:rPr>
      <w:caps/>
      <w:spacing w:val="15"/>
      <w:sz w:val="24"/>
      <w:shd w:val="clear" w:color="auto" w:fill="8DB3E2"/>
    </w:rPr>
  </w:style>
  <w:style w:type="character" w:customStyle="1" w:styleId="Titre2Car">
    <w:name w:val="Titre 2 Car"/>
    <w:basedOn w:val="Policepardfaut"/>
    <w:link w:val="Titre2"/>
    <w:uiPriority w:val="9"/>
    <w:qFormat/>
    <w:rsid w:val="00B620C9"/>
    <w:rPr>
      <w:caps/>
      <w:spacing w:val="15"/>
      <w:sz w:val="24"/>
      <w:shd w:val="clear" w:color="auto" w:fill="FFFFFF"/>
    </w:rPr>
  </w:style>
  <w:style w:type="character" w:customStyle="1" w:styleId="TextedebullesCar">
    <w:name w:val="Texte de bulles Car"/>
    <w:basedOn w:val="Policepardfaut"/>
    <w:link w:val="Textedebulles"/>
    <w:uiPriority w:val="99"/>
    <w:semiHidden/>
    <w:qFormat/>
    <w:rsid w:val="00EB288C"/>
    <w:rPr>
      <w:rFonts w:ascii="Tahoma" w:hAnsi="Tahoma" w:cs="Tahoma"/>
      <w:sz w:val="16"/>
      <w:szCs w:val="16"/>
    </w:rPr>
  </w:style>
  <w:style w:type="character" w:customStyle="1" w:styleId="Titre3Car">
    <w:name w:val="Titre 3 Car"/>
    <w:basedOn w:val="Policepardfaut"/>
    <w:link w:val="Titre3"/>
    <w:uiPriority w:val="9"/>
    <w:qFormat/>
    <w:rsid w:val="00B620C9"/>
    <w:rPr>
      <w:caps/>
      <w:spacing w:val="15"/>
      <w:sz w:val="24"/>
    </w:rPr>
  </w:style>
  <w:style w:type="character" w:customStyle="1" w:styleId="Titre4Car">
    <w:name w:val="Titre 4 Car"/>
    <w:basedOn w:val="Policepardfaut"/>
    <w:link w:val="Titre4"/>
    <w:uiPriority w:val="9"/>
    <w:qFormat/>
    <w:rsid w:val="00804C69"/>
    <w:rPr>
      <w:caps/>
      <w:color w:val="9BBB59" w:themeColor="accent3"/>
      <w:spacing w:val="10"/>
    </w:rPr>
  </w:style>
  <w:style w:type="character" w:customStyle="1" w:styleId="LienInternet">
    <w:name w:val="Lien Internet"/>
    <w:basedOn w:val="Policepardfaut"/>
    <w:uiPriority w:val="99"/>
    <w:unhideWhenUsed/>
    <w:rsid w:val="00B42CA2"/>
    <w:rPr>
      <w:color w:val="0000FF" w:themeColor="hyperlink"/>
      <w:u w:val="single"/>
    </w:rPr>
  </w:style>
  <w:style w:type="character" w:styleId="Accentuationlgre">
    <w:name w:val="Subtle Emphasis"/>
    <w:uiPriority w:val="19"/>
    <w:qFormat/>
    <w:rsid w:val="002562AD"/>
    <w:rPr>
      <w:rFonts w:asciiTheme="minorHAnsi" w:hAnsiTheme="minorHAnsi"/>
      <w:b/>
      <w:i/>
      <w:iCs/>
      <w:color w:val="76923C" w:themeColor="accent3" w:themeShade="BF"/>
      <w:sz w:val="32"/>
    </w:rPr>
  </w:style>
  <w:style w:type="character" w:customStyle="1" w:styleId="CitationCar">
    <w:name w:val="Citation Car"/>
    <w:basedOn w:val="Policepardfaut"/>
    <w:link w:val="Citation"/>
    <w:uiPriority w:val="29"/>
    <w:qFormat/>
    <w:rsid w:val="002562AD"/>
    <w:rPr>
      <w:b/>
      <w:i/>
      <w:iCs/>
      <w:color w:val="548DD4" w:themeColor="text2" w:themeTint="99"/>
      <w:sz w:val="32"/>
      <w:szCs w:val="20"/>
    </w:rPr>
  </w:style>
  <w:style w:type="character" w:customStyle="1" w:styleId="Titre5Car">
    <w:name w:val="Titre 5 Car"/>
    <w:basedOn w:val="Policepardfaut"/>
    <w:link w:val="Titre5"/>
    <w:uiPriority w:val="9"/>
    <w:qFormat/>
    <w:rsid w:val="00D64010"/>
    <w:rPr>
      <w:caps/>
      <w:color w:val="365F91" w:themeColor="accent1" w:themeShade="BF"/>
      <w:spacing w:val="10"/>
    </w:rPr>
  </w:style>
  <w:style w:type="character" w:customStyle="1" w:styleId="CorpsdetexteCar">
    <w:name w:val="Corps de texte Car"/>
    <w:basedOn w:val="Policepardfaut"/>
    <w:link w:val="Corpsdetexte"/>
    <w:qFormat/>
    <w:rsid w:val="00D64010"/>
    <w:rPr>
      <w:rFonts w:ascii="Garamond" w:eastAsia="Times New Roman" w:hAnsi="Garamond" w:cs="Garamond"/>
      <w:lang w:val="en-US" w:bidi="hi-IN"/>
    </w:rPr>
  </w:style>
  <w:style w:type="character" w:customStyle="1" w:styleId="longtext">
    <w:name w:val="long_text"/>
    <w:basedOn w:val="Policepardfaut"/>
    <w:qFormat/>
    <w:rsid w:val="00D64010"/>
  </w:style>
  <w:style w:type="character" w:customStyle="1" w:styleId="hps">
    <w:name w:val="hps"/>
    <w:basedOn w:val="Policepardfaut"/>
    <w:qFormat/>
    <w:rsid w:val="00D64010"/>
  </w:style>
  <w:style w:type="character" w:customStyle="1" w:styleId="Titre6Car">
    <w:name w:val="Titre 6 Car"/>
    <w:basedOn w:val="Policepardfaut"/>
    <w:link w:val="Titre6"/>
    <w:uiPriority w:val="9"/>
    <w:qFormat/>
    <w:rsid w:val="00D64010"/>
    <w:rPr>
      <w:caps/>
      <w:color w:val="365F91" w:themeColor="accent1" w:themeShade="BF"/>
      <w:spacing w:val="10"/>
    </w:rPr>
  </w:style>
  <w:style w:type="character" w:customStyle="1" w:styleId="Titre7Car">
    <w:name w:val="Titre 7 Car"/>
    <w:basedOn w:val="Policepardfaut"/>
    <w:link w:val="Titre7"/>
    <w:uiPriority w:val="9"/>
    <w:semiHidden/>
    <w:qFormat/>
    <w:rsid w:val="00D64010"/>
    <w:rPr>
      <w:caps/>
      <w:color w:val="365F91" w:themeColor="accent1" w:themeShade="BF"/>
      <w:spacing w:val="10"/>
    </w:rPr>
  </w:style>
  <w:style w:type="character" w:customStyle="1" w:styleId="Titre8Car">
    <w:name w:val="Titre 8 Car"/>
    <w:basedOn w:val="Policepardfaut"/>
    <w:link w:val="Titre8"/>
    <w:uiPriority w:val="9"/>
    <w:semiHidden/>
    <w:qFormat/>
    <w:rsid w:val="00D64010"/>
    <w:rPr>
      <w:caps/>
      <w:spacing w:val="10"/>
      <w:sz w:val="18"/>
      <w:szCs w:val="18"/>
    </w:rPr>
  </w:style>
  <w:style w:type="character" w:customStyle="1" w:styleId="Titre9Car">
    <w:name w:val="Titre 9 Car"/>
    <w:basedOn w:val="Policepardfaut"/>
    <w:link w:val="Titre9"/>
    <w:uiPriority w:val="9"/>
    <w:semiHidden/>
    <w:qFormat/>
    <w:rsid w:val="00D64010"/>
    <w:rPr>
      <w:i/>
      <w:caps/>
      <w:spacing w:val="10"/>
      <w:sz w:val="18"/>
      <w:szCs w:val="18"/>
    </w:rPr>
  </w:style>
  <w:style w:type="character" w:customStyle="1" w:styleId="TitreCar">
    <w:name w:val="Titre Car"/>
    <w:basedOn w:val="Policepardfaut"/>
    <w:link w:val="Titre"/>
    <w:uiPriority w:val="10"/>
    <w:qFormat/>
    <w:rsid w:val="00D64010"/>
    <w:rPr>
      <w:caps/>
      <w:color w:val="4F81BD" w:themeColor="accent1"/>
      <w:spacing w:val="10"/>
      <w:kern w:val="2"/>
      <w:sz w:val="52"/>
      <w:szCs w:val="52"/>
    </w:rPr>
  </w:style>
  <w:style w:type="character" w:customStyle="1" w:styleId="Sous-titreCar">
    <w:name w:val="Sous-titre Car"/>
    <w:basedOn w:val="Policepardfaut"/>
    <w:uiPriority w:val="11"/>
    <w:qFormat/>
    <w:rsid w:val="00D64010"/>
    <w:rPr>
      <w:caps/>
      <w:color w:val="595959" w:themeColor="text1" w:themeTint="A6"/>
      <w:spacing w:val="10"/>
      <w:sz w:val="24"/>
      <w:szCs w:val="24"/>
    </w:rPr>
  </w:style>
  <w:style w:type="character" w:styleId="lev">
    <w:name w:val="Strong"/>
    <w:uiPriority w:val="22"/>
    <w:qFormat/>
    <w:rsid w:val="002562AD"/>
    <w:rPr>
      <w:rFonts w:asciiTheme="minorHAnsi" w:hAnsiTheme="minorHAnsi"/>
      <w:b/>
      <w:bCs/>
      <w:i/>
      <w:color w:val="00B050"/>
      <w:sz w:val="32"/>
    </w:rPr>
  </w:style>
  <w:style w:type="character" w:styleId="Accentuation">
    <w:name w:val="Emphasis"/>
    <w:uiPriority w:val="20"/>
    <w:qFormat/>
    <w:rsid w:val="002562AD"/>
    <w:rPr>
      <w:rFonts w:asciiTheme="minorHAnsi" w:hAnsiTheme="minorHAnsi"/>
      <w:b/>
      <w:i/>
      <w:color w:val="F79646" w:themeColor="accent6"/>
      <w:spacing w:val="5"/>
      <w:sz w:val="32"/>
    </w:rPr>
  </w:style>
  <w:style w:type="character" w:customStyle="1" w:styleId="SansinterligneCar">
    <w:name w:val="Sans interligne Car"/>
    <w:basedOn w:val="Policepardfaut"/>
    <w:link w:val="Sansinterligne"/>
    <w:uiPriority w:val="1"/>
    <w:qFormat/>
    <w:rsid w:val="00D64010"/>
    <w:rPr>
      <w:sz w:val="20"/>
      <w:szCs w:val="20"/>
    </w:rPr>
  </w:style>
  <w:style w:type="character" w:customStyle="1" w:styleId="CitationintenseCar">
    <w:name w:val="Citation intense Car"/>
    <w:basedOn w:val="Policepardfaut"/>
    <w:link w:val="Citationintense"/>
    <w:uiPriority w:val="30"/>
    <w:qFormat/>
    <w:rsid w:val="00D64010"/>
    <w:rPr>
      <w:i/>
      <w:iCs/>
      <w:color w:val="4F81BD" w:themeColor="accent1"/>
      <w:sz w:val="20"/>
      <w:szCs w:val="20"/>
    </w:rPr>
  </w:style>
  <w:style w:type="character" w:styleId="Accentuationintense">
    <w:name w:val="Intense Emphasis"/>
    <w:uiPriority w:val="21"/>
    <w:qFormat/>
    <w:rsid w:val="002562AD"/>
    <w:rPr>
      <w:rFonts w:asciiTheme="minorHAnsi" w:hAnsiTheme="minorHAnsi"/>
      <w:b/>
      <w:bCs/>
      <w:i/>
      <w:color w:val="FF0000"/>
      <w:spacing w:val="10"/>
      <w:sz w:val="32"/>
    </w:rPr>
  </w:style>
  <w:style w:type="character" w:styleId="Rfrencelgre">
    <w:name w:val="Subtle Reference"/>
    <w:uiPriority w:val="31"/>
    <w:qFormat/>
    <w:rsid w:val="00D64010"/>
    <w:rPr>
      <w:b/>
      <w:bCs/>
      <w:color w:val="4F81BD" w:themeColor="accent1"/>
    </w:rPr>
  </w:style>
  <w:style w:type="character" w:styleId="Rfrenceintense">
    <w:name w:val="Intense Reference"/>
    <w:uiPriority w:val="32"/>
    <w:qFormat/>
    <w:rsid w:val="00D64010"/>
    <w:rPr>
      <w:b/>
      <w:bCs/>
      <w:i/>
      <w:iCs/>
      <w:caps/>
      <w:color w:val="4F81BD" w:themeColor="accent1"/>
    </w:rPr>
  </w:style>
  <w:style w:type="character" w:styleId="Titredulivre">
    <w:name w:val="Book Title"/>
    <w:uiPriority w:val="33"/>
    <w:qFormat/>
    <w:rsid w:val="00D64010"/>
    <w:rPr>
      <w:b/>
      <w:bCs/>
      <w:i/>
      <w:iCs/>
      <w:spacing w:val="9"/>
    </w:rPr>
  </w:style>
  <w:style w:type="character" w:customStyle="1" w:styleId="En-tteCar">
    <w:name w:val="En-tête Car"/>
    <w:basedOn w:val="Policepardfaut"/>
    <w:uiPriority w:val="99"/>
    <w:qFormat/>
    <w:rsid w:val="00804C69"/>
    <w:rPr>
      <w:sz w:val="24"/>
      <w:szCs w:val="20"/>
    </w:rPr>
  </w:style>
  <w:style w:type="character" w:customStyle="1" w:styleId="PieddepageCar">
    <w:name w:val="Pied de page Car"/>
    <w:basedOn w:val="Policepardfaut"/>
    <w:link w:val="Pieddepage"/>
    <w:uiPriority w:val="99"/>
    <w:qFormat/>
    <w:rsid w:val="00804C69"/>
    <w:rPr>
      <w:sz w:val="24"/>
      <w:szCs w:val="20"/>
    </w:rPr>
  </w:style>
  <w:style w:type="character" w:customStyle="1" w:styleId="NotedebasdepageCar">
    <w:name w:val="Note de bas de page Car"/>
    <w:basedOn w:val="Policepardfaut"/>
    <w:link w:val="Notedebasdepage"/>
    <w:uiPriority w:val="99"/>
    <w:semiHidden/>
    <w:qFormat/>
    <w:rsid w:val="0068044B"/>
    <w:rPr>
      <w:sz w:val="20"/>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68044B"/>
    <w:rPr>
      <w:vertAlign w:val="superscript"/>
    </w:rPr>
  </w:style>
  <w:style w:type="character" w:customStyle="1" w:styleId="PrformatHTMLCar">
    <w:name w:val="Préformaté HTML Car"/>
    <w:basedOn w:val="Policepardfaut"/>
    <w:link w:val="PrformatHTML"/>
    <w:uiPriority w:val="99"/>
    <w:semiHidden/>
    <w:qFormat/>
    <w:rsid w:val="00FC6A9D"/>
    <w:rPr>
      <w:rFonts w:ascii="Courier New" w:eastAsia="Times New Roman" w:hAnsi="Courier New" w:cs="Courier New"/>
      <w:sz w:val="20"/>
      <w:szCs w:val="20"/>
      <w:lang w:eastAsia="fr-FR"/>
    </w:rPr>
  </w:style>
  <w:style w:type="character" w:customStyle="1" w:styleId="apple-style-span">
    <w:name w:val="apple-style-span"/>
    <w:qFormat/>
    <w:rsid w:val="00FC6A9D"/>
  </w:style>
  <w:style w:type="character" w:styleId="Textedelespacerserv">
    <w:name w:val="Placeholder Text"/>
    <w:basedOn w:val="Policepardfaut"/>
    <w:uiPriority w:val="99"/>
    <w:semiHidden/>
    <w:qFormat/>
    <w:rsid w:val="00791899"/>
    <w:rPr>
      <w:color w:val="808080"/>
    </w:rPr>
  </w:style>
  <w:style w:type="character" w:styleId="Marquedecommentaire">
    <w:name w:val="annotation reference"/>
    <w:basedOn w:val="Policepardfaut"/>
    <w:uiPriority w:val="99"/>
    <w:semiHidden/>
    <w:unhideWhenUsed/>
    <w:qFormat/>
    <w:rsid w:val="00E20452"/>
    <w:rPr>
      <w:sz w:val="16"/>
      <w:szCs w:val="16"/>
    </w:rPr>
  </w:style>
  <w:style w:type="character" w:customStyle="1" w:styleId="CommentaireCar">
    <w:name w:val="Commentaire Car"/>
    <w:basedOn w:val="Policepardfaut"/>
    <w:link w:val="Commentaire"/>
    <w:uiPriority w:val="99"/>
    <w:semiHidden/>
    <w:qFormat/>
    <w:rsid w:val="00E20452"/>
    <w:rPr>
      <w:sz w:val="20"/>
      <w:szCs w:val="20"/>
    </w:rPr>
  </w:style>
  <w:style w:type="character" w:customStyle="1" w:styleId="ObjetducommentaireCar">
    <w:name w:val="Objet du commentaire Car"/>
    <w:basedOn w:val="CommentaireCar"/>
    <w:link w:val="Objetducommentaire"/>
    <w:uiPriority w:val="99"/>
    <w:semiHidden/>
    <w:qFormat/>
    <w:rsid w:val="00E20452"/>
    <w:rPr>
      <w:b/>
      <w:bCs/>
      <w:sz w:val="20"/>
      <w:szCs w:val="20"/>
    </w:rPr>
  </w:style>
  <w:style w:type="character" w:customStyle="1" w:styleId="RecapCar">
    <w:name w:val="Recap Car"/>
    <w:link w:val="Recap"/>
    <w:qFormat/>
    <w:rsid w:val="00E92528"/>
    <w:rPr>
      <w:rFonts w:ascii="Verdana" w:eastAsia="Times New Roman" w:hAnsi="Verdana" w:cs="Times New Roman"/>
      <w:b/>
      <w:bCs/>
      <w:color w:val="003366"/>
      <w:szCs w:val="24"/>
      <w:lang w:eastAsia="fr-FR"/>
    </w:rPr>
  </w:style>
  <w:style w:type="character" w:customStyle="1" w:styleId="InstructionsCar">
    <w:name w:val="Instructions Car"/>
    <w:link w:val="Instructions"/>
    <w:uiPriority w:val="99"/>
    <w:qFormat/>
    <w:rsid w:val="00E42655"/>
    <w:rPr>
      <w:rFonts w:ascii="Verdana" w:hAnsi="Verdana"/>
      <w:i/>
      <w:color w:val="FF0000"/>
      <w:spacing w:val="-4"/>
      <w:sz w:val="18"/>
      <w:szCs w:val="18"/>
      <w:lang w:eastAsia="fr-FR"/>
    </w:rPr>
  </w:style>
  <w:style w:type="character" w:customStyle="1" w:styleId="Style1Car">
    <w:name w:val="Style1 Car"/>
    <w:basedOn w:val="Policepardfaut"/>
    <w:link w:val="Style1"/>
    <w:qFormat/>
    <w:locked/>
    <w:rsid w:val="00583006"/>
    <w:rPr>
      <w:rFonts w:ascii="Times New Roman" w:eastAsia="Times New Roman" w:hAnsi="Times New Roman" w:cs="Arial"/>
      <w:b/>
      <w:u w:val="single"/>
    </w:rPr>
  </w:style>
  <w:style w:type="character" w:customStyle="1" w:styleId="ListLabel40">
    <w:name w:val="ListLabel 40"/>
    <w:qFormat/>
    <w:rsid w:val="00731685"/>
  </w:style>
  <w:style w:type="character" w:customStyle="1" w:styleId="ListLabel41">
    <w:name w:val="ListLabel 41"/>
    <w:qFormat/>
    <w:rPr>
      <w:b/>
      <w:i w:val="0"/>
    </w:rPr>
  </w:style>
  <w:style w:type="character" w:customStyle="1" w:styleId="ListLabel42">
    <w:name w:val="ListLabel 42"/>
    <w:qFormat/>
    <w:rPr>
      <w:rFonts w:cs="Calibri"/>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Times New Roman"/>
      <w:b/>
      <w:caps/>
      <w:strike w:val="0"/>
      <w:dstrike w:val="0"/>
      <w:color w:val="1F497D"/>
      <w:u w:val="none"/>
      <w:effect w:val="none"/>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alibri"/>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eastAsia="Times New Roman" w:cs="Calibri"/>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alibri"/>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Times New Roman"/>
      <w:b/>
      <w:caps/>
      <w:strike w:val="0"/>
      <w:dstrike w:val="0"/>
      <w:color w:val="1F497D"/>
      <w:u w:val="none"/>
      <w:effect w:val="none"/>
    </w:rPr>
  </w:style>
  <w:style w:type="character" w:customStyle="1" w:styleId="ListLabel69">
    <w:name w:val="ListLabel 69"/>
    <w:qFormat/>
    <w:rPr>
      <w:rFonts w:cs="Calibri"/>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alibri"/>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alibri"/>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color w:val="auto"/>
      <w:sz w:val="22"/>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eastAsia="TimesNewRoman" w:cs="TimesNewRoman"/>
      <w:color w:val="auto"/>
    </w:rPr>
  </w:style>
  <w:style w:type="character" w:customStyle="1" w:styleId="ListLabel118">
    <w:name w:val="ListLabel 118"/>
    <w:qFormat/>
    <w:rPr>
      <w:rFonts w:cs="Courier New"/>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alibri"/>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alibri"/>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Sautdindex">
    <w:name w:val="Saut d'index"/>
    <w:qFormat/>
  </w:style>
  <w:style w:type="paragraph" w:styleId="Titre">
    <w:name w:val="Title"/>
    <w:basedOn w:val="Normal"/>
    <w:next w:val="Corpsdetexte"/>
    <w:link w:val="TitreCar"/>
    <w:uiPriority w:val="10"/>
    <w:qFormat/>
    <w:rsid w:val="00D64010"/>
    <w:pPr>
      <w:spacing w:before="720"/>
    </w:pPr>
    <w:rPr>
      <w:caps/>
      <w:color w:val="4F81BD" w:themeColor="accent1"/>
      <w:spacing w:val="10"/>
      <w:kern w:val="2"/>
      <w:sz w:val="52"/>
      <w:szCs w:val="52"/>
    </w:rPr>
  </w:style>
  <w:style w:type="paragraph" w:styleId="Corpsdetexte">
    <w:name w:val="Body Text"/>
    <w:basedOn w:val="Normal"/>
    <w:link w:val="CorpsdetexteCar"/>
    <w:rsid w:val="00D64010"/>
    <w:pPr>
      <w:spacing w:before="0" w:after="240" w:line="240" w:lineRule="atLeast"/>
      <w:ind w:firstLine="360"/>
    </w:pPr>
    <w:rPr>
      <w:rFonts w:ascii="Garamond" w:eastAsia="Times New Roman" w:hAnsi="Garamond" w:cs="Garamond"/>
      <w:sz w:val="22"/>
      <w:lang w:val="en-US" w:bidi="hi-IN"/>
    </w:r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52286F"/>
    <w:pPr>
      <w:jc w:val="center"/>
    </w:pPr>
    <w:rPr>
      <w:b/>
      <w:bCs/>
      <w:sz w:val="16"/>
      <w:szCs w:val="16"/>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D64010"/>
    <w:pPr>
      <w:ind w:left="720"/>
      <w:contextualSpacing/>
    </w:pPr>
  </w:style>
  <w:style w:type="paragraph" w:styleId="Textedebulles">
    <w:name w:val="Balloon Text"/>
    <w:basedOn w:val="Normal"/>
    <w:link w:val="TextedebullesCar"/>
    <w:uiPriority w:val="99"/>
    <w:semiHidden/>
    <w:unhideWhenUsed/>
    <w:qFormat/>
    <w:rsid w:val="00EB288C"/>
    <w:pPr>
      <w:spacing w:after="0"/>
    </w:pPr>
    <w:rPr>
      <w:rFonts w:ascii="Tahoma" w:hAnsi="Tahoma" w:cs="Tahoma"/>
      <w:sz w:val="16"/>
      <w:szCs w:val="16"/>
    </w:rPr>
  </w:style>
  <w:style w:type="paragraph" w:styleId="En-ttedetabledesmatires">
    <w:name w:val="TOC Heading"/>
    <w:basedOn w:val="Titre1"/>
    <w:next w:val="Normal"/>
    <w:uiPriority w:val="39"/>
    <w:unhideWhenUsed/>
    <w:qFormat/>
    <w:rsid w:val="00D64010"/>
    <w:pPr>
      <w:shd w:val="clear" w:color="auto" w:fill="8DB3E2"/>
    </w:pPr>
    <w:rPr>
      <w:lang w:bidi="en-US"/>
    </w:rPr>
  </w:style>
  <w:style w:type="paragraph" w:styleId="TM1">
    <w:name w:val="toc 1"/>
    <w:basedOn w:val="Normal"/>
    <w:next w:val="Normal"/>
    <w:autoRedefine/>
    <w:uiPriority w:val="39"/>
    <w:unhideWhenUsed/>
    <w:rsid w:val="00762BCA"/>
    <w:pPr>
      <w:tabs>
        <w:tab w:val="right" w:leader="dot" w:pos="9062"/>
      </w:tabs>
      <w:spacing w:before="0" w:after="0"/>
    </w:pPr>
  </w:style>
  <w:style w:type="paragraph" w:styleId="TM2">
    <w:name w:val="toc 2"/>
    <w:basedOn w:val="Normal"/>
    <w:next w:val="Normal"/>
    <w:autoRedefine/>
    <w:uiPriority w:val="39"/>
    <w:unhideWhenUsed/>
    <w:rsid w:val="00B42CA2"/>
    <w:pPr>
      <w:spacing w:after="100"/>
      <w:ind w:left="220"/>
    </w:pPr>
  </w:style>
  <w:style w:type="paragraph" w:styleId="TM3">
    <w:name w:val="toc 3"/>
    <w:basedOn w:val="Normal"/>
    <w:next w:val="Normal"/>
    <w:autoRedefine/>
    <w:uiPriority w:val="39"/>
    <w:unhideWhenUsed/>
    <w:rsid w:val="00762BCA"/>
    <w:pPr>
      <w:tabs>
        <w:tab w:val="right" w:leader="dot" w:pos="9062"/>
      </w:tabs>
      <w:spacing w:before="0" w:after="0"/>
      <w:ind w:left="442"/>
    </w:pPr>
  </w:style>
  <w:style w:type="paragraph" w:styleId="Citation">
    <w:name w:val="Quote"/>
    <w:basedOn w:val="Normal"/>
    <w:next w:val="Normal"/>
    <w:link w:val="CitationCar"/>
    <w:uiPriority w:val="29"/>
    <w:qFormat/>
    <w:rsid w:val="002562AD"/>
    <w:rPr>
      <w:b/>
      <w:i/>
      <w:iCs/>
      <w:color w:val="548DD4" w:themeColor="text2" w:themeTint="99"/>
      <w:sz w:val="32"/>
    </w:rPr>
  </w:style>
  <w:style w:type="paragraph" w:styleId="Sansinterligne">
    <w:name w:val="No Spacing"/>
    <w:basedOn w:val="Normal"/>
    <w:link w:val="SansinterligneCar"/>
    <w:uiPriority w:val="1"/>
    <w:qFormat/>
    <w:rsid w:val="00D64010"/>
    <w:pPr>
      <w:spacing w:before="0" w:after="0"/>
    </w:pPr>
  </w:style>
  <w:style w:type="paragraph" w:styleId="Sous-titre">
    <w:name w:val="Subtitle"/>
    <w:basedOn w:val="Normal"/>
    <w:next w:val="Normal"/>
    <w:uiPriority w:val="11"/>
    <w:qFormat/>
    <w:rsid w:val="00D64010"/>
    <w:pPr>
      <w:spacing w:after="1000"/>
    </w:pPr>
    <w:rPr>
      <w:caps/>
      <w:color w:val="595959" w:themeColor="text1" w:themeTint="A6"/>
      <w:spacing w:val="10"/>
      <w:szCs w:val="24"/>
    </w:rPr>
  </w:style>
  <w:style w:type="paragraph" w:styleId="Citationintense">
    <w:name w:val="Intense Quote"/>
    <w:basedOn w:val="Normal"/>
    <w:next w:val="Normal"/>
    <w:link w:val="CitationintenseCar"/>
    <w:uiPriority w:val="30"/>
    <w:qFormat/>
    <w:rsid w:val="00D64010"/>
    <w:pPr>
      <w:pBdr>
        <w:top w:val="single" w:sz="4" w:space="10" w:color="4F81BD"/>
        <w:left w:val="single" w:sz="4" w:space="10" w:color="4F81BD"/>
      </w:pBdr>
      <w:spacing w:after="0"/>
      <w:ind w:left="1296" w:right="1152"/>
    </w:pPr>
    <w:rPr>
      <w:i/>
      <w:iCs/>
      <w:color w:val="4F81BD" w:themeColor="accent1"/>
    </w:rPr>
  </w:style>
  <w:style w:type="paragraph" w:styleId="En-tte">
    <w:name w:val="header"/>
    <w:basedOn w:val="Normal"/>
    <w:uiPriority w:val="99"/>
    <w:unhideWhenUsed/>
    <w:rsid w:val="00804C69"/>
    <w:pPr>
      <w:tabs>
        <w:tab w:val="center" w:pos="4536"/>
        <w:tab w:val="right" w:pos="9072"/>
      </w:tabs>
      <w:spacing w:before="0" w:after="0"/>
    </w:pPr>
  </w:style>
  <w:style w:type="paragraph" w:styleId="Pieddepage">
    <w:name w:val="footer"/>
    <w:basedOn w:val="Normal"/>
    <w:link w:val="PieddepageCar"/>
    <w:uiPriority w:val="99"/>
    <w:unhideWhenUsed/>
    <w:rsid w:val="00804C69"/>
    <w:pPr>
      <w:tabs>
        <w:tab w:val="center" w:pos="4536"/>
        <w:tab w:val="right" w:pos="9072"/>
      </w:tabs>
      <w:spacing w:before="0" w:after="0"/>
    </w:pPr>
  </w:style>
  <w:style w:type="paragraph" w:styleId="Tabledesillustrations">
    <w:name w:val="table of figures"/>
    <w:basedOn w:val="Normal"/>
    <w:next w:val="Normal"/>
    <w:uiPriority w:val="99"/>
    <w:unhideWhenUsed/>
    <w:qFormat/>
    <w:rsid w:val="00D85673"/>
    <w:pPr>
      <w:spacing w:before="0" w:after="0"/>
      <w:jc w:val="left"/>
    </w:pPr>
    <w:rPr>
      <w:rFonts w:cstheme="minorHAnsi"/>
      <w:i/>
      <w:iCs/>
      <w:sz w:val="20"/>
    </w:rPr>
  </w:style>
  <w:style w:type="paragraph" w:styleId="Notedebasdepage">
    <w:name w:val="footnote text"/>
    <w:basedOn w:val="Normal"/>
    <w:link w:val="NotedebasdepageCar"/>
    <w:uiPriority w:val="99"/>
    <w:semiHidden/>
    <w:unhideWhenUsed/>
    <w:rsid w:val="0068044B"/>
    <w:pPr>
      <w:spacing w:before="0" w:after="0"/>
    </w:pPr>
    <w:rPr>
      <w:sz w:val="20"/>
    </w:rPr>
  </w:style>
  <w:style w:type="paragraph" w:styleId="NormalWeb">
    <w:name w:val="Normal (Web)"/>
    <w:basedOn w:val="Normal"/>
    <w:uiPriority w:val="99"/>
    <w:unhideWhenUsed/>
    <w:qFormat/>
    <w:rsid w:val="00FC6A9D"/>
    <w:pPr>
      <w:spacing w:beforeAutospacing="1" w:afterAutospacing="1"/>
      <w:jc w:val="left"/>
    </w:pPr>
    <w:rPr>
      <w:rFonts w:ascii="Times New Roman" w:eastAsia="Times New Roman" w:hAnsi="Times New Roman" w:cs="Times New Roman"/>
      <w:szCs w:val="24"/>
      <w:lang w:eastAsia="fr-FR"/>
    </w:rPr>
  </w:style>
  <w:style w:type="paragraph" w:styleId="PrformatHTML">
    <w:name w:val="HTML Preformatted"/>
    <w:basedOn w:val="Normal"/>
    <w:link w:val="PrformatHTMLCar"/>
    <w:uiPriority w:val="99"/>
    <w:semiHidden/>
    <w:unhideWhenUsed/>
    <w:qFormat/>
    <w:rsid w:val="00FC6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lang w:eastAsia="fr-FR"/>
    </w:rPr>
  </w:style>
  <w:style w:type="paragraph" w:customStyle="1" w:styleId="SubmissionTitle">
    <w:name w:val="Submission Title"/>
    <w:basedOn w:val="Normal"/>
    <w:qFormat/>
    <w:rsid w:val="00FC6A9D"/>
    <w:pPr>
      <w:spacing w:before="0" w:after="480"/>
      <w:jc w:val="center"/>
    </w:pPr>
    <w:rPr>
      <w:rFonts w:ascii="Times New Roman" w:eastAsia="Times New Roman" w:hAnsi="Times New Roman" w:cs="Times New Roman"/>
      <w:b/>
      <w:caps/>
      <w:sz w:val="32"/>
      <w:szCs w:val="24"/>
      <w:lang w:val="en-US"/>
    </w:rPr>
  </w:style>
  <w:style w:type="paragraph" w:customStyle="1" w:styleId="Affiliation">
    <w:name w:val="Affiliation"/>
    <w:basedOn w:val="Normal"/>
    <w:qFormat/>
    <w:rsid w:val="00FC6A9D"/>
    <w:pPr>
      <w:spacing w:before="0" w:after="0"/>
      <w:jc w:val="center"/>
    </w:pPr>
    <w:rPr>
      <w:rFonts w:ascii="Times New Roman" w:eastAsia="Times New Roman" w:hAnsi="Times New Roman" w:cs="Times New Roman"/>
      <w:i/>
      <w:iCs/>
      <w:sz w:val="18"/>
      <w:szCs w:val="24"/>
      <w:lang w:val="en-US"/>
    </w:rPr>
  </w:style>
  <w:style w:type="paragraph" w:customStyle="1" w:styleId="AbstractText">
    <w:name w:val="Abstract Text"/>
    <w:basedOn w:val="Normal"/>
    <w:qFormat/>
    <w:rsid w:val="00FC6A9D"/>
    <w:pPr>
      <w:spacing w:before="0" w:after="0"/>
    </w:pPr>
    <w:rPr>
      <w:rFonts w:ascii="Times New Roman" w:eastAsia="Times New Roman" w:hAnsi="Times New Roman" w:cs="Times New Roman"/>
      <w:sz w:val="18"/>
      <w:szCs w:val="24"/>
      <w:lang w:val="en-US"/>
    </w:rPr>
  </w:style>
  <w:style w:type="paragraph" w:customStyle="1" w:styleId="AbstractTitle">
    <w:name w:val="Abstract Title"/>
    <w:basedOn w:val="Normal"/>
    <w:qFormat/>
    <w:rsid w:val="00FC6A9D"/>
    <w:pPr>
      <w:spacing w:before="840" w:after="120"/>
    </w:pPr>
    <w:rPr>
      <w:rFonts w:ascii="Times New Roman" w:eastAsia="Times New Roman" w:hAnsi="Times New Roman" w:cs="Times New Roman"/>
      <w:b/>
      <w:bCs/>
      <w:caps/>
      <w:sz w:val="18"/>
      <w:szCs w:val="24"/>
      <w:lang w:val="en-US"/>
    </w:rPr>
  </w:style>
  <w:style w:type="paragraph" w:customStyle="1" w:styleId="KeywordsText">
    <w:name w:val="Keywords Text"/>
    <w:basedOn w:val="Normal"/>
    <w:qFormat/>
    <w:rsid w:val="00FC6A9D"/>
    <w:pPr>
      <w:spacing w:before="0" w:after="0"/>
    </w:pPr>
    <w:rPr>
      <w:rFonts w:ascii="Times New Roman" w:eastAsia="Times New Roman" w:hAnsi="Times New Roman" w:cs="Times New Roman"/>
      <w:sz w:val="18"/>
      <w:szCs w:val="24"/>
      <w:lang w:val="en-US"/>
    </w:rPr>
  </w:style>
  <w:style w:type="paragraph" w:customStyle="1" w:styleId="MainText">
    <w:name w:val="Main Text"/>
    <w:basedOn w:val="Normal"/>
    <w:qFormat/>
    <w:rsid w:val="00FC6A9D"/>
    <w:pPr>
      <w:spacing w:before="0" w:after="0"/>
      <w:ind w:firstLine="284"/>
    </w:pPr>
    <w:rPr>
      <w:rFonts w:ascii="Times New Roman" w:eastAsia="Times New Roman" w:hAnsi="Times New Roman" w:cs="Times New Roman"/>
      <w:sz w:val="20"/>
      <w:szCs w:val="24"/>
      <w:lang w:val="en-US"/>
    </w:rPr>
  </w:style>
  <w:style w:type="paragraph" w:customStyle="1" w:styleId="FirstOrderHeadings">
    <w:name w:val="First Order Headings"/>
    <w:basedOn w:val="Normal"/>
    <w:qFormat/>
    <w:rsid w:val="00FC6A9D"/>
    <w:pPr>
      <w:spacing w:before="480" w:after="240"/>
    </w:pPr>
    <w:rPr>
      <w:rFonts w:ascii="Times New Roman" w:eastAsia="Times New Roman" w:hAnsi="Times New Roman" w:cs="Times New Roman"/>
      <w:b/>
      <w:bCs/>
      <w:caps/>
      <w:sz w:val="26"/>
      <w:szCs w:val="24"/>
      <w:lang w:val="en-US"/>
    </w:rPr>
  </w:style>
  <w:style w:type="paragraph" w:customStyle="1" w:styleId="CaptionFiguresTables">
    <w:name w:val="Caption Figures/Tables"/>
    <w:basedOn w:val="Normal"/>
    <w:qFormat/>
    <w:rsid w:val="00FC6A9D"/>
    <w:pPr>
      <w:spacing w:before="120" w:after="120"/>
      <w:jc w:val="center"/>
    </w:pPr>
    <w:rPr>
      <w:rFonts w:ascii="Times New Roman" w:eastAsia="Times New Roman" w:hAnsi="Times New Roman" w:cs="Times New Roman"/>
      <w:sz w:val="18"/>
      <w:szCs w:val="24"/>
      <w:lang w:val="en-US"/>
    </w:rPr>
  </w:style>
  <w:style w:type="paragraph" w:customStyle="1" w:styleId="ReferencesText">
    <w:name w:val="References Text"/>
    <w:basedOn w:val="Normal"/>
    <w:qFormat/>
    <w:rsid w:val="00FC6A9D"/>
    <w:pPr>
      <w:spacing w:before="0" w:after="40"/>
      <w:ind w:left="284" w:hanging="284"/>
    </w:pPr>
    <w:rPr>
      <w:rFonts w:ascii="Times New Roman" w:eastAsia="Times New Roman" w:hAnsi="Times New Roman" w:cs="Times New Roman"/>
      <w:sz w:val="18"/>
      <w:szCs w:val="24"/>
      <w:lang w:val="en-US"/>
    </w:rPr>
  </w:style>
  <w:style w:type="paragraph" w:customStyle="1" w:styleId="ReferencesTitle">
    <w:name w:val="References Title"/>
    <w:basedOn w:val="Normal"/>
    <w:qFormat/>
    <w:rsid w:val="00FC6A9D"/>
    <w:pPr>
      <w:spacing w:before="480" w:after="240"/>
    </w:pPr>
    <w:rPr>
      <w:rFonts w:ascii="Times New Roman" w:eastAsia="Times New Roman" w:hAnsi="Times New Roman" w:cs="Times New Roman"/>
      <w:b/>
      <w:bCs/>
      <w:caps/>
      <w:sz w:val="26"/>
      <w:szCs w:val="24"/>
      <w:lang w:val="en-US"/>
    </w:rPr>
  </w:style>
  <w:style w:type="paragraph" w:styleId="Commentaire">
    <w:name w:val="annotation text"/>
    <w:basedOn w:val="Normal"/>
    <w:link w:val="CommentaireCar"/>
    <w:uiPriority w:val="99"/>
    <w:semiHidden/>
    <w:unhideWhenUsed/>
    <w:qFormat/>
    <w:rsid w:val="00E20452"/>
    <w:rPr>
      <w:sz w:val="20"/>
    </w:rPr>
  </w:style>
  <w:style w:type="paragraph" w:styleId="Objetducommentaire">
    <w:name w:val="annotation subject"/>
    <w:basedOn w:val="Commentaire"/>
    <w:link w:val="ObjetducommentaireCar"/>
    <w:uiPriority w:val="99"/>
    <w:semiHidden/>
    <w:unhideWhenUsed/>
    <w:qFormat/>
    <w:rsid w:val="00E20452"/>
    <w:rPr>
      <w:b/>
      <w:bCs/>
    </w:rPr>
  </w:style>
  <w:style w:type="paragraph" w:customStyle="1" w:styleId="Recap">
    <w:name w:val="Recap"/>
    <w:basedOn w:val="Normal"/>
    <w:link w:val="RecapCar"/>
    <w:qFormat/>
    <w:rsid w:val="00E92528"/>
    <w:pPr>
      <w:spacing w:before="0" w:after="0"/>
      <w:jc w:val="left"/>
    </w:pPr>
    <w:rPr>
      <w:rFonts w:ascii="Verdana" w:eastAsia="Times New Roman" w:hAnsi="Verdana" w:cs="Times New Roman"/>
      <w:b/>
      <w:bCs/>
      <w:color w:val="003366"/>
      <w:sz w:val="22"/>
      <w:szCs w:val="24"/>
      <w:lang w:eastAsia="fr-FR"/>
    </w:rPr>
  </w:style>
  <w:style w:type="paragraph" w:customStyle="1" w:styleId="Recapanglais">
    <w:name w:val="Recap anglais"/>
    <w:basedOn w:val="Normal"/>
    <w:qFormat/>
    <w:rsid w:val="00E92528"/>
    <w:pPr>
      <w:spacing w:before="0" w:after="0"/>
      <w:jc w:val="left"/>
    </w:pPr>
    <w:rPr>
      <w:rFonts w:ascii="Verdana" w:eastAsia="Times New Roman" w:hAnsi="Verdana" w:cs="Times New Roman"/>
      <w:b/>
      <w:bCs/>
      <w:i/>
      <w:color w:val="999999"/>
      <w:sz w:val="20"/>
      <w:szCs w:val="24"/>
      <w:lang w:val="en-US" w:eastAsia="fr-FR"/>
    </w:rPr>
  </w:style>
  <w:style w:type="paragraph" w:styleId="Rvision">
    <w:name w:val="Revision"/>
    <w:uiPriority w:val="99"/>
    <w:semiHidden/>
    <w:qFormat/>
    <w:rsid w:val="00E92528"/>
    <w:rPr>
      <w:sz w:val="24"/>
      <w:szCs w:val="20"/>
    </w:rPr>
  </w:style>
  <w:style w:type="paragraph" w:customStyle="1" w:styleId="Default">
    <w:name w:val="Default"/>
    <w:uiPriority w:val="99"/>
    <w:qFormat/>
    <w:rsid w:val="005A25F7"/>
    <w:rPr>
      <w:rFonts w:ascii="Calibri" w:eastAsia="Times New Roman" w:hAnsi="Calibri" w:cs="Calibri"/>
      <w:color w:val="000000"/>
      <w:sz w:val="24"/>
      <w:szCs w:val="24"/>
      <w:lang w:eastAsia="fr-FR"/>
    </w:rPr>
  </w:style>
  <w:style w:type="paragraph" w:customStyle="1" w:styleId="Instructions">
    <w:name w:val="Instructions"/>
    <w:basedOn w:val="Normal"/>
    <w:next w:val="Normal"/>
    <w:link w:val="InstructionsCar"/>
    <w:uiPriority w:val="99"/>
    <w:qFormat/>
    <w:rsid w:val="00E42655"/>
    <w:pPr>
      <w:spacing w:before="120" w:after="0"/>
    </w:pPr>
    <w:rPr>
      <w:rFonts w:ascii="Verdana" w:hAnsi="Verdana"/>
      <w:i/>
      <w:color w:val="FF0000"/>
      <w:spacing w:val="-4"/>
      <w:sz w:val="18"/>
      <w:szCs w:val="18"/>
      <w:lang w:eastAsia="fr-FR"/>
    </w:rPr>
  </w:style>
  <w:style w:type="paragraph" w:customStyle="1" w:styleId="Style1">
    <w:name w:val="Style1"/>
    <w:basedOn w:val="Paragraphedeliste"/>
    <w:link w:val="Style1Car"/>
    <w:qFormat/>
    <w:rsid w:val="00583006"/>
    <w:pPr>
      <w:spacing w:before="0" w:after="0"/>
      <w:ind w:right="566"/>
      <w:jc w:val="left"/>
    </w:pPr>
    <w:rPr>
      <w:rFonts w:ascii="Times New Roman" w:eastAsia="Times New Roman" w:hAnsi="Times New Roman" w:cs="Arial"/>
      <w:b/>
      <w:sz w:val="22"/>
      <w:szCs w:val="22"/>
      <w:u w:val="single"/>
    </w:rPr>
  </w:style>
  <w:style w:type="paragraph" w:customStyle="1" w:styleId="normal2puce">
    <w:name w:val="normal 2 puce"/>
    <w:basedOn w:val="Normal"/>
    <w:qFormat/>
    <w:rsid w:val="00E0628D"/>
    <w:pPr>
      <w:spacing w:before="0" w:after="0"/>
    </w:pPr>
    <w:rPr>
      <w:rFonts w:ascii="Times New Roman" w:eastAsia="Calibri" w:hAnsi="Times New Roman" w:cs="Times New Roman"/>
      <w:sz w:val="20"/>
      <w:szCs w:val="22"/>
      <w:lang w:eastAsia="en-GB"/>
    </w:rPr>
  </w:style>
  <w:style w:type="paragraph" w:customStyle="1" w:styleId="normal4puce">
    <w:name w:val="normal 4 puce"/>
    <w:basedOn w:val="normal2puce"/>
    <w:qFormat/>
    <w:rsid w:val="00E0628D"/>
    <w:pPr>
      <w:tabs>
        <w:tab w:val="left" w:pos="3261"/>
      </w:tabs>
      <w:ind w:left="3261"/>
    </w:pPr>
  </w:style>
  <w:style w:type="paragraph" w:customStyle="1" w:styleId="normal5puce">
    <w:name w:val="normal 5 puce"/>
    <w:basedOn w:val="normal4puce"/>
    <w:qFormat/>
    <w:rsid w:val="00E0628D"/>
  </w:style>
  <w:style w:type="paragraph" w:customStyle="1" w:styleId="Contenudecadre">
    <w:name w:val="Contenu de cadre"/>
    <w:basedOn w:val="Normal"/>
    <w:qFormat/>
  </w:style>
  <w:style w:type="table" w:styleId="Grilledutableau">
    <w:name w:val="Table Grid"/>
    <w:basedOn w:val="TableauNormal"/>
    <w:uiPriority w:val="59"/>
    <w:rsid w:val="00796CF9"/>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lledutableau1">
    <w:name w:val="Grille du tableau1"/>
    <w:basedOn w:val="TableauNormal"/>
    <w:uiPriority w:val="59"/>
    <w:rsid w:val="00A6250D"/>
    <w:pPr>
      <w:spacing w:line="360" w:lineRule="auto"/>
      <w:jc w:val="both"/>
    </w:pPr>
    <w:rPr>
      <w:szCs w:val="20"/>
      <w:lang w:val="en-GB"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0E1B2F"/>
    <w:rPr>
      <w:color w:val="0000FF" w:themeColor="hyperlink"/>
      <w:u w:val="single"/>
    </w:rPr>
  </w:style>
  <w:style w:type="table" w:styleId="Listeclaire-Accent1">
    <w:name w:val="Light List Accent 1"/>
    <w:basedOn w:val="TableauNormal"/>
    <w:uiPriority w:val="61"/>
    <w:rsid w:val="0080396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ppelnotedebasdep">
    <w:name w:val="footnote reference"/>
    <w:basedOn w:val="Policepardfaut"/>
    <w:uiPriority w:val="99"/>
    <w:semiHidden/>
    <w:unhideWhenUsed/>
    <w:rsid w:val="00C9343E"/>
    <w:rPr>
      <w:vertAlign w:val="superscript"/>
    </w:rPr>
  </w:style>
  <w:style w:type="character" w:customStyle="1" w:styleId="fabric-editor-annotation">
    <w:name w:val="fabric-editor-annotation"/>
    <w:basedOn w:val="Policepardfaut"/>
    <w:rsid w:val="00FE1F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59851">
      <w:bodyDiv w:val="1"/>
      <w:marLeft w:val="0"/>
      <w:marRight w:val="0"/>
      <w:marTop w:val="0"/>
      <w:marBottom w:val="0"/>
      <w:divBdr>
        <w:top w:val="none" w:sz="0" w:space="0" w:color="auto"/>
        <w:left w:val="none" w:sz="0" w:space="0" w:color="auto"/>
        <w:bottom w:val="none" w:sz="0" w:space="0" w:color="auto"/>
        <w:right w:val="none" w:sz="0" w:space="0" w:color="auto"/>
      </w:divBdr>
    </w:div>
    <w:div w:id="59789342">
      <w:bodyDiv w:val="1"/>
      <w:marLeft w:val="0"/>
      <w:marRight w:val="0"/>
      <w:marTop w:val="0"/>
      <w:marBottom w:val="0"/>
      <w:divBdr>
        <w:top w:val="none" w:sz="0" w:space="0" w:color="auto"/>
        <w:left w:val="none" w:sz="0" w:space="0" w:color="auto"/>
        <w:bottom w:val="none" w:sz="0" w:space="0" w:color="auto"/>
        <w:right w:val="none" w:sz="0" w:space="0" w:color="auto"/>
      </w:divBdr>
    </w:div>
    <w:div w:id="224605847">
      <w:bodyDiv w:val="1"/>
      <w:marLeft w:val="0"/>
      <w:marRight w:val="0"/>
      <w:marTop w:val="0"/>
      <w:marBottom w:val="0"/>
      <w:divBdr>
        <w:top w:val="none" w:sz="0" w:space="0" w:color="auto"/>
        <w:left w:val="none" w:sz="0" w:space="0" w:color="auto"/>
        <w:bottom w:val="none" w:sz="0" w:space="0" w:color="auto"/>
        <w:right w:val="none" w:sz="0" w:space="0" w:color="auto"/>
      </w:divBdr>
    </w:div>
    <w:div w:id="236210992">
      <w:bodyDiv w:val="1"/>
      <w:marLeft w:val="0"/>
      <w:marRight w:val="0"/>
      <w:marTop w:val="0"/>
      <w:marBottom w:val="0"/>
      <w:divBdr>
        <w:top w:val="none" w:sz="0" w:space="0" w:color="auto"/>
        <w:left w:val="none" w:sz="0" w:space="0" w:color="auto"/>
        <w:bottom w:val="none" w:sz="0" w:space="0" w:color="auto"/>
        <w:right w:val="none" w:sz="0" w:space="0" w:color="auto"/>
      </w:divBdr>
    </w:div>
    <w:div w:id="244144091">
      <w:bodyDiv w:val="1"/>
      <w:marLeft w:val="0"/>
      <w:marRight w:val="0"/>
      <w:marTop w:val="0"/>
      <w:marBottom w:val="0"/>
      <w:divBdr>
        <w:top w:val="none" w:sz="0" w:space="0" w:color="auto"/>
        <w:left w:val="none" w:sz="0" w:space="0" w:color="auto"/>
        <w:bottom w:val="none" w:sz="0" w:space="0" w:color="auto"/>
        <w:right w:val="none" w:sz="0" w:space="0" w:color="auto"/>
      </w:divBdr>
    </w:div>
    <w:div w:id="350910311">
      <w:bodyDiv w:val="1"/>
      <w:marLeft w:val="0"/>
      <w:marRight w:val="0"/>
      <w:marTop w:val="0"/>
      <w:marBottom w:val="0"/>
      <w:divBdr>
        <w:top w:val="none" w:sz="0" w:space="0" w:color="auto"/>
        <w:left w:val="none" w:sz="0" w:space="0" w:color="auto"/>
        <w:bottom w:val="none" w:sz="0" w:space="0" w:color="auto"/>
        <w:right w:val="none" w:sz="0" w:space="0" w:color="auto"/>
      </w:divBdr>
    </w:div>
    <w:div w:id="444692430">
      <w:bodyDiv w:val="1"/>
      <w:marLeft w:val="0"/>
      <w:marRight w:val="0"/>
      <w:marTop w:val="0"/>
      <w:marBottom w:val="0"/>
      <w:divBdr>
        <w:top w:val="none" w:sz="0" w:space="0" w:color="auto"/>
        <w:left w:val="none" w:sz="0" w:space="0" w:color="auto"/>
        <w:bottom w:val="none" w:sz="0" w:space="0" w:color="auto"/>
        <w:right w:val="none" w:sz="0" w:space="0" w:color="auto"/>
      </w:divBdr>
    </w:div>
    <w:div w:id="463351666">
      <w:bodyDiv w:val="1"/>
      <w:marLeft w:val="0"/>
      <w:marRight w:val="0"/>
      <w:marTop w:val="0"/>
      <w:marBottom w:val="0"/>
      <w:divBdr>
        <w:top w:val="none" w:sz="0" w:space="0" w:color="auto"/>
        <w:left w:val="none" w:sz="0" w:space="0" w:color="auto"/>
        <w:bottom w:val="none" w:sz="0" w:space="0" w:color="auto"/>
        <w:right w:val="none" w:sz="0" w:space="0" w:color="auto"/>
      </w:divBdr>
    </w:div>
    <w:div w:id="527568056">
      <w:bodyDiv w:val="1"/>
      <w:marLeft w:val="0"/>
      <w:marRight w:val="0"/>
      <w:marTop w:val="0"/>
      <w:marBottom w:val="0"/>
      <w:divBdr>
        <w:top w:val="none" w:sz="0" w:space="0" w:color="auto"/>
        <w:left w:val="none" w:sz="0" w:space="0" w:color="auto"/>
        <w:bottom w:val="none" w:sz="0" w:space="0" w:color="auto"/>
        <w:right w:val="none" w:sz="0" w:space="0" w:color="auto"/>
      </w:divBdr>
    </w:div>
    <w:div w:id="586352701">
      <w:bodyDiv w:val="1"/>
      <w:marLeft w:val="0"/>
      <w:marRight w:val="0"/>
      <w:marTop w:val="0"/>
      <w:marBottom w:val="0"/>
      <w:divBdr>
        <w:top w:val="none" w:sz="0" w:space="0" w:color="auto"/>
        <w:left w:val="none" w:sz="0" w:space="0" w:color="auto"/>
        <w:bottom w:val="none" w:sz="0" w:space="0" w:color="auto"/>
        <w:right w:val="none" w:sz="0" w:space="0" w:color="auto"/>
      </w:divBdr>
    </w:div>
    <w:div w:id="591084145">
      <w:bodyDiv w:val="1"/>
      <w:marLeft w:val="0"/>
      <w:marRight w:val="0"/>
      <w:marTop w:val="0"/>
      <w:marBottom w:val="0"/>
      <w:divBdr>
        <w:top w:val="none" w:sz="0" w:space="0" w:color="auto"/>
        <w:left w:val="none" w:sz="0" w:space="0" w:color="auto"/>
        <w:bottom w:val="none" w:sz="0" w:space="0" w:color="auto"/>
        <w:right w:val="none" w:sz="0" w:space="0" w:color="auto"/>
      </w:divBdr>
    </w:div>
    <w:div w:id="686097143">
      <w:bodyDiv w:val="1"/>
      <w:marLeft w:val="0"/>
      <w:marRight w:val="0"/>
      <w:marTop w:val="0"/>
      <w:marBottom w:val="0"/>
      <w:divBdr>
        <w:top w:val="none" w:sz="0" w:space="0" w:color="auto"/>
        <w:left w:val="none" w:sz="0" w:space="0" w:color="auto"/>
        <w:bottom w:val="none" w:sz="0" w:space="0" w:color="auto"/>
        <w:right w:val="none" w:sz="0" w:space="0" w:color="auto"/>
      </w:divBdr>
    </w:div>
    <w:div w:id="705838803">
      <w:bodyDiv w:val="1"/>
      <w:marLeft w:val="0"/>
      <w:marRight w:val="0"/>
      <w:marTop w:val="0"/>
      <w:marBottom w:val="0"/>
      <w:divBdr>
        <w:top w:val="none" w:sz="0" w:space="0" w:color="auto"/>
        <w:left w:val="none" w:sz="0" w:space="0" w:color="auto"/>
        <w:bottom w:val="none" w:sz="0" w:space="0" w:color="auto"/>
        <w:right w:val="none" w:sz="0" w:space="0" w:color="auto"/>
      </w:divBdr>
    </w:div>
    <w:div w:id="748968660">
      <w:bodyDiv w:val="1"/>
      <w:marLeft w:val="0"/>
      <w:marRight w:val="0"/>
      <w:marTop w:val="0"/>
      <w:marBottom w:val="0"/>
      <w:divBdr>
        <w:top w:val="none" w:sz="0" w:space="0" w:color="auto"/>
        <w:left w:val="none" w:sz="0" w:space="0" w:color="auto"/>
        <w:bottom w:val="none" w:sz="0" w:space="0" w:color="auto"/>
        <w:right w:val="none" w:sz="0" w:space="0" w:color="auto"/>
      </w:divBdr>
    </w:div>
    <w:div w:id="840588640">
      <w:bodyDiv w:val="1"/>
      <w:marLeft w:val="0"/>
      <w:marRight w:val="0"/>
      <w:marTop w:val="0"/>
      <w:marBottom w:val="0"/>
      <w:divBdr>
        <w:top w:val="none" w:sz="0" w:space="0" w:color="auto"/>
        <w:left w:val="none" w:sz="0" w:space="0" w:color="auto"/>
        <w:bottom w:val="none" w:sz="0" w:space="0" w:color="auto"/>
        <w:right w:val="none" w:sz="0" w:space="0" w:color="auto"/>
      </w:divBdr>
    </w:div>
    <w:div w:id="869996077">
      <w:bodyDiv w:val="1"/>
      <w:marLeft w:val="0"/>
      <w:marRight w:val="0"/>
      <w:marTop w:val="0"/>
      <w:marBottom w:val="0"/>
      <w:divBdr>
        <w:top w:val="none" w:sz="0" w:space="0" w:color="auto"/>
        <w:left w:val="none" w:sz="0" w:space="0" w:color="auto"/>
        <w:bottom w:val="none" w:sz="0" w:space="0" w:color="auto"/>
        <w:right w:val="none" w:sz="0" w:space="0" w:color="auto"/>
      </w:divBdr>
    </w:div>
    <w:div w:id="882254758">
      <w:bodyDiv w:val="1"/>
      <w:marLeft w:val="0"/>
      <w:marRight w:val="0"/>
      <w:marTop w:val="0"/>
      <w:marBottom w:val="0"/>
      <w:divBdr>
        <w:top w:val="none" w:sz="0" w:space="0" w:color="auto"/>
        <w:left w:val="none" w:sz="0" w:space="0" w:color="auto"/>
        <w:bottom w:val="none" w:sz="0" w:space="0" w:color="auto"/>
        <w:right w:val="none" w:sz="0" w:space="0" w:color="auto"/>
      </w:divBdr>
    </w:div>
    <w:div w:id="921599364">
      <w:bodyDiv w:val="1"/>
      <w:marLeft w:val="0"/>
      <w:marRight w:val="0"/>
      <w:marTop w:val="0"/>
      <w:marBottom w:val="0"/>
      <w:divBdr>
        <w:top w:val="none" w:sz="0" w:space="0" w:color="auto"/>
        <w:left w:val="none" w:sz="0" w:space="0" w:color="auto"/>
        <w:bottom w:val="none" w:sz="0" w:space="0" w:color="auto"/>
        <w:right w:val="none" w:sz="0" w:space="0" w:color="auto"/>
      </w:divBdr>
    </w:div>
    <w:div w:id="986084209">
      <w:bodyDiv w:val="1"/>
      <w:marLeft w:val="0"/>
      <w:marRight w:val="0"/>
      <w:marTop w:val="0"/>
      <w:marBottom w:val="0"/>
      <w:divBdr>
        <w:top w:val="none" w:sz="0" w:space="0" w:color="auto"/>
        <w:left w:val="none" w:sz="0" w:space="0" w:color="auto"/>
        <w:bottom w:val="none" w:sz="0" w:space="0" w:color="auto"/>
        <w:right w:val="none" w:sz="0" w:space="0" w:color="auto"/>
      </w:divBdr>
    </w:div>
    <w:div w:id="1049526066">
      <w:bodyDiv w:val="1"/>
      <w:marLeft w:val="0"/>
      <w:marRight w:val="0"/>
      <w:marTop w:val="0"/>
      <w:marBottom w:val="0"/>
      <w:divBdr>
        <w:top w:val="none" w:sz="0" w:space="0" w:color="auto"/>
        <w:left w:val="none" w:sz="0" w:space="0" w:color="auto"/>
        <w:bottom w:val="none" w:sz="0" w:space="0" w:color="auto"/>
        <w:right w:val="none" w:sz="0" w:space="0" w:color="auto"/>
      </w:divBdr>
    </w:div>
    <w:div w:id="1073970695">
      <w:bodyDiv w:val="1"/>
      <w:marLeft w:val="0"/>
      <w:marRight w:val="0"/>
      <w:marTop w:val="0"/>
      <w:marBottom w:val="0"/>
      <w:divBdr>
        <w:top w:val="none" w:sz="0" w:space="0" w:color="auto"/>
        <w:left w:val="none" w:sz="0" w:space="0" w:color="auto"/>
        <w:bottom w:val="none" w:sz="0" w:space="0" w:color="auto"/>
        <w:right w:val="none" w:sz="0" w:space="0" w:color="auto"/>
      </w:divBdr>
    </w:div>
    <w:div w:id="1302155489">
      <w:bodyDiv w:val="1"/>
      <w:marLeft w:val="0"/>
      <w:marRight w:val="0"/>
      <w:marTop w:val="0"/>
      <w:marBottom w:val="0"/>
      <w:divBdr>
        <w:top w:val="none" w:sz="0" w:space="0" w:color="auto"/>
        <w:left w:val="none" w:sz="0" w:space="0" w:color="auto"/>
        <w:bottom w:val="none" w:sz="0" w:space="0" w:color="auto"/>
        <w:right w:val="none" w:sz="0" w:space="0" w:color="auto"/>
      </w:divBdr>
    </w:div>
    <w:div w:id="1307854079">
      <w:bodyDiv w:val="1"/>
      <w:marLeft w:val="0"/>
      <w:marRight w:val="0"/>
      <w:marTop w:val="0"/>
      <w:marBottom w:val="0"/>
      <w:divBdr>
        <w:top w:val="none" w:sz="0" w:space="0" w:color="auto"/>
        <w:left w:val="none" w:sz="0" w:space="0" w:color="auto"/>
        <w:bottom w:val="none" w:sz="0" w:space="0" w:color="auto"/>
        <w:right w:val="none" w:sz="0" w:space="0" w:color="auto"/>
      </w:divBdr>
    </w:div>
    <w:div w:id="1351298478">
      <w:bodyDiv w:val="1"/>
      <w:marLeft w:val="0"/>
      <w:marRight w:val="0"/>
      <w:marTop w:val="0"/>
      <w:marBottom w:val="0"/>
      <w:divBdr>
        <w:top w:val="none" w:sz="0" w:space="0" w:color="auto"/>
        <w:left w:val="none" w:sz="0" w:space="0" w:color="auto"/>
        <w:bottom w:val="none" w:sz="0" w:space="0" w:color="auto"/>
        <w:right w:val="none" w:sz="0" w:space="0" w:color="auto"/>
      </w:divBdr>
    </w:div>
    <w:div w:id="1402945706">
      <w:bodyDiv w:val="1"/>
      <w:marLeft w:val="0"/>
      <w:marRight w:val="0"/>
      <w:marTop w:val="0"/>
      <w:marBottom w:val="0"/>
      <w:divBdr>
        <w:top w:val="none" w:sz="0" w:space="0" w:color="auto"/>
        <w:left w:val="none" w:sz="0" w:space="0" w:color="auto"/>
        <w:bottom w:val="none" w:sz="0" w:space="0" w:color="auto"/>
        <w:right w:val="none" w:sz="0" w:space="0" w:color="auto"/>
      </w:divBdr>
    </w:div>
    <w:div w:id="1441796080">
      <w:bodyDiv w:val="1"/>
      <w:marLeft w:val="0"/>
      <w:marRight w:val="0"/>
      <w:marTop w:val="0"/>
      <w:marBottom w:val="0"/>
      <w:divBdr>
        <w:top w:val="none" w:sz="0" w:space="0" w:color="auto"/>
        <w:left w:val="none" w:sz="0" w:space="0" w:color="auto"/>
        <w:bottom w:val="none" w:sz="0" w:space="0" w:color="auto"/>
        <w:right w:val="none" w:sz="0" w:space="0" w:color="auto"/>
      </w:divBdr>
    </w:div>
    <w:div w:id="1478181352">
      <w:bodyDiv w:val="1"/>
      <w:marLeft w:val="0"/>
      <w:marRight w:val="0"/>
      <w:marTop w:val="0"/>
      <w:marBottom w:val="0"/>
      <w:divBdr>
        <w:top w:val="none" w:sz="0" w:space="0" w:color="auto"/>
        <w:left w:val="none" w:sz="0" w:space="0" w:color="auto"/>
        <w:bottom w:val="none" w:sz="0" w:space="0" w:color="auto"/>
        <w:right w:val="none" w:sz="0" w:space="0" w:color="auto"/>
      </w:divBdr>
    </w:div>
    <w:div w:id="1524319024">
      <w:bodyDiv w:val="1"/>
      <w:marLeft w:val="0"/>
      <w:marRight w:val="0"/>
      <w:marTop w:val="0"/>
      <w:marBottom w:val="0"/>
      <w:divBdr>
        <w:top w:val="none" w:sz="0" w:space="0" w:color="auto"/>
        <w:left w:val="none" w:sz="0" w:space="0" w:color="auto"/>
        <w:bottom w:val="none" w:sz="0" w:space="0" w:color="auto"/>
        <w:right w:val="none" w:sz="0" w:space="0" w:color="auto"/>
      </w:divBdr>
    </w:div>
    <w:div w:id="1598634595">
      <w:bodyDiv w:val="1"/>
      <w:marLeft w:val="0"/>
      <w:marRight w:val="0"/>
      <w:marTop w:val="0"/>
      <w:marBottom w:val="0"/>
      <w:divBdr>
        <w:top w:val="none" w:sz="0" w:space="0" w:color="auto"/>
        <w:left w:val="none" w:sz="0" w:space="0" w:color="auto"/>
        <w:bottom w:val="none" w:sz="0" w:space="0" w:color="auto"/>
        <w:right w:val="none" w:sz="0" w:space="0" w:color="auto"/>
      </w:divBdr>
    </w:div>
    <w:div w:id="1650280172">
      <w:bodyDiv w:val="1"/>
      <w:marLeft w:val="0"/>
      <w:marRight w:val="0"/>
      <w:marTop w:val="0"/>
      <w:marBottom w:val="0"/>
      <w:divBdr>
        <w:top w:val="none" w:sz="0" w:space="0" w:color="auto"/>
        <w:left w:val="none" w:sz="0" w:space="0" w:color="auto"/>
        <w:bottom w:val="none" w:sz="0" w:space="0" w:color="auto"/>
        <w:right w:val="none" w:sz="0" w:space="0" w:color="auto"/>
      </w:divBdr>
    </w:div>
    <w:div w:id="1817989837">
      <w:bodyDiv w:val="1"/>
      <w:marLeft w:val="0"/>
      <w:marRight w:val="0"/>
      <w:marTop w:val="0"/>
      <w:marBottom w:val="0"/>
      <w:divBdr>
        <w:top w:val="none" w:sz="0" w:space="0" w:color="auto"/>
        <w:left w:val="none" w:sz="0" w:space="0" w:color="auto"/>
        <w:bottom w:val="none" w:sz="0" w:space="0" w:color="auto"/>
        <w:right w:val="none" w:sz="0" w:space="0" w:color="auto"/>
      </w:divBdr>
    </w:div>
    <w:div w:id="1893539947">
      <w:bodyDiv w:val="1"/>
      <w:marLeft w:val="0"/>
      <w:marRight w:val="0"/>
      <w:marTop w:val="0"/>
      <w:marBottom w:val="0"/>
      <w:divBdr>
        <w:top w:val="none" w:sz="0" w:space="0" w:color="auto"/>
        <w:left w:val="none" w:sz="0" w:space="0" w:color="auto"/>
        <w:bottom w:val="none" w:sz="0" w:space="0" w:color="auto"/>
        <w:right w:val="none" w:sz="0" w:space="0" w:color="auto"/>
      </w:divBdr>
    </w:div>
    <w:div w:id="1906407672">
      <w:bodyDiv w:val="1"/>
      <w:marLeft w:val="0"/>
      <w:marRight w:val="0"/>
      <w:marTop w:val="0"/>
      <w:marBottom w:val="0"/>
      <w:divBdr>
        <w:top w:val="none" w:sz="0" w:space="0" w:color="auto"/>
        <w:left w:val="none" w:sz="0" w:space="0" w:color="auto"/>
        <w:bottom w:val="none" w:sz="0" w:space="0" w:color="auto"/>
        <w:right w:val="none" w:sz="0" w:space="0" w:color="auto"/>
      </w:divBdr>
    </w:div>
    <w:div w:id="1968927310">
      <w:bodyDiv w:val="1"/>
      <w:marLeft w:val="0"/>
      <w:marRight w:val="0"/>
      <w:marTop w:val="0"/>
      <w:marBottom w:val="0"/>
      <w:divBdr>
        <w:top w:val="none" w:sz="0" w:space="0" w:color="auto"/>
        <w:left w:val="none" w:sz="0" w:space="0" w:color="auto"/>
        <w:bottom w:val="none" w:sz="0" w:space="0" w:color="auto"/>
        <w:right w:val="none" w:sz="0" w:space="0" w:color="auto"/>
      </w:divBdr>
    </w:div>
    <w:div w:id="21357851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image" Target="media/image2.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44EAFB6705B4840838014DC2153A6C3" ma:contentTypeVersion="9" ma:contentTypeDescription="Crée un document." ma:contentTypeScope="" ma:versionID="8cd239fb63f1a2b40a5fb9293d9105f2">
  <xsd:schema xmlns:xsd="http://www.w3.org/2001/XMLSchema" xmlns:xs="http://www.w3.org/2001/XMLSchema" xmlns:p="http://schemas.microsoft.com/office/2006/metadata/properties" xmlns:ns2="8b7f5449-d297-4503-af46-e154ce9084ef" xmlns:ns3="a4e96aea-a39c-4133-b249-1361af1bc1b6" targetNamespace="http://schemas.microsoft.com/office/2006/metadata/properties" ma:root="true" ma:fieldsID="e617474b92cc8847fe9e3ba15ba75f18" ns2:_="" ns3:_="">
    <xsd:import namespace="8b7f5449-d297-4503-af46-e154ce9084ef"/>
    <xsd:import namespace="a4e96aea-a39c-4133-b249-1361af1bc1b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7f5449-d297-4503-af46-e154ce9084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e96aea-a39c-4133-b249-1361af1bc1b6" elementFormDefault="qualified">
    <xsd:import namespace="http://schemas.microsoft.com/office/2006/documentManagement/types"/>
    <xsd:import namespace="http://schemas.microsoft.com/office/infopath/2007/PartnerControls"/>
    <xsd:element name="SharedWithUsers" ma:index="15"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171AB53-D23E-4760-8443-B3C51AFD0FD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AEF4EF-7C26-4975-A762-A5DDE92CAC45}">
  <ds:schemaRefs>
    <ds:schemaRef ds:uri="http://schemas.openxmlformats.org/officeDocument/2006/bibliography"/>
  </ds:schemaRefs>
</ds:datastoreItem>
</file>

<file path=customXml/itemProps3.xml><?xml version="1.0" encoding="utf-8"?>
<ds:datastoreItem xmlns:ds="http://schemas.openxmlformats.org/officeDocument/2006/customXml" ds:itemID="{C6303D45-05EA-4732-B857-3E0A8CEF754C}">
  <ds:schemaRefs>
    <ds:schemaRef ds:uri="http://schemas.microsoft.com/sharepoint/v3/contenttype/forms"/>
  </ds:schemaRefs>
</ds:datastoreItem>
</file>

<file path=customXml/itemProps4.xml><?xml version="1.0" encoding="utf-8"?>
<ds:datastoreItem xmlns:ds="http://schemas.openxmlformats.org/officeDocument/2006/customXml" ds:itemID="{5645A19E-E627-4194-80F4-E15D510CD5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7f5449-d297-4503-af46-e154ce9084ef"/>
    <ds:schemaRef ds:uri="a4e96aea-a39c-4133-b249-1361af1bc1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3615</TotalTime>
  <Pages>1</Pages>
  <Words>5076</Words>
  <Characters>27920</Characters>
  <Application>Microsoft Office Word</Application>
  <DocSecurity>0</DocSecurity>
  <Lines>232</Lines>
  <Paragraphs>65</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Metafire18</dc:creator>
  <dc:description/>
  <cp:lastModifiedBy>Thomas CARTERET</cp:lastModifiedBy>
  <cp:revision>155</cp:revision>
  <cp:lastPrinted>2019-08-23T08:06:00Z</cp:lastPrinted>
  <dcterms:created xsi:type="dcterms:W3CDTF">2019-07-12T11:14:00Z</dcterms:created>
  <dcterms:modified xsi:type="dcterms:W3CDTF">2021-06-11T09:11:00Z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ContentTypeId">
    <vt:lpwstr>0x010100944EAFB6705B4840838014DC2153A6C3</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